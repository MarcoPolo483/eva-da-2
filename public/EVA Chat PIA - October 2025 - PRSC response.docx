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728EB" w14:textId="1EC5FAB1" w:rsidR="00FF583F" w:rsidRPr="004022E3" w:rsidRDefault="00D50339">
      <w:pPr>
        <w:ind w:left="1440" w:firstLine="720"/>
        <w:rPr>
          <w:rFonts w:ascii="Arial" w:hAnsi="Arial" w:cs="Arial"/>
        </w:rPr>
        <w:pPrChange w:id="0" w:author="Whitley, Todd TW [NC]" w:date="2025-11-07T12:58:00Z" w16du:dateUtc="2025-11-07T17:58:00Z">
          <w:pPr/>
        </w:pPrChange>
      </w:pPr>
      <w:r>
        <w:rPr>
          <w:noProof/>
          <w:lang w:eastAsia="en-CA"/>
        </w:rPr>
        <w:drawing>
          <wp:anchor distT="0" distB="0" distL="114300" distR="114300" simplePos="0" relativeHeight="251658240" behindDoc="0" locked="0" layoutInCell="1" allowOverlap="1" wp14:anchorId="3A0B4599" wp14:editId="0D4CD973">
            <wp:simplePos x="0" y="0"/>
            <wp:positionH relativeFrom="page">
              <wp:posOffset>-31115</wp:posOffset>
            </wp:positionH>
            <wp:positionV relativeFrom="paragraph">
              <wp:posOffset>-605155</wp:posOffset>
            </wp:positionV>
            <wp:extent cx="7786370" cy="1080135"/>
            <wp:effectExtent l="0" t="0" r="5080" b="5715"/>
            <wp:wrapNone/>
            <wp:docPr id="18" name="Picture 18" descr="ESDC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SDC Head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786370" cy="1080135"/>
                    </a:xfrm>
                    <a:prstGeom prst="rect">
                      <a:avLst/>
                    </a:prstGeom>
                    <a:noFill/>
                    <a:ln>
                      <a:noFill/>
                    </a:ln>
                  </pic:spPr>
                </pic:pic>
              </a:graphicData>
            </a:graphic>
            <wp14:sizeRelH relativeFrom="page">
              <wp14:pctWidth>0</wp14:pctWidth>
            </wp14:sizeRelH>
            <wp14:sizeRelV relativeFrom="page">
              <wp14:pctHeight>0</wp14:pctHeight>
            </wp14:sizeRelV>
          </wp:anchor>
        </w:drawing>
      </w:r>
      <w:r w:rsidR="7AD71A1D" w:rsidRPr="062BCBB7">
        <w:rPr>
          <w:rFonts w:ascii="Arial" w:hAnsi="Arial" w:cs="Arial"/>
        </w:rPr>
        <w:t>90</w:t>
      </w:r>
      <w:r w:rsidR="00FF583F" w:rsidRPr="004022E3">
        <w:rPr>
          <w:rFonts w:ascii="Arial" w:hAnsi="Arial" w:cs="Arial"/>
          <w:lang w:val="en-CA"/>
        </w:rPr>
        <w:fldChar w:fldCharType="begin"/>
      </w:r>
      <w:r w:rsidR="00FF583F" w:rsidRPr="004022E3">
        <w:rPr>
          <w:rFonts w:ascii="Arial" w:hAnsi="Arial" w:cs="Arial"/>
          <w:lang w:val="en-CA"/>
        </w:rPr>
        <w:instrText xml:space="preserve"> SEQ CHAPTER \h \r 1</w:instrText>
      </w:r>
      <w:r w:rsidR="00FF583F" w:rsidRPr="004022E3">
        <w:rPr>
          <w:rFonts w:ascii="Arial" w:hAnsi="Arial" w:cs="Arial"/>
          <w:lang w:val="en-CA"/>
        </w:rPr>
        <w:fldChar w:fldCharType="end"/>
      </w:r>
    </w:p>
    <w:p w14:paraId="6D69BB73" w14:textId="0B4782D8" w:rsidR="00FF583F" w:rsidRPr="004022E3" w:rsidRDefault="00FF583F" w:rsidP="00FF583F">
      <w:pPr>
        <w:rPr>
          <w:rFonts w:ascii="Arial" w:hAnsi="Arial" w:cs="Arial"/>
        </w:rPr>
      </w:pPr>
    </w:p>
    <w:p w14:paraId="0C492331" w14:textId="469F8530" w:rsidR="00FF583F" w:rsidRDefault="00FF583F" w:rsidP="00FF583F">
      <w:pPr>
        <w:jc w:val="right"/>
        <w:rPr>
          <w:rFonts w:ascii="Arial" w:hAnsi="Arial" w:cs="Arial"/>
          <w:b/>
          <w:bCs/>
          <w:color w:val="000080"/>
          <w:lang w:val="en-CA"/>
        </w:rPr>
      </w:pPr>
    </w:p>
    <w:p w14:paraId="2FB8CC09" w14:textId="415018B2" w:rsidR="00D50339" w:rsidRPr="000D4CB1" w:rsidRDefault="00D50339" w:rsidP="00D50339">
      <w:pPr>
        <w:jc w:val="right"/>
        <w:rPr>
          <w:rFonts w:ascii="Arial" w:hAnsi="Arial" w:cs="Arial"/>
          <w:szCs w:val="28"/>
        </w:rPr>
      </w:pPr>
      <w:r w:rsidRPr="000D4CB1">
        <w:rPr>
          <w:rFonts w:ascii="Arial" w:hAnsi="Arial" w:cs="Arial"/>
          <w:szCs w:val="28"/>
        </w:rPr>
        <w:t>PROTECTED B</w:t>
      </w:r>
    </w:p>
    <w:p w14:paraId="6CD7BE61" w14:textId="4DADD3C6" w:rsidR="00FF583F" w:rsidRDefault="00FF583F" w:rsidP="00FF583F">
      <w:pPr>
        <w:jc w:val="right"/>
        <w:rPr>
          <w:rFonts w:ascii="Arial" w:hAnsi="Arial" w:cs="Arial"/>
          <w:b/>
          <w:bCs/>
          <w:color w:val="000080"/>
          <w:lang w:val="en-CA"/>
        </w:rPr>
      </w:pPr>
    </w:p>
    <w:p w14:paraId="2BAF7631" w14:textId="77777777" w:rsidR="00FF583F" w:rsidRPr="004022E3" w:rsidRDefault="00FF583F" w:rsidP="00FF583F">
      <w:pPr>
        <w:rPr>
          <w:rFonts w:ascii="Arial" w:hAnsi="Arial" w:cs="Arial"/>
          <w:lang w:val="en-CA"/>
        </w:rPr>
      </w:pPr>
    </w:p>
    <w:p w14:paraId="0555FF76" w14:textId="77777777" w:rsidR="00FF583F" w:rsidRPr="004022E3" w:rsidRDefault="00FF583F" w:rsidP="00FF583F">
      <w:pPr>
        <w:rPr>
          <w:rFonts w:ascii="Arial" w:hAnsi="Arial" w:cs="Arial"/>
          <w:lang w:val="en-CA"/>
        </w:rPr>
      </w:pPr>
    </w:p>
    <w:p w14:paraId="4F35F42F" w14:textId="77777777" w:rsidR="00FF583F" w:rsidRPr="004022E3" w:rsidRDefault="00FF583F" w:rsidP="00FF583F">
      <w:pPr>
        <w:rPr>
          <w:rFonts w:ascii="Arial" w:hAnsi="Arial" w:cs="Arial"/>
        </w:rPr>
      </w:pPr>
    </w:p>
    <w:p w14:paraId="37EEAD7A" w14:textId="2664CE03" w:rsidR="00D50339" w:rsidRPr="00241C0F" w:rsidRDefault="00D50339" w:rsidP="00D50339">
      <w:pPr>
        <w:rPr>
          <w:rFonts w:ascii="Arial" w:hAnsi="Arial" w:cs="Arial"/>
          <w:sz w:val="28"/>
          <w:szCs w:val="28"/>
        </w:rPr>
      </w:pPr>
    </w:p>
    <w:p w14:paraId="5A81E32E" w14:textId="77777777" w:rsidR="00D50339" w:rsidRPr="00241C0F" w:rsidRDefault="00D50339" w:rsidP="00D50339">
      <w:pPr>
        <w:rPr>
          <w:rFonts w:ascii="Arial" w:hAnsi="Arial" w:cs="Arial"/>
          <w:b/>
          <w:sz w:val="36"/>
        </w:rPr>
      </w:pPr>
      <w:r w:rsidRPr="00241C0F">
        <w:rPr>
          <w:rFonts w:ascii="Arial" w:hAnsi="Arial" w:cs="Arial"/>
          <w:b/>
          <w:sz w:val="36"/>
        </w:rPr>
        <w:t>Privacy Impact Assessment Report for</w:t>
      </w:r>
    </w:p>
    <w:p w14:paraId="43F54EF3" w14:textId="77777777" w:rsidR="00D50339" w:rsidRPr="00241C0F" w:rsidRDefault="00D50339" w:rsidP="00D50339">
      <w:pPr>
        <w:rPr>
          <w:rFonts w:ascii="Arial" w:hAnsi="Arial" w:cs="Arial"/>
          <w:sz w:val="32"/>
        </w:rPr>
      </w:pPr>
    </w:p>
    <w:p w14:paraId="5B957AE2" w14:textId="1498557B" w:rsidR="47384BF5" w:rsidRPr="00F02E4E" w:rsidRDefault="47384BF5">
      <w:pPr>
        <w:rPr>
          <w:b/>
          <w:bCs/>
        </w:rPr>
      </w:pPr>
      <w:r w:rsidRPr="00F02E4E">
        <w:rPr>
          <w:rFonts w:ascii="Arial" w:eastAsia="Arial" w:hAnsi="Arial" w:cs="Arial"/>
          <w:b/>
          <w:bCs/>
          <w:sz w:val="36"/>
          <w:szCs w:val="36"/>
        </w:rPr>
        <w:t>ESDC Virtual Assistant Chat (EVA)</w:t>
      </w:r>
    </w:p>
    <w:p w14:paraId="5912A417" w14:textId="3AF309A4" w:rsidR="00D50339" w:rsidRPr="00241C0F" w:rsidRDefault="00D50339" w:rsidP="00D50339">
      <w:pPr>
        <w:rPr>
          <w:rFonts w:ascii="Arial" w:hAnsi="Arial" w:cs="Arial"/>
        </w:rPr>
      </w:pPr>
    </w:p>
    <w:p w14:paraId="2AAC57E3" w14:textId="768A6DB8" w:rsidR="00FF583F" w:rsidRPr="0041771D" w:rsidRDefault="53689D75" w:rsidP="47D7C777">
      <w:pPr>
        <w:rPr>
          <w:rFonts w:ascii="Arial" w:hAnsi="Arial" w:cs="Arial"/>
          <w:sz w:val="24"/>
          <w:szCs w:val="24"/>
          <w:lang w:val="en-CA"/>
        </w:rPr>
      </w:pPr>
      <w:r w:rsidRPr="366AB290">
        <w:rPr>
          <w:rFonts w:ascii="Arial" w:hAnsi="Arial" w:cs="Arial"/>
          <w:sz w:val="24"/>
          <w:szCs w:val="24"/>
          <w:lang w:val="en-CA"/>
        </w:rPr>
        <w:t>0</w:t>
      </w:r>
      <w:r w:rsidR="22865240" w:rsidRPr="366AB290">
        <w:rPr>
          <w:rFonts w:ascii="Arial" w:hAnsi="Arial" w:cs="Arial"/>
          <w:sz w:val="24"/>
          <w:szCs w:val="24"/>
          <w:lang w:val="en-CA"/>
        </w:rPr>
        <w:t>9</w:t>
      </w:r>
      <w:r w:rsidR="593881CC" w:rsidRPr="366AB290">
        <w:rPr>
          <w:rFonts w:ascii="Arial" w:hAnsi="Arial" w:cs="Arial"/>
          <w:sz w:val="24"/>
          <w:szCs w:val="24"/>
          <w:lang w:val="en-CA"/>
        </w:rPr>
        <w:t>/2025</w:t>
      </w:r>
    </w:p>
    <w:p w14:paraId="30B46C1E" w14:textId="77777777" w:rsidR="00FF583F" w:rsidRPr="00056D0E" w:rsidRDefault="00FF583F" w:rsidP="00FF583F">
      <w:pPr>
        <w:jc w:val="center"/>
        <w:rPr>
          <w:rFonts w:ascii="Arial" w:hAnsi="Arial" w:cs="Arial"/>
          <w:sz w:val="36"/>
          <w:szCs w:val="36"/>
        </w:rPr>
      </w:pPr>
    </w:p>
    <w:p w14:paraId="14A48DC6" w14:textId="77777777" w:rsidR="00FF583F" w:rsidRPr="0017644C" w:rsidRDefault="00FF583F" w:rsidP="00FF583F">
      <w:pPr>
        <w:jc w:val="both"/>
        <w:rPr>
          <w:rFonts w:ascii="Arial" w:hAnsi="Arial" w:cs="Arial"/>
        </w:rPr>
      </w:pPr>
    </w:p>
    <w:p w14:paraId="07DF945D" w14:textId="77777777" w:rsidR="00FF583F" w:rsidRPr="004022E3" w:rsidRDefault="00FF583F" w:rsidP="00FF583F">
      <w:pPr>
        <w:rPr>
          <w:rFonts w:ascii="Arial" w:hAnsi="Arial" w:cs="Arial"/>
          <w:lang w:val="en-CA"/>
        </w:rPr>
      </w:pPr>
    </w:p>
    <w:p w14:paraId="274B6670" w14:textId="77777777" w:rsidR="00FF583F" w:rsidRPr="004022E3" w:rsidRDefault="00FF583F" w:rsidP="00FF583F">
      <w:pPr>
        <w:rPr>
          <w:rFonts w:ascii="Arial" w:hAnsi="Arial" w:cs="Arial"/>
        </w:rPr>
      </w:pPr>
    </w:p>
    <w:p w14:paraId="12A5A870" w14:textId="77777777" w:rsidR="00FF583F" w:rsidRPr="004022E3" w:rsidRDefault="00FF583F" w:rsidP="00FF583F">
      <w:pPr>
        <w:rPr>
          <w:rFonts w:ascii="Arial" w:hAnsi="Arial" w:cs="Arial"/>
        </w:rPr>
      </w:pPr>
    </w:p>
    <w:p w14:paraId="783B8AAE" w14:textId="77777777" w:rsidR="00FF583F" w:rsidRPr="004022E3" w:rsidRDefault="00FF583F" w:rsidP="00FF583F">
      <w:pPr>
        <w:rPr>
          <w:rFonts w:ascii="Arial" w:hAnsi="Arial" w:cs="Arial"/>
        </w:rPr>
      </w:pPr>
    </w:p>
    <w:p w14:paraId="1F4425AE" w14:textId="77777777" w:rsidR="00FF583F" w:rsidRPr="004022E3" w:rsidRDefault="00FF583F" w:rsidP="00FF583F">
      <w:pPr>
        <w:rPr>
          <w:rFonts w:ascii="Arial" w:hAnsi="Arial" w:cs="Arial"/>
        </w:rPr>
      </w:pPr>
    </w:p>
    <w:p w14:paraId="1466506A" w14:textId="77777777" w:rsidR="00FF583F" w:rsidRPr="004022E3" w:rsidRDefault="00FF583F" w:rsidP="00FF583F">
      <w:pPr>
        <w:rPr>
          <w:rFonts w:ascii="Arial" w:hAnsi="Arial" w:cs="Arial"/>
        </w:rPr>
      </w:pPr>
    </w:p>
    <w:p w14:paraId="3427C1EF" w14:textId="77777777" w:rsidR="00FF583F" w:rsidRPr="004022E3" w:rsidRDefault="00FF583F" w:rsidP="00FF583F">
      <w:pPr>
        <w:rPr>
          <w:rFonts w:ascii="Arial" w:hAnsi="Arial" w:cs="Arial"/>
        </w:rPr>
      </w:pPr>
    </w:p>
    <w:p w14:paraId="7447B5FA" w14:textId="77777777" w:rsidR="00FF583F" w:rsidRPr="004022E3" w:rsidRDefault="00FF583F" w:rsidP="00FF583F">
      <w:pPr>
        <w:rPr>
          <w:rFonts w:ascii="Arial" w:hAnsi="Arial" w:cs="Arial"/>
        </w:rPr>
      </w:pPr>
    </w:p>
    <w:p w14:paraId="7E1D34F2" w14:textId="77777777" w:rsidR="00FF583F" w:rsidRDefault="00FF583F" w:rsidP="00FF583F">
      <w:pPr>
        <w:jc w:val="right"/>
        <w:rPr>
          <w:rFonts w:ascii="Arial" w:hAnsi="Arial" w:cs="Arial"/>
          <w:color w:val="44546A" w:themeColor="text2"/>
        </w:rPr>
      </w:pPr>
    </w:p>
    <w:p w14:paraId="4185354E" w14:textId="77777777" w:rsidR="00FF583F" w:rsidRDefault="00FF583F" w:rsidP="00FF583F">
      <w:pPr>
        <w:jc w:val="right"/>
        <w:rPr>
          <w:rFonts w:ascii="Arial" w:hAnsi="Arial" w:cs="Arial"/>
          <w:color w:val="44546A" w:themeColor="text2"/>
        </w:rPr>
      </w:pPr>
    </w:p>
    <w:p w14:paraId="2E5AC1E3" w14:textId="77777777" w:rsidR="00FF583F" w:rsidRDefault="00FF583F" w:rsidP="00FF583F">
      <w:pPr>
        <w:jc w:val="right"/>
        <w:rPr>
          <w:rFonts w:ascii="Arial" w:hAnsi="Arial" w:cs="Arial"/>
          <w:color w:val="44546A" w:themeColor="text2"/>
          <w:sz w:val="28"/>
          <w:szCs w:val="28"/>
        </w:rPr>
        <w:sectPr w:rsidR="00FF583F" w:rsidSect="00C06431">
          <w:headerReference w:type="default" r:id="rId13"/>
          <w:footerReference w:type="default" r:id="rId14"/>
          <w:headerReference w:type="first" r:id="rId15"/>
          <w:footerReference w:type="first" r:id="rId16"/>
          <w:pgSz w:w="12242" w:h="20160" w:code="5"/>
          <w:pgMar w:top="993" w:right="851" w:bottom="568" w:left="851" w:header="425" w:footer="0" w:gutter="0"/>
          <w:cols w:space="720"/>
          <w:noEndnote/>
          <w:titlePg/>
          <w:docGrid w:linePitch="326"/>
        </w:sectPr>
      </w:pPr>
      <w:bookmarkStart w:id="1" w:name="_Toc101730010"/>
      <w:bookmarkEnd w:id="1"/>
    </w:p>
    <w:p w14:paraId="619C969F" w14:textId="77777777" w:rsidR="00A57BD1" w:rsidRDefault="00A57BD1" w:rsidP="00A57BD1">
      <w:pPr>
        <w:tabs>
          <w:tab w:val="left" w:pos="3532"/>
          <w:tab w:val="left" w:pos="7330"/>
        </w:tabs>
        <w:jc w:val="right"/>
        <w:rPr>
          <w:rFonts w:ascii="Arial" w:hAnsi="Arial" w:cs="Arial"/>
          <w:sz w:val="28"/>
          <w:szCs w:val="28"/>
        </w:rPr>
      </w:pPr>
    </w:p>
    <w:p w14:paraId="14E54150" w14:textId="77777777" w:rsidR="00A57BD1" w:rsidRDefault="00A57BD1" w:rsidP="00A57BD1">
      <w:pPr>
        <w:tabs>
          <w:tab w:val="left" w:pos="3532"/>
          <w:tab w:val="left" w:pos="7330"/>
        </w:tabs>
        <w:jc w:val="right"/>
        <w:rPr>
          <w:rFonts w:ascii="Arial" w:hAnsi="Arial" w:cs="Arial"/>
          <w:sz w:val="28"/>
          <w:szCs w:val="28"/>
        </w:rPr>
      </w:pPr>
    </w:p>
    <w:p w14:paraId="4904ECF7" w14:textId="77777777" w:rsidR="00A57BD1" w:rsidRDefault="00A57BD1" w:rsidP="00A57BD1">
      <w:pPr>
        <w:tabs>
          <w:tab w:val="left" w:pos="3532"/>
          <w:tab w:val="left" w:pos="7330"/>
        </w:tabs>
        <w:jc w:val="right"/>
        <w:rPr>
          <w:rFonts w:ascii="Arial" w:hAnsi="Arial" w:cs="Arial"/>
          <w:sz w:val="28"/>
          <w:szCs w:val="28"/>
        </w:rPr>
      </w:pPr>
    </w:p>
    <w:p w14:paraId="6BB1C408" w14:textId="77777777" w:rsidR="00A57BD1" w:rsidRDefault="00A57BD1" w:rsidP="00A57BD1">
      <w:pPr>
        <w:tabs>
          <w:tab w:val="left" w:pos="3532"/>
          <w:tab w:val="left" w:pos="7330"/>
        </w:tabs>
        <w:jc w:val="right"/>
        <w:rPr>
          <w:rFonts w:ascii="Arial" w:hAnsi="Arial" w:cs="Arial"/>
          <w:sz w:val="28"/>
          <w:szCs w:val="28"/>
        </w:rPr>
      </w:pPr>
    </w:p>
    <w:p w14:paraId="1046AF33" w14:textId="77777777" w:rsidR="00A57BD1" w:rsidRDefault="00A57BD1" w:rsidP="00A57BD1">
      <w:pPr>
        <w:tabs>
          <w:tab w:val="left" w:pos="3532"/>
          <w:tab w:val="left" w:pos="7330"/>
        </w:tabs>
        <w:jc w:val="right"/>
        <w:rPr>
          <w:rFonts w:ascii="Arial" w:hAnsi="Arial" w:cs="Arial"/>
          <w:sz w:val="28"/>
          <w:szCs w:val="28"/>
        </w:rPr>
      </w:pPr>
    </w:p>
    <w:p w14:paraId="7EC5F070" w14:textId="77777777" w:rsidR="00A57BD1" w:rsidRDefault="00A57BD1" w:rsidP="00A57BD1">
      <w:pPr>
        <w:tabs>
          <w:tab w:val="left" w:pos="3532"/>
          <w:tab w:val="left" w:pos="7330"/>
        </w:tabs>
        <w:jc w:val="right"/>
        <w:rPr>
          <w:rFonts w:ascii="Arial" w:hAnsi="Arial" w:cs="Arial"/>
          <w:sz w:val="28"/>
          <w:szCs w:val="28"/>
        </w:rPr>
      </w:pPr>
    </w:p>
    <w:p w14:paraId="1978AC0B" w14:textId="77777777" w:rsidR="00A57BD1" w:rsidRDefault="00A57BD1" w:rsidP="00A57BD1">
      <w:pPr>
        <w:tabs>
          <w:tab w:val="left" w:pos="3532"/>
          <w:tab w:val="left" w:pos="7330"/>
        </w:tabs>
        <w:jc w:val="right"/>
        <w:rPr>
          <w:rFonts w:ascii="Arial" w:hAnsi="Arial" w:cs="Arial"/>
          <w:sz w:val="28"/>
          <w:szCs w:val="28"/>
        </w:rPr>
      </w:pPr>
    </w:p>
    <w:p w14:paraId="7AADFB7B" w14:textId="77777777" w:rsidR="00A57BD1" w:rsidRDefault="00A57BD1" w:rsidP="00A57BD1">
      <w:pPr>
        <w:tabs>
          <w:tab w:val="left" w:pos="3532"/>
          <w:tab w:val="left" w:pos="7330"/>
        </w:tabs>
        <w:jc w:val="right"/>
        <w:rPr>
          <w:rFonts w:ascii="Arial" w:hAnsi="Arial" w:cs="Arial"/>
          <w:sz w:val="28"/>
          <w:szCs w:val="28"/>
        </w:rPr>
      </w:pPr>
    </w:p>
    <w:p w14:paraId="28025438" w14:textId="77777777" w:rsidR="00A57BD1" w:rsidRDefault="00A57BD1" w:rsidP="00A57BD1">
      <w:pPr>
        <w:tabs>
          <w:tab w:val="left" w:pos="3532"/>
          <w:tab w:val="left" w:pos="7330"/>
        </w:tabs>
        <w:jc w:val="right"/>
        <w:rPr>
          <w:rFonts w:ascii="Arial" w:hAnsi="Arial" w:cs="Arial"/>
          <w:sz w:val="28"/>
          <w:szCs w:val="28"/>
        </w:rPr>
      </w:pPr>
    </w:p>
    <w:p w14:paraId="63F777DA" w14:textId="77777777" w:rsidR="00A57BD1" w:rsidRDefault="00A57BD1" w:rsidP="00A57BD1">
      <w:pPr>
        <w:tabs>
          <w:tab w:val="left" w:pos="3532"/>
          <w:tab w:val="left" w:pos="7330"/>
        </w:tabs>
        <w:jc w:val="right"/>
        <w:rPr>
          <w:rFonts w:ascii="Arial" w:hAnsi="Arial" w:cs="Arial"/>
          <w:sz w:val="28"/>
          <w:szCs w:val="28"/>
        </w:rPr>
      </w:pPr>
    </w:p>
    <w:p w14:paraId="6ACCDF0E" w14:textId="34A8168F" w:rsidR="00FF583F" w:rsidRPr="00A57BD1" w:rsidRDefault="00A57BD1" w:rsidP="00A57BD1">
      <w:pPr>
        <w:tabs>
          <w:tab w:val="left" w:pos="3532"/>
          <w:tab w:val="left" w:pos="7330"/>
        </w:tabs>
        <w:jc w:val="right"/>
        <w:rPr>
          <w:rFonts w:ascii="Arial" w:hAnsi="Arial" w:cs="Arial"/>
          <w:sz w:val="28"/>
          <w:szCs w:val="28"/>
        </w:rPr>
        <w:sectPr w:rsidR="00FF583F" w:rsidRPr="00A57BD1" w:rsidSect="00C06431">
          <w:headerReference w:type="first" r:id="rId17"/>
          <w:footerReference w:type="first" r:id="rId18"/>
          <w:type w:val="continuous"/>
          <w:pgSz w:w="12242" w:h="20160" w:code="5"/>
          <w:pgMar w:top="1276" w:right="851" w:bottom="567" w:left="851" w:header="425" w:footer="29" w:gutter="0"/>
          <w:cols w:space="720"/>
          <w:noEndnote/>
          <w:titlePg/>
          <w:docGrid w:linePitch="326"/>
        </w:sectPr>
      </w:pPr>
      <w:r w:rsidRPr="00A57BD1">
        <w:rPr>
          <w:rFonts w:ascii="Arial" w:hAnsi="Arial" w:cs="Arial"/>
          <w:sz w:val="28"/>
          <w:szCs w:val="28"/>
        </w:rPr>
        <w:t xml:space="preserve">PMD CMS FILE NO. </w:t>
      </w:r>
      <w:r w:rsidR="00151AA6">
        <w:rPr>
          <w:rFonts w:ascii="Arial" w:hAnsi="Arial" w:cs="Arial"/>
          <w:sz w:val="28"/>
          <w:szCs w:val="28"/>
        </w:rPr>
        <w:t>2025</w:t>
      </w:r>
      <w:r w:rsidR="00811BA8">
        <w:rPr>
          <w:rFonts w:ascii="Arial" w:hAnsi="Arial" w:cs="Arial"/>
          <w:sz w:val="28"/>
          <w:szCs w:val="28"/>
        </w:rPr>
        <w:t>-</w:t>
      </w:r>
      <w:r w:rsidR="00811BA8" w:rsidRPr="5387DEF7">
        <w:rPr>
          <w:rFonts w:ascii="Arial" w:hAnsi="Arial" w:cs="Arial"/>
          <w:sz w:val="28"/>
          <w:szCs w:val="28"/>
        </w:rPr>
        <w:t>0248</w:t>
      </w:r>
    </w:p>
    <w:p w14:paraId="25CE826A" w14:textId="77777777" w:rsidR="00FF583F" w:rsidRDefault="00FF583F" w:rsidP="00FF583F">
      <w:pPr>
        <w:tabs>
          <w:tab w:val="left" w:pos="3532"/>
          <w:tab w:val="left" w:pos="7330"/>
        </w:tabs>
        <w:rPr>
          <w:rFonts w:ascii="Arial" w:hAnsi="Arial" w:cs="Arial"/>
          <w:b/>
          <w:bCs/>
          <w:sz w:val="28"/>
          <w:szCs w:val="28"/>
        </w:rPr>
      </w:pPr>
      <w:r w:rsidRPr="140768F9">
        <w:rPr>
          <w:rFonts w:ascii="Arial" w:hAnsi="Arial" w:cs="Arial"/>
          <w:b/>
          <w:bCs/>
          <w:sz w:val="28"/>
          <w:szCs w:val="28"/>
        </w:rPr>
        <w:lastRenderedPageBreak/>
        <w:t>Table of Contents</w:t>
      </w:r>
    </w:p>
    <w:sdt>
      <w:sdtPr>
        <w:id w:val="303894864"/>
        <w:docPartObj>
          <w:docPartGallery w:val="Table of Contents"/>
          <w:docPartUnique/>
        </w:docPartObj>
      </w:sdtPr>
      <w:sdtEndPr/>
      <w:sdtContent>
        <w:p w14:paraId="294ABEDF" w14:textId="24BEED83" w:rsidR="006A1273" w:rsidRDefault="5387DEF7">
          <w:pPr>
            <w:pStyle w:val="TOC1"/>
            <w:rPr>
              <w:rFonts w:asciiTheme="minorHAnsi" w:hAnsiTheme="minorHAnsi" w:cstheme="minorBidi"/>
              <w:noProof/>
              <w:kern w:val="2"/>
              <w:sz w:val="24"/>
              <w:lang w:val="en-CA" w:eastAsia="en-CA"/>
              <w14:ligatures w14:val="standardContextual"/>
            </w:rPr>
          </w:pPr>
          <w:r>
            <w:fldChar w:fldCharType="begin"/>
          </w:r>
          <w:r w:rsidR="003924B4">
            <w:instrText>TOC \o "1-3" \z \u \h</w:instrText>
          </w:r>
          <w:r>
            <w:fldChar w:fldCharType="separate"/>
          </w:r>
          <w:hyperlink w:anchor="_Toc207796719" w:history="1">
            <w:r w:rsidR="006A1273" w:rsidRPr="00604370">
              <w:rPr>
                <w:rStyle w:val="Hyperlink"/>
                <w:rFonts w:ascii="Arial" w:hAnsi="Arial" w:cs="Arial"/>
                <w:noProof/>
              </w:rPr>
              <w:t>Privacy Impact Assessment Template</w:t>
            </w:r>
            <w:r w:rsidR="006A1273">
              <w:rPr>
                <w:noProof/>
                <w:webHidden/>
              </w:rPr>
              <w:tab/>
            </w:r>
            <w:r w:rsidR="006A1273">
              <w:rPr>
                <w:noProof/>
                <w:webHidden/>
              </w:rPr>
              <w:fldChar w:fldCharType="begin"/>
            </w:r>
            <w:r w:rsidR="006A1273">
              <w:rPr>
                <w:noProof/>
                <w:webHidden/>
              </w:rPr>
              <w:instrText xml:space="preserve"> PAGEREF _Toc207796719 \h </w:instrText>
            </w:r>
            <w:r w:rsidR="006A1273">
              <w:rPr>
                <w:noProof/>
                <w:webHidden/>
              </w:rPr>
            </w:r>
            <w:r w:rsidR="006A1273">
              <w:rPr>
                <w:noProof/>
                <w:webHidden/>
              </w:rPr>
              <w:fldChar w:fldCharType="separate"/>
            </w:r>
            <w:r w:rsidR="003615A0">
              <w:rPr>
                <w:noProof/>
                <w:webHidden/>
              </w:rPr>
              <w:t>3</w:t>
            </w:r>
            <w:r w:rsidR="006A1273">
              <w:rPr>
                <w:noProof/>
                <w:webHidden/>
              </w:rPr>
              <w:fldChar w:fldCharType="end"/>
            </w:r>
          </w:hyperlink>
        </w:p>
        <w:p w14:paraId="338932F3" w14:textId="0C3FAAC4" w:rsidR="006A1273" w:rsidRDefault="006A1273">
          <w:pPr>
            <w:pStyle w:val="TOC2"/>
            <w:rPr>
              <w:rFonts w:asciiTheme="minorHAnsi" w:hAnsiTheme="minorHAnsi" w:cstheme="minorBidi"/>
              <w:noProof/>
              <w:kern w:val="2"/>
              <w:sz w:val="24"/>
              <w:lang w:val="en-CA" w:eastAsia="en-CA"/>
              <w14:ligatures w14:val="standardContextual"/>
            </w:rPr>
          </w:pPr>
          <w:hyperlink w:anchor="_Toc207796720" w:history="1">
            <w:r w:rsidRPr="00604370">
              <w:rPr>
                <w:rStyle w:val="Hyperlink"/>
                <w:rFonts w:ascii="Arial" w:hAnsi="Arial" w:cs="Arial"/>
                <w:noProof/>
                <w:lang w:eastAsia="en-CA"/>
              </w:rPr>
              <w:t>Section A: Program or activity information</w:t>
            </w:r>
            <w:r>
              <w:rPr>
                <w:noProof/>
                <w:webHidden/>
              </w:rPr>
              <w:tab/>
            </w:r>
            <w:r>
              <w:rPr>
                <w:noProof/>
                <w:webHidden/>
              </w:rPr>
              <w:fldChar w:fldCharType="begin"/>
            </w:r>
            <w:r>
              <w:rPr>
                <w:noProof/>
                <w:webHidden/>
              </w:rPr>
              <w:instrText xml:space="preserve"> PAGEREF _Toc207796720 \h </w:instrText>
            </w:r>
            <w:r>
              <w:rPr>
                <w:noProof/>
                <w:webHidden/>
              </w:rPr>
            </w:r>
            <w:r>
              <w:rPr>
                <w:noProof/>
                <w:webHidden/>
              </w:rPr>
              <w:fldChar w:fldCharType="separate"/>
            </w:r>
            <w:r w:rsidR="003615A0">
              <w:rPr>
                <w:noProof/>
                <w:webHidden/>
              </w:rPr>
              <w:t>3</w:t>
            </w:r>
            <w:r>
              <w:rPr>
                <w:noProof/>
                <w:webHidden/>
              </w:rPr>
              <w:fldChar w:fldCharType="end"/>
            </w:r>
          </w:hyperlink>
        </w:p>
        <w:p w14:paraId="31746820" w14:textId="3E778FEB"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21" w:history="1">
            <w:r w:rsidRPr="00604370">
              <w:rPr>
                <w:rStyle w:val="Hyperlink"/>
                <w:rFonts w:ascii="Arial" w:hAnsi="Arial" w:cs="Arial"/>
                <w:noProof/>
              </w:rPr>
              <w:t>1. Institution and program or activity</w:t>
            </w:r>
            <w:r>
              <w:rPr>
                <w:noProof/>
                <w:webHidden/>
              </w:rPr>
              <w:tab/>
            </w:r>
            <w:r>
              <w:rPr>
                <w:noProof/>
                <w:webHidden/>
              </w:rPr>
              <w:fldChar w:fldCharType="begin"/>
            </w:r>
            <w:r>
              <w:rPr>
                <w:noProof/>
                <w:webHidden/>
              </w:rPr>
              <w:instrText xml:space="preserve"> PAGEREF _Toc207796721 \h </w:instrText>
            </w:r>
            <w:r>
              <w:rPr>
                <w:noProof/>
                <w:webHidden/>
              </w:rPr>
            </w:r>
            <w:r>
              <w:rPr>
                <w:noProof/>
                <w:webHidden/>
              </w:rPr>
              <w:fldChar w:fldCharType="separate"/>
            </w:r>
            <w:r w:rsidR="003615A0">
              <w:rPr>
                <w:noProof/>
                <w:webHidden/>
              </w:rPr>
              <w:t>3</w:t>
            </w:r>
            <w:r>
              <w:rPr>
                <w:noProof/>
                <w:webHidden/>
              </w:rPr>
              <w:fldChar w:fldCharType="end"/>
            </w:r>
          </w:hyperlink>
        </w:p>
        <w:p w14:paraId="59CB50EA" w14:textId="1A5CFA57"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22" w:history="1">
            <w:r w:rsidRPr="00604370">
              <w:rPr>
                <w:rStyle w:val="Hyperlink"/>
                <w:rFonts w:ascii="Arial" w:hAnsi="Arial" w:cs="Arial"/>
                <w:noProof/>
              </w:rPr>
              <w:t>2. Multi-institutional program or activity (if applicable)</w:t>
            </w:r>
            <w:r>
              <w:rPr>
                <w:noProof/>
                <w:webHidden/>
              </w:rPr>
              <w:tab/>
            </w:r>
            <w:r>
              <w:rPr>
                <w:noProof/>
                <w:webHidden/>
              </w:rPr>
              <w:fldChar w:fldCharType="begin"/>
            </w:r>
            <w:r>
              <w:rPr>
                <w:noProof/>
                <w:webHidden/>
              </w:rPr>
              <w:instrText xml:space="preserve"> PAGEREF _Toc207796722 \h </w:instrText>
            </w:r>
            <w:r>
              <w:rPr>
                <w:noProof/>
                <w:webHidden/>
              </w:rPr>
            </w:r>
            <w:r>
              <w:rPr>
                <w:noProof/>
                <w:webHidden/>
              </w:rPr>
              <w:fldChar w:fldCharType="separate"/>
            </w:r>
            <w:r w:rsidR="003615A0">
              <w:rPr>
                <w:noProof/>
                <w:webHidden/>
              </w:rPr>
              <w:t>3</w:t>
            </w:r>
            <w:r>
              <w:rPr>
                <w:noProof/>
                <w:webHidden/>
              </w:rPr>
              <w:fldChar w:fldCharType="end"/>
            </w:r>
          </w:hyperlink>
        </w:p>
        <w:p w14:paraId="67EC112C" w14:textId="69AFBD59"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23" w:history="1">
            <w:r w:rsidRPr="00604370">
              <w:rPr>
                <w:rStyle w:val="Hyperlink"/>
                <w:rFonts w:ascii="Arial" w:hAnsi="Arial" w:cs="Arial"/>
                <w:noProof/>
              </w:rPr>
              <w:t>3. Officials responsible for completion of the assessment</w:t>
            </w:r>
            <w:r>
              <w:rPr>
                <w:noProof/>
                <w:webHidden/>
              </w:rPr>
              <w:tab/>
            </w:r>
            <w:r>
              <w:rPr>
                <w:noProof/>
                <w:webHidden/>
              </w:rPr>
              <w:fldChar w:fldCharType="begin"/>
            </w:r>
            <w:r>
              <w:rPr>
                <w:noProof/>
                <w:webHidden/>
              </w:rPr>
              <w:instrText xml:space="preserve"> PAGEREF _Toc207796723 \h </w:instrText>
            </w:r>
            <w:r>
              <w:rPr>
                <w:noProof/>
                <w:webHidden/>
              </w:rPr>
            </w:r>
            <w:r>
              <w:rPr>
                <w:noProof/>
                <w:webHidden/>
              </w:rPr>
              <w:fldChar w:fldCharType="separate"/>
            </w:r>
            <w:r w:rsidR="003615A0">
              <w:rPr>
                <w:noProof/>
                <w:webHidden/>
              </w:rPr>
              <w:t>3</w:t>
            </w:r>
            <w:r>
              <w:rPr>
                <w:noProof/>
                <w:webHidden/>
              </w:rPr>
              <w:fldChar w:fldCharType="end"/>
            </w:r>
          </w:hyperlink>
        </w:p>
        <w:p w14:paraId="665BC1F6" w14:textId="0A848D69"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24" w:history="1">
            <w:r w:rsidRPr="00604370">
              <w:rPr>
                <w:rStyle w:val="Hyperlink"/>
                <w:rFonts w:ascii="Arial" w:hAnsi="Arial" w:cs="Arial"/>
                <w:noProof/>
              </w:rPr>
              <w:t>4. Program or activity description</w:t>
            </w:r>
            <w:r>
              <w:rPr>
                <w:noProof/>
                <w:webHidden/>
              </w:rPr>
              <w:tab/>
            </w:r>
            <w:r>
              <w:rPr>
                <w:noProof/>
                <w:webHidden/>
              </w:rPr>
              <w:fldChar w:fldCharType="begin"/>
            </w:r>
            <w:r>
              <w:rPr>
                <w:noProof/>
                <w:webHidden/>
              </w:rPr>
              <w:instrText xml:space="preserve"> PAGEREF _Toc207796724 \h </w:instrText>
            </w:r>
            <w:r>
              <w:rPr>
                <w:noProof/>
                <w:webHidden/>
              </w:rPr>
            </w:r>
            <w:r>
              <w:rPr>
                <w:noProof/>
                <w:webHidden/>
              </w:rPr>
              <w:fldChar w:fldCharType="separate"/>
            </w:r>
            <w:r w:rsidR="003615A0">
              <w:rPr>
                <w:noProof/>
                <w:webHidden/>
              </w:rPr>
              <w:t>4</w:t>
            </w:r>
            <w:r>
              <w:rPr>
                <w:noProof/>
                <w:webHidden/>
              </w:rPr>
              <w:fldChar w:fldCharType="end"/>
            </w:r>
          </w:hyperlink>
        </w:p>
        <w:p w14:paraId="692CF9AB" w14:textId="214B3842"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25" w:history="1">
            <w:r w:rsidRPr="00604370">
              <w:rPr>
                <w:rStyle w:val="Hyperlink"/>
                <w:rFonts w:ascii="Arial" w:hAnsi="Arial" w:cs="Arial"/>
                <w:noProof/>
              </w:rPr>
              <w:t>5. Program or activity scope</w:t>
            </w:r>
            <w:r>
              <w:rPr>
                <w:noProof/>
                <w:webHidden/>
              </w:rPr>
              <w:tab/>
            </w:r>
            <w:r>
              <w:rPr>
                <w:noProof/>
                <w:webHidden/>
              </w:rPr>
              <w:fldChar w:fldCharType="begin"/>
            </w:r>
            <w:r>
              <w:rPr>
                <w:noProof/>
                <w:webHidden/>
              </w:rPr>
              <w:instrText xml:space="preserve"> PAGEREF _Toc207796725 \h </w:instrText>
            </w:r>
            <w:r>
              <w:rPr>
                <w:noProof/>
                <w:webHidden/>
              </w:rPr>
            </w:r>
            <w:r>
              <w:rPr>
                <w:noProof/>
                <w:webHidden/>
              </w:rPr>
              <w:fldChar w:fldCharType="separate"/>
            </w:r>
            <w:r w:rsidR="003615A0">
              <w:rPr>
                <w:noProof/>
                <w:webHidden/>
              </w:rPr>
              <w:t>5</w:t>
            </w:r>
            <w:r>
              <w:rPr>
                <w:noProof/>
                <w:webHidden/>
              </w:rPr>
              <w:fldChar w:fldCharType="end"/>
            </w:r>
          </w:hyperlink>
        </w:p>
        <w:p w14:paraId="7D730642" w14:textId="6A8A936D"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26" w:history="1">
            <w:r w:rsidRPr="00604370">
              <w:rPr>
                <w:rStyle w:val="Hyperlink"/>
                <w:rFonts w:ascii="Arial" w:hAnsi="Arial" w:cs="Arial"/>
                <w:noProof/>
              </w:rPr>
              <w:t>6. Requirement for a PIA</w:t>
            </w:r>
            <w:r>
              <w:rPr>
                <w:noProof/>
                <w:webHidden/>
              </w:rPr>
              <w:tab/>
            </w:r>
            <w:r>
              <w:rPr>
                <w:noProof/>
                <w:webHidden/>
              </w:rPr>
              <w:fldChar w:fldCharType="begin"/>
            </w:r>
            <w:r>
              <w:rPr>
                <w:noProof/>
                <w:webHidden/>
              </w:rPr>
              <w:instrText xml:space="preserve"> PAGEREF _Toc207796726 \h </w:instrText>
            </w:r>
            <w:r>
              <w:rPr>
                <w:noProof/>
                <w:webHidden/>
              </w:rPr>
            </w:r>
            <w:r>
              <w:rPr>
                <w:noProof/>
                <w:webHidden/>
              </w:rPr>
              <w:fldChar w:fldCharType="separate"/>
            </w:r>
            <w:r w:rsidR="003615A0">
              <w:rPr>
                <w:noProof/>
                <w:webHidden/>
              </w:rPr>
              <w:t>5</w:t>
            </w:r>
            <w:r>
              <w:rPr>
                <w:noProof/>
                <w:webHidden/>
              </w:rPr>
              <w:fldChar w:fldCharType="end"/>
            </w:r>
          </w:hyperlink>
        </w:p>
        <w:p w14:paraId="40C41CD2" w14:textId="221B1ADA" w:rsidR="006A1273" w:rsidRDefault="006A1273">
          <w:pPr>
            <w:pStyle w:val="TOC2"/>
            <w:rPr>
              <w:rFonts w:asciiTheme="minorHAnsi" w:hAnsiTheme="minorHAnsi" w:cstheme="minorBidi"/>
              <w:noProof/>
              <w:kern w:val="2"/>
              <w:sz w:val="24"/>
              <w:lang w:val="en-CA" w:eastAsia="en-CA"/>
              <w14:ligatures w14:val="standardContextual"/>
            </w:rPr>
          </w:pPr>
          <w:hyperlink w:anchor="_Toc207796727" w:history="1">
            <w:r w:rsidRPr="00604370">
              <w:rPr>
                <w:rStyle w:val="Hyperlink"/>
                <w:rFonts w:ascii="Arial" w:hAnsi="Arial" w:cs="Arial"/>
                <w:noProof/>
                <w:lang w:eastAsia="en-CA"/>
              </w:rPr>
              <w:t>Section B: Notification and personal information</w:t>
            </w:r>
            <w:r>
              <w:rPr>
                <w:noProof/>
                <w:webHidden/>
              </w:rPr>
              <w:tab/>
            </w:r>
            <w:r>
              <w:rPr>
                <w:noProof/>
                <w:webHidden/>
              </w:rPr>
              <w:fldChar w:fldCharType="begin"/>
            </w:r>
            <w:r>
              <w:rPr>
                <w:noProof/>
                <w:webHidden/>
              </w:rPr>
              <w:instrText xml:space="preserve"> PAGEREF _Toc207796727 \h </w:instrText>
            </w:r>
            <w:r>
              <w:rPr>
                <w:noProof/>
                <w:webHidden/>
              </w:rPr>
            </w:r>
            <w:r>
              <w:rPr>
                <w:noProof/>
                <w:webHidden/>
              </w:rPr>
              <w:fldChar w:fldCharType="separate"/>
            </w:r>
            <w:r w:rsidR="003615A0">
              <w:rPr>
                <w:noProof/>
                <w:webHidden/>
              </w:rPr>
              <w:t>6</w:t>
            </w:r>
            <w:r>
              <w:rPr>
                <w:noProof/>
                <w:webHidden/>
              </w:rPr>
              <w:fldChar w:fldCharType="end"/>
            </w:r>
          </w:hyperlink>
        </w:p>
        <w:p w14:paraId="3E926E18" w14:textId="753227AD"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28" w:history="1">
            <w:r w:rsidRPr="00604370">
              <w:rPr>
                <w:rStyle w:val="Hyperlink"/>
                <w:rFonts w:ascii="Arial" w:hAnsi="Arial" w:cs="Arial"/>
                <w:noProof/>
                <w:lang w:eastAsia="en-CA"/>
              </w:rPr>
              <w:t>1. Notification</w:t>
            </w:r>
            <w:r>
              <w:rPr>
                <w:noProof/>
                <w:webHidden/>
              </w:rPr>
              <w:tab/>
            </w:r>
            <w:r>
              <w:rPr>
                <w:noProof/>
                <w:webHidden/>
              </w:rPr>
              <w:fldChar w:fldCharType="begin"/>
            </w:r>
            <w:r>
              <w:rPr>
                <w:noProof/>
                <w:webHidden/>
              </w:rPr>
              <w:instrText xml:space="preserve"> PAGEREF _Toc207796728 \h </w:instrText>
            </w:r>
            <w:r>
              <w:rPr>
                <w:noProof/>
                <w:webHidden/>
              </w:rPr>
            </w:r>
            <w:r>
              <w:rPr>
                <w:noProof/>
                <w:webHidden/>
              </w:rPr>
              <w:fldChar w:fldCharType="separate"/>
            </w:r>
            <w:r w:rsidR="003615A0">
              <w:rPr>
                <w:noProof/>
                <w:webHidden/>
              </w:rPr>
              <w:t>6</w:t>
            </w:r>
            <w:r>
              <w:rPr>
                <w:noProof/>
                <w:webHidden/>
              </w:rPr>
              <w:fldChar w:fldCharType="end"/>
            </w:r>
          </w:hyperlink>
        </w:p>
        <w:p w14:paraId="12966557" w14:textId="5F10254D"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29" w:history="1">
            <w:r w:rsidRPr="00604370">
              <w:rPr>
                <w:rStyle w:val="Hyperlink"/>
                <w:rFonts w:ascii="Arial" w:hAnsi="Arial" w:cs="Arial"/>
                <w:noProof/>
                <w:lang w:eastAsia="en-CA"/>
              </w:rPr>
              <w:t>2. Legal authority</w:t>
            </w:r>
            <w:r>
              <w:rPr>
                <w:noProof/>
                <w:webHidden/>
              </w:rPr>
              <w:tab/>
            </w:r>
            <w:r>
              <w:rPr>
                <w:noProof/>
                <w:webHidden/>
              </w:rPr>
              <w:fldChar w:fldCharType="begin"/>
            </w:r>
            <w:r>
              <w:rPr>
                <w:noProof/>
                <w:webHidden/>
              </w:rPr>
              <w:instrText xml:space="preserve"> PAGEREF _Toc207796729 \h </w:instrText>
            </w:r>
            <w:r>
              <w:rPr>
                <w:noProof/>
                <w:webHidden/>
              </w:rPr>
            </w:r>
            <w:r>
              <w:rPr>
                <w:noProof/>
                <w:webHidden/>
              </w:rPr>
              <w:fldChar w:fldCharType="separate"/>
            </w:r>
            <w:r w:rsidR="003615A0">
              <w:rPr>
                <w:noProof/>
                <w:webHidden/>
              </w:rPr>
              <w:t>6</w:t>
            </w:r>
            <w:r>
              <w:rPr>
                <w:noProof/>
                <w:webHidden/>
              </w:rPr>
              <w:fldChar w:fldCharType="end"/>
            </w:r>
          </w:hyperlink>
        </w:p>
        <w:p w14:paraId="2EBA6D2F" w14:textId="5883D5EE"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30" w:history="1">
            <w:r w:rsidRPr="00604370">
              <w:rPr>
                <w:rStyle w:val="Hyperlink"/>
                <w:rFonts w:ascii="Arial" w:hAnsi="Arial" w:cs="Arial"/>
                <w:noProof/>
                <w:lang w:eastAsia="en-CA"/>
              </w:rPr>
              <w:t>3. Personal information banks (PIBs)</w:t>
            </w:r>
            <w:r>
              <w:rPr>
                <w:noProof/>
                <w:webHidden/>
              </w:rPr>
              <w:tab/>
            </w:r>
            <w:r>
              <w:rPr>
                <w:noProof/>
                <w:webHidden/>
              </w:rPr>
              <w:fldChar w:fldCharType="begin"/>
            </w:r>
            <w:r>
              <w:rPr>
                <w:noProof/>
                <w:webHidden/>
              </w:rPr>
              <w:instrText xml:space="preserve"> PAGEREF _Toc207796730 \h </w:instrText>
            </w:r>
            <w:r>
              <w:rPr>
                <w:noProof/>
                <w:webHidden/>
              </w:rPr>
            </w:r>
            <w:r>
              <w:rPr>
                <w:noProof/>
                <w:webHidden/>
              </w:rPr>
              <w:fldChar w:fldCharType="separate"/>
            </w:r>
            <w:r w:rsidR="003615A0">
              <w:rPr>
                <w:noProof/>
                <w:webHidden/>
              </w:rPr>
              <w:t>8</w:t>
            </w:r>
            <w:r>
              <w:rPr>
                <w:noProof/>
                <w:webHidden/>
              </w:rPr>
              <w:fldChar w:fldCharType="end"/>
            </w:r>
          </w:hyperlink>
        </w:p>
        <w:p w14:paraId="40FB6EDA" w14:textId="2475FAA0"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31" w:history="1">
            <w:r w:rsidRPr="00604370">
              <w:rPr>
                <w:rStyle w:val="Hyperlink"/>
                <w:rFonts w:ascii="Arial" w:hAnsi="Arial" w:cs="Arial"/>
                <w:noProof/>
              </w:rPr>
              <w:t>4. Handling of personal information</w:t>
            </w:r>
            <w:r>
              <w:rPr>
                <w:noProof/>
                <w:webHidden/>
              </w:rPr>
              <w:tab/>
            </w:r>
            <w:r>
              <w:rPr>
                <w:noProof/>
                <w:webHidden/>
              </w:rPr>
              <w:fldChar w:fldCharType="begin"/>
            </w:r>
            <w:r>
              <w:rPr>
                <w:noProof/>
                <w:webHidden/>
              </w:rPr>
              <w:instrText xml:space="preserve"> PAGEREF _Toc207796731 \h </w:instrText>
            </w:r>
            <w:r>
              <w:rPr>
                <w:noProof/>
                <w:webHidden/>
              </w:rPr>
            </w:r>
            <w:r>
              <w:rPr>
                <w:noProof/>
                <w:webHidden/>
              </w:rPr>
              <w:fldChar w:fldCharType="separate"/>
            </w:r>
            <w:r w:rsidR="003615A0">
              <w:rPr>
                <w:noProof/>
                <w:webHidden/>
              </w:rPr>
              <w:t>9</w:t>
            </w:r>
            <w:r>
              <w:rPr>
                <w:noProof/>
                <w:webHidden/>
              </w:rPr>
              <w:fldChar w:fldCharType="end"/>
            </w:r>
          </w:hyperlink>
        </w:p>
        <w:p w14:paraId="08D885AE" w14:textId="6CDDA2C4"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32" w:history="1">
            <w:r w:rsidRPr="00604370">
              <w:rPr>
                <w:rStyle w:val="Hyperlink"/>
                <w:rFonts w:ascii="Arial" w:hAnsi="Arial" w:cs="Arial"/>
                <w:noProof/>
                <w:lang w:eastAsia="en-CA"/>
              </w:rPr>
              <w:t>5. Process flow description</w:t>
            </w:r>
            <w:r>
              <w:rPr>
                <w:noProof/>
                <w:webHidden/>
              </w:rPr>
              <w:tab/>
            </w:r>
            <w:r>
              <w:rPr>
                <w:noProof/>
                <w:webHidden/>
              </w:rPr>
              <w:fldChar w:fldCharType="begin"/>
            </w:r>
            <w:r>
              <w:rPr>
                <w:noProof/>
                <w:webHidden/>
              </w:rPr>
              <w:instrText xml:space="preserve"> PAGEREF _Toc207796732 \h </w:instrText>
            </w:r>
            <w:r>
              <w:rPr>
                <w:noProof/>
                <w:webHidden/>
              </w:rPr>
            </w:r>
            <w:r>
              <w:rPr>
                <w:noProof/>
                <w:webHidden/>
              </w:rPr>
              <w:fldChar w:fldCharType="separate"/>
            </w:r>
            <w:r w:rsidR="003615A0">
              <w:rPr>
                <w:noProof/>
                <w:webHidden/>
              </w:rPr>
              <w:t>10</w:t>
            </w:r>
            <w:r>
              <w:rPr>
                <w:noProof/>
                <w:webHidden/>
              </w:rPr>
              <w:fldChar w:fldCharType="end"/>
            </w:r>
          </w:hyperlink>
        </w:p>
        <w:p w14:paraId="758D0793" w14:textId="21A21E36" w:rsidR="006A1273" w:rsidRDefault="006A1273">
          <w:pPr>
            <w:pStyle w:val="TOC2"/>
            <w:rPr>
              <w:rFonts w:asciiTheme="minorHAnsi" w:hAnsiTheme="minorHAnsi" w:cstheme="minorBidi"/>
              <w:noProof/>
              <w:kern w:val="2"/>
              <w:sz w:val="24"/>
              <w:lang w:val="en-CA" w:eastAsia="en-CA"/>
              <w14:ligatures w14:val="standardContextual"/>
            </w:rPr>
          </w:pPr>
          <w:hyperlink w:anchor="_Toc207796733" w:history="1">
            <w:r w:rsidRPr="00604370">
              <w:rPr>
                <w:rStyle w:val="Hyperlink"/>
                <w:rFonts w:ascii="Arial" w:hAnsi="Arial" w:cs="Arial"/>
                <w:noProof/>
                <w:lang w:eastAsia="en-CA"/>
              </w:rPr>
              <w:t>Section C: Privacy analysis</w:t>
            </w:r>
            <w:r>
              <w:rPr>
                <w:noProof/>
                <w:webHidden/>
              </w:rPr>
              <w:tab/>
            </w:r>
            <w:r>
              <w:rPr>
                <w:noProof/>
                <w:webHidden/>
              </w:rPr>
              <w:fldChar w:fldCharType="begin"/>
            </w:r>
            <w:r>
              <w:rPr>
                <w:noProof/>
                <w:webHidden/>
              </w:rPr>
              <w:instrText xml:space="preserve"> PAGEREF _Toc207796733 \h </w:instrText>
            </w:r>
            <w:r>
              <w:rPr>
                <w:noProof/>
                <w:webHidden/>
              </w:rPr>
            </w:r>
            <w:r>
              <w:rPr>
                <w:noProof/>
                <w:webHidden/>
              </w:rPr>
              <w:fldChar w:fldCharType="separate"/>
            </w:r>
            <w:r w:rsidR="003615A0">
              <w:rPr>
                <w:noProof/>
                <w:webHidden/>
              </w:rPr>
              <w:t>12</w:t>
            </w:r>
            <w:r>
              <w:rPr>
                <w:noProof/>
                <w:webHidden/>
              </w:rPr>
              <w:fldChar w:fldCharType="end"/>
            </w:r>
          </w:hyperlink>
        </w:p>
        <w:p w14:paraId="3E68886A" w14:textId="7907CE52"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34" w:history="1">
            <w:r w:rsidRPr="00604370">
              <w:rPr>
                <w:rStyle w:val="Hyperlink"/>
                <w:rFonts w:ascii="Arial" w:hAnsi="Arial" w:cs="Arial"/>
                <w:noProof/>
                <w:lang w:eastAsia="en-CA"/>
              </w:rPr>
              <w:t>Rationale and Reasonableness for the use of Personal Information in EVA Chat</w:t>
            </w:r>
            <w:r>
              <w:rPr>
                <w:noProof/>
                <w:webHidden/>
              </w:rPr>
              <w:tab/>
            </w:r>
            <w:r>
              <w:rPr>
                <w:noProof/>
                <w:webHidden/>
              </w:rPr>
              <w:fldChar w:fldCharType="begin"/>
            </w:r>
            <w:r>
              <w:rPr>
                <w:noProof/>
                <w:webHidden/>
              </w:rPr>
              <w:instrText xml:space="preserve"> PAGEREF _Toc207796734 \h </w:instrText>
            </w:r>
            <w:r>
              <w:rPr>
                <w:noProof/>
                <w:webHidden/>
              </w:rPr>
            </w:r>
            <w:r>
              <w:rPr>
                <w:noProof/>
                <w:webHidden/>
              </w:rPr>
              <w:fldChar w:fldCharType="separate"/>
            </w:r>
            <w:r w:rsidR="003615A0">
              <w:rPr>
                <w:noProof/>
                <w:webHidden/>
              </w:rPr>
              <w:t>12</w:t>
            </w:r>
            <w:r>
              <w:rPr>
                <w:noProof/>
                <w:webHidden/>
              </w:rPr>
              <w:fldChar w:fldCharType="end"/>
            </w:r>
          </w:hyperlink>
        </w:p>
        <w:p w14:paraId="4B4627A5" w14:textId="75EA7813"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35" w:history="1">
            <w:r w:rsidRPr="00604370">
              <w:rPr>
                <w:rStyle w:val="Hyperlink"/>
                <w:rFonts w:ascii="Arial" w:hAnsi="Arial" w:cs="Arial"/>
                <w:noProof/>
                <w:lang w:eastAsia="en-CA"/>
              </w:rPr>
              <w:t>Section C.1 – Privacy Principles</w:t>
            </w:r>
            <w:r>
              <w:rPr>
                <w:noProof/>
                <w:webHidden/>
              </w:rPr>
              <w:tab/>
            </w:r>
            <w:r>
              <w:rPr>
                <w:noProof/>
                <w:webHidden/>
              </w:rPr>
              <w:fldChar w:fldCharType="begin"/>
            </w:r>
            <w:r>
              <w:rPr>
                <w:noProof/>
                <w:webHidden/>
              </w:rPr>
              <w:instrText xml:space="preserve"> PAGEREF _Toc207796735 \h </w:instrText>
            </w:r>
            <w:r>
              <w:rPr>
                <w:noProof/>
                <w:webHidden/>
              </w:rPr>
            </w:r>
            <w:r>
              <w:rPr>
                <w:noProof/>
                <w:webHidden/>
              </w:rPr>
              <w:fldChar w:fldCharType="separate"/>
            </w:r>
            <w:r w:rsidR="003615A0">
              <w:rPr>
                <w:noProof/>
                <w:webHidden/>
              </w:rPr>
              <w:t>15</w:t>
            </w:r>
            <w:r>
              <w:rPr>
                <w:noProof/>
                <w:webHidden/>
              </w:rPr>
              <w:fldChar w:fldCharType="end"/>
            </w:r>
          </w:hyperlink>
        </w:p>
        <w:p w14:paraId="5D6BB650" w14:textId="0FD9F9DA"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36" w:history="1">
            <w:r w:rsidRPr="00604370">
              <w:rPr>
                <w:rStyle w:val="Hyperlink"/>
                <w:rFonts w:ascii="Arial" w:hAnsi="Arial" w:cs="Arial"/>
                <w:noProof/>
                <w:lang w:eastAsia="en-CA"/>
              </w:rPr>
              <w:t xml:space="preserve">Section C.2 – </w:t>
            </w:r>
            <w:r w:rsidRPr="00604370">
              <w:rPr>
                <w:rStyle w:val="Hyperlink"/>
                <w:rFonts w:ascii="Arial" w:hAnsi="Arial" w:cs="Arial"/>
                <w:noProof/>
              </w:rPr>
              <w:t>Data-Matching Table (if applicable)</w:t>
            </w:r>
            <w:r>
              <w:rPr>
                <w:noProof/>
                <w:webHidden/>
              </w:rPr>
              <w:tab/>
            </w:r>
            <w:r>
              <w:rPr>
                <w:noProof/>
                <w:webHidden/>
              </w:rPr>
              <w:fldChar w:fldCharType="begin"/>
            </w:r>
            <w:r>
              <w:rPr>
                <w:noProof/>
                <w:webHidden/>
              </w:rPr>
              <w:instrText xml:space="preserve"> PAGEREF _Toc207796736 \h </w:instrText>
            </w:r>
            <w:r>
              <w:rPr>
                <w:noProof/>
                <w:webHidden/>
              </w:rPr>
            </w:r>
            <w:r>
              <w:rPr>
                <w:noProof/>
                <w:webHidden/>
              </w:rPr>
              <w:fldChar w:fldCharType="separate"/>
            </w:r>
            <w:r w:rsidR="003615A0">
              <w:rPr>
                <w:noProof/>
                <w:webHidden/>
              </w:rPr>
              <w:t>69</w:t>
            </w:r>
            <w:r>
              <w:rPr>
                <w:noProof/>
                <w:webHidden/>
              </w:rPr>
              <w:fldChar w:fldCharType="end"/>
            </w:r>
          </w:hyperlink>
        </w:p>
        <w:p w14:paraId="083DFEF2" w14:textId="2735C548"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37" w:history="1">
            <w:r w:rsidRPr="00604370">
              <w:rPr>
                <w:rStyle w:val="Hyperlink"/>
                <w:rFonts w:ascii="Arial" w:hAnsi="Arial" w:cs="Arial"/>
                <w:noProof/>
                <w:lang w:eastAsia="en-CA"/>
              </w:rPr>
              <w:t xml:space="preserve">Section C.3 – </w:t>
            </w:r>
            <w:r w:rsidRPr="00604370">
              <w:rPr>
                <w:rStyle w:val="Hyperlink"/>
                <w:rFonts w:ascii="Arial" w:hAnsi="Arial" w:cs="Arial"/>
                <w:noProof/>
              </w:rPr>
              <w:t>Information Technology Solutions Table (if applicable)</w:t>
            </w:r>
            <w:r>
              <w:rPr>
                <w:noProof/>
                <w:webHidden/>
              </w:rPr>
              <w:tab/>
            </w:r>
            <w:r>
              <w:rPr>
                <w:noProof/>
                <w:webHidden/>
              </w:rPr>
              <w:fldChar w:fldCharType="begin"/>
            </w:r>
            <w:r>
              <w:rPr>
                <w:noProof/>
                <w:webHidden/>
              </w:rPr>
              <w:instrText xml:space="preserve"> PAGEREF _Toc207796737 \h </w:instrText>
            </w:r>
            <w:r>
              <w:rPr>
                <w:noProof/>
                <w:webHidden/>
              </w:rPr>
            </w:r>
            <w:r>
              <w:rPr>
                <w:noProof/>
                <w:webHidden/>
              </w:rPr>
              <w:fldChar w:fldCharType="separate"/>
            </w:r>
            <w:r w:rsidR="003615A0">
              <w:rPr>
                <w:noProof/>
                <w:webHidden/>
              </w:rPr>
              <w:t>70</w:t>
            </w:r>
            <w:r>
              <w:rPr>
                <w:noProof/>
                <w:webHidden/>
              </w:rPr>
              <w:fldChar w:fldCharType="end"/>
            </w:r>
          </w:hyperlink>
        </w:p>
        <w:p w14:paraId="4D6A4242" w14:textId="22184CAD"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38" w:history="1">
            <w:r w:rsidRPr="00604370">
              <w:rPr>
                <w:rStyle w:val="Hyperlink"/>
                <w:rFonts w:ascii="Arial" w:hAnsi="Arial" w:cs="Arial"/>
                <w:noProof/>
                <w:lang w:eastAsia="en-CA"/>
              </w:rPr>
              <w:t xml:space="preserve">Section C.4 – </w:t>
            </w:r>
            <w:r w:rsidRPr="00604370">
              <w:rPr>
                <w:rStyle w:val="Hyperlink"/>
                <w:rFonts w:ascii="Arial" w:hAnsi="Arial" w:cs="Arial"/>
                <w:noProof/>
              </w:rPr>
              <w:t>Access Inventory Table</w:t>
            </w:r>
            <w:r>
              <w:rPr>
                <w:noProof/>
                <w:webHidden/>
              </w:rPr>
              <w:tab/>
            </w:r>
            <w:r>
              <w:rPr>
                <w:noProof/>
                <w:webHidden/>
              </w:rPr>
              <w:fldChar w:fldCharType="begin"/>
            </w:r>
            <w:r>
              <w:rPr>
                <w:noProof/>
                <w:webHidden/>
              </w:rPr>
              <w:instrText xml:space="preserve"> PAGEREF _Toc207796738 \h </w:instrText>
            </w:r>
            <w:r>
              <w:rPr>
                <w:noProof/>
                <w:webHidden/>
              </w:rPr>
            </w:r>
            <w:r>
              <w:rPr>
                <w:noProof/>
                <w:webHidden/>
              </w:rPr>
              <w:fldChar w:fldCharType="separate"/>
            </w:r>
            <w:r w:rsidR="003615A0">
              <w:rPr>
                <w:noProof/>
                <w:webHidden/>
              </w:rPr>
              <w:t>71</w:t>
            </w:r>
            <w:r>
              <w:rPr>
                <w:noProof/>
                <w:webHidden/>
              </w:rPr>
              <w:fldChar w:fldCharType="end"/>
            </w:r>
          </w:hyperlink>
        </w:p>
        <w:p w14:paraId="007CCE99" w14:textId="090EB6B3" w:rsidR="006A1273" w:rsidRDefault="006A1273">
          <w:pPr>
            <w:pStyle w:val="TOC2"/>
            <w:rPr>
              <w:rFonts w:asciiTheme="minorHAnsi" w:hAnsiTheme="minorHAnsi" w:cstheme="minorBidi"/>
              <w:noProof/>
              <w:kern w:val="2"/>
              <w:sz w:val="24"/>
              <w:lang w:val="en-CA" w:eastAsia="en-CA"/>
              <w14:ligatures w14:val="standardContextual"/>
            </w:rPr>
          </w:pPr>
          <w:hyperlink w:anchor="_Toc207796739" w:history="1">
            <w:r w:rsidRPr="00604370">
              <w:rPr>
                <w:rStyle w:val="Hyperlink"/>
                <w:rFonts w:ascii="Arial" w:hAnsi="Arial" w:cs="Arial"/>
                <w:noProof/>
                <w:lang w:eastAsia="en-CA"/>
              </w:rPr>
              <w:t>Section D: Risk Mitigation and Compliance Issue Action Plan</w:t>
            </w:r>
            <w:r>
              <w:rPr>
                <w:noProof/>
                <w:webHidden/>
              </w:rPr>
              <w:tab/>
            </w:r>
            <w:r>
              <w:rPr>
                <w:noProof/>
                <w:webHidden/>
              </w:rPr>
              <w:fldChar w:fldCharType="begin"/>
            </w:r>
            <w:r>
              <w:rPr>
                <w:noProof/>
                <w:webHidden/>
              </w:rPr>
              <w:instrText xml:space="preserve"> PAGEREF _Toc207796739 \h </w:instrText>
            </w:r>
            <w:r>
              <w:rPr>
                <w:noProof/>
                <w:webHidden/>
              </w:rPr>
            </w:r>
            <w:r>
              <w:rPr>
                <w:noProof/>
                <w:webHidden/>
              </w:rPr>
              <w:fldChar w:fldCharType="separate"/>
            </w:r>
            <w:r w:rsidR="003615A0">
              <w:rPr>
                <w:noProof/>
                <w:webHidden/>
              </w:rPr>
              <w:t>73</w:t>
            </w:r>
            <w:r>
              <w:rPr>
                <w:noProof/>
                <w:webHidden/>
              </w:rPr>
              <w:fldChar w:fldCharType="end"/>
            </w:r>
          </w:hyperlink>
        </w:p>
        <w:p w14:paraId="4F0E7748" w14:textId="3C23FA24"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40" w:history="1">
            <w:r w:rsidRPr="00604370">
              <w:rPr>
                <w:rStyle w:val="Hyperlink"/>
                <w:rFonts w:ascii="Arial" w:hAnsi="Arial" w:cs="Arial"/>
                <w:noProof/>
              </w:rPr>
              <w:t>Risk Mitigation Action Plan</w:t>
            </w:r>
            <w:r>
              <w:rPr>
                <w:noProof/>
                <w:webHidden/>
              </w:rPr>
              <w:tab/>
            </w:r>
            <w:r>
              <w:rPr>
                <w:noProof/>
                <w:webHidden/>
              </w:rPr>
              <w:fldChar w:fldCharType="begin"/>
            </w:r>
            <w:r>
              <w:rPr>
                <w:noProof/>
                <w:webHidden/>
              </w:rPr>
              <w:instrText xml:space="preserve"> PAGEREF _Toc207796740 \h </w:instrText>
            </w:r>
            <w:r>
              <w:rPr>
                <w:noProof/>
                <w:webHidden/>
              </w:rPr>
            </w:r>
            <w:r>
              <w:rPr>
                <w:noProof/>
                <w:webHidden/>
              </w:rPr>
              <w:fldChar w:fldCharType="separate"/>
            </w:r>
            <w:r w:rsidR="003615A0">
              <w:rPr>
                <w:noProof/>
                <w:webHidden/>
              </w:rPr>
              <w:t>73</w:t>
            </w:r>
            <w:r>
              <w:rPr>
                <w:noProof/>
                <w:webHidden/>
              </w:rPr>
              <w:fldChar w:fldCharType="end"/>
            </w:r>
          </w:hyperlink>
        </w:p>
        <w:p w14:paraId="7902EBBB" w14:textId="3BD6D7EA"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41" w:history="1">
            <w:r w:rsidRPr="00604370">
              <w:rPr>
                <w:rStyle w:val="Hyperlink"/>
                <w:rFonts w:ascii="Arial" w:hAnsi="Arial" w:cs="Arial"/>
                <w:noProof/>
              </w:rPr>
              <w:t>Compliance Issue Action Plan</w:t>
            </w:r>
            <w:r>
              <w:rPr>
                <w:noProof/>
                <w:webHidden/>
              </w:rPr>
              <w:tab/>
            </w:r>
            <w:r>
              <w:rPr>
                <w:noProof/>
                <w:webHidden/>
              </w:rPr>
              <w:fldChar w:fldCharType="begin"/>
            </w:r>
            <w:r>
              <w:rPr>
                <w:noProof/>
                <w:webHidden/>
              </w:rPr>
              <w:instrText xml:space="preserve"> PAGEREF _Toc207796741 \h </w:instrText>
            </w:r>
            <w:r>
              <w:rPr>
                <w:noProof/>
                <w:webHidden/>
              </w:rPr>
            </w:r>
            <w:r>
              <w:rPr>
                <w:noProof/>
                <w:webHidden/>
              </w:rPr>
              <w:fldChar w:fldCharType="separate"/>
            </w:r>
            <w:r w:rsidR="003615A0">
              <w:rPr>
                <w:noProof/>
                <w:webHidden/>
              </w:rPr>
              <w:t>77</w:t>
            </w:r>
            <w:r>
              <w:rPr>
                <w:noProof/>
                <w:webHidden/>
              </w:rPr>
              <w:fldChar w:fldCharType="end"/>
            </w:r>
          </w:hyperlink>
        </w:p>
        <w:p w14:paraId="001A63CB" w14:textId="7180F50F" w:rsidR="006A1273" w:rsidRDefault="006A1273">
          <w:pPr>
            <w:pStyle w:val="TOC2"/>
            <w:rPr>
              <w:rFonts w:asciiTheme="minorHAnsi" w:hAnsiTheme="minorHAnsi" w:cstheme="minorBidi"/>
              <w:noProof/>
              <w:kern w:val="2"/>
              <w:sz w:val="24"/>
              <w:lang w:val="en-CA" w:eastAsia="en-CA"/>
              <w14:ligatures w14:val="standardContextual"/>
            </w:rPr>
          </w:pPr>
          <w:hyperlink w:anchor="_Toc207796742" w:history="1">
            <w:r w:rsidRPr="00604370">
              <w:rPr>
                <w:rStyle w:val="Hyperlink"/>
                <w:rFonts w:ascii="Arial" w:hAnsi="Arial" w:cs="Arial"/>
                <w:noProof/>
                <w:lang w:eastAsia="en-CA"/>
              </w:rPr>
              <w:t>Section E: Formal approvals</w:t>
            </w:r>
            <w:r>
              <w:rPr>
                <w:noProof/>
                <w:webHidden/>
              </w:rPr>
              <w:tab/>
            </w:r>
            <w:r>
              <w:rPr>
                <w:noProof/>
                <w:webHidden/>
              </w:rPr>
              <w:fldChar w:fldCharType="begin"/>
            </w:r>
            <w:r>
              <w:rPr>
                <w:noProof/>
                <w:webHidden/>
              </w:rPr>
              <w:instrText xml:space="preserve"> PAGEREF _Toc207796742 \h </w:instrText>
            </w:r>
            <w:r>
              <w:rPr>
                <w:noProof/>
                <w:webHidden/>
              </w:rPr>
            </w:r>
            <w:r>
              <w:rPr>
                <w:noProof/>
                <w:webHidden/>
              </w:rPr>
              <w:fldChar w:fldCharType="separate"/>
            </w:r>
            <w:r w:rsidR="003615A0">
              <w:rPr>
                <w:noProof/>
                <w:webHidden/>
              </w:rPr>
              <w:t>78</w:t>
            </w:r>
            <w:r>
              <w:rPr>
                <w:noProof/>
                <w:webHidden/>
              </w:rPr>
              <w:fldChar w:fldCharType="end"/>
            </w:r>
          </w:hyperlink>
        </w:p>
        <w:p w14:paraId="0F7303CB" w14:textId="6388C864" w:rsidR="006A1273" w:rsidRDefault="006A1273">
          <w:pPr>
            <w:pStyle w:val="TOC2"/>
            <w:rPr>
              <w:rFonts w:asciiTheme="minorHAnsi" w:hAnsiTheme="minorHAnsi" w:cstheme="minorBidi"/>
              <w:noProof/>
              <w:kern w:val="2"/>
              <w:sz w:val="24"/>
              <w:lang w:val="en-CA" w:eastAsia="en-CA"/>
              <w14:ligatures w14:val="standardContextual"/>
            </w:rPr>
          </w:pPr>
          <w:hyperlink w:anchor="_Toc207796743" w:history="1">
            <w:r w:rsidRPr="00604370">
              <w:rPr>
                <w:rStyle w:val="Hyperlink"/>
                <w:rFonts w:ascii="Arial" w:hAnsi="Arial" w:cs="Arial"/>
                <w:noProof/>
                <w:lang w:eastAsia="en-CA"/>
              </w:rPr>
              <w:t>Annex A: Privacy Risk Assessment Grid</w:t>
            </w:r>
            <w:r>
              <w:rPr>
                <w:noProof/>
                <w:webHidden/>
              </w:rPr>
              <w:tab/>
            </w:r>
            <w:r>
              <w:rPr>
                <w:noProof/>
                <w:webHidden/>
              </w:rPr>
              <w:fldChar w:fldCharType="begin"/>
            </w:r>
            <w:r>
              <w:rPr>
                <w:noProof/>
                <w:webHidden/>
              </w:rPr>
              <w:instrText xml:space="preserve"> PAGEREF _Toc207796743 \h </w:instrText>
            </w:r>
            <w:r>
              <w:rPr>
                <w:noProof/>
                <w:webHidden/>
              </w:rPr>
            </w:r>
            <w:r>
              <w:rPr>
                <w:noProof/>
                <w:webHidden/>
              </w:rPr>
              <w:fldChar w:fldCharType="separate"/>
            </w:r>
            <w:r w:rsidR="003615A0">
              <w:rPr>
                <w:noProof/>
                <w:webHidden/>
              </w:rPr>
              <w:t>79</w:t>
            </w:r>
            <w:r>
              <w:rPr>
                <w:noProof/>
                <w:webHidden/>
              </w:rPr>
              <w:fldChar w:fldCharType="end"/>
            </w:r>
          </w:hyperlink>
        </w:p>
        <w:p w14:paraId="4A653A32" w14:textId="35EA358A" w:rsidR="006A1273" w:rsidRDefault="006A1273">
          <w:pPr>
            <w:pStyle w:val="TOC2"/>
            <w:rPr>
              <w:rFonts w:asciiTheme="minorHAnsi" w:hAnsiTheme="minorHAnsi" w:cstheme="minorBidi"/>
              <w:noProof/>
              <w:kern w:val="2"/>
              <w:sz w:val="24"/>
              <w:lang w:val="en-CA" w:eastAsia="en-CA"/>
              <w14:ligatures w14:val="standardContextual"/>
            </w:rPr>
          </w:pPr>
          <w:hyperlink w:anchor="_Toc207796744" w:history="1">
            <w:r w:rsidRPr="00604370">
              <w:rPr>
                <w:rStyle w:val="Hyperlink"/>
                <w:rFonts w:ascii="Arial" w:hAnsi="Arial" w:cs="Arial"/>
                <w:noProof/>
                <w:lang w:eastAsia="en-CA"/>
              </w:rPr>
              <w:t>Annex B: Non-Compliance Grid</w:t>
            </w:r>
            <w:r>
              <w:rPr>
                <w:noProof/>
                <w:webHidden/>
              </w:rPr>
              <w:tab/>
            </w:r>
            <w:r>
              <w:rPr>
                <w:noProof/>
                <w:webHidden/>
              </w:rPr>
              <w:fldChar w:fldCharType="begin"/>
            </w:r>
            <w:r>
              <w:rPr>
                <w:noProof/>
                <w:webHidden/>
              </w:rPr>
              <w:instrText xml:space="preserve"> PAGEREF _Toc207796744 \h </w:instrText>
            </w:r>
            <w:r>
              <w:rPr>
                <w:noProof/>
                <w:webHidden/>
              </w:rPr>
            </w:r>
            <w:r>
              <w:rPr>
                <w:noProof/>
                <w:webHidden/>
              </w:rPr>
              <w:fldChar w:fldCharType="separate"/>
            </w:r>
            <w:r w:rsidR="003615A0">
              <w:rPr>
                <w:noProof/>
                <w:webHidden/>
              </w:rPr>
              <w:t>81</w:t>
            </w:r>
            <w:r>
              <w:rPr>
                <w:noProof/>
                <w:webHidden/>
              </w:rPr>
              <w:fldChar w:fldCharType="end"/>
            </w:r>
          </w:hyperlink>
        </w:p>
        <w:p w14:paraId="287661E5" w14:textId="2FE170B9" w:rsidR="006A1273" w:rsidRDefault="006A1273">
          <w:pPr>
            <w:pStyle w:val="TOC2"/>
            <w:rPr>
              <w:rFonts w:asciiTheme="minorHAnsi" w:hAnsiTheme="minorHAnsi" w:cstheme="minorBidi"/>
              <w:noProof/>
              <w:kern w:val="2"/>
              <w:sz w:val="24"/>
              <w:lang w:val="en-CA" w:eastAsia="en-CA"/>
              <w14:ligatures w14:val="standardContextual"/>
            </w:rPr>
          </w:pPr>
          <w:hyperlink w:anchor="_Toc207796745" w:history="1">
            <w:r w:rsidRPr="00604370">
              <w:rPr>
                <w:rStyle w:val="Hyperlink"/>
                <w:rFonts w:ascii="Arial" w:hAnsi="Arial" w:cs="Arial"/>
                <w:noProof/>
                <w:lang w:eastAsia="en-CA"/>
              </w:rPr>
              <w:t>Annex C: Terms of Use &amp; Privacy Notice Statement  (To be updated as risk mitigation is finalized)</w:t>
            </w:r>
            <w:r>
              <w:rPr>
                <w:noProof/>
                <w:webHidden/>
              </w:rPr>
              <w:tab/>
            </w:r>
            <w:r>
              <w:rPr>
                <w:noProof/>
                <w:webHidden/>
              </w:rPr>
              <w:fldChar w:fldCharType="begin"/>
            </w:r>
            <w:r>
              <w:rPr>
                <w:noProof/>
                <w:webHidden/>
              </w:rPr>
              <w:instrText xml:space="preserve"> PAGEREF _Toc207796745 \h </w:instrText>
            </w:r>
            <w:r>
              <w:rPr>
                <w:noProof/>
                <w:webHidden/>
              </w:rPr>
            </w:r>
            <w:r>
              <w:rPr>
                <w:noProof/>
                <w:webHidden/>
              </w:rPr>
              <w:fldChar w:fldCharType="separate"/>
            </w:r>
            <w:r w:rsidR="003615A0">
              <w:rPr>
                <w:noProof/>
                <w:webHidden/>
              </w:rPr>
              <w:t>82</w:t>
            </w:r>
            <w:r>
              <w:rPr>
                <w:noProof/>
                <w:webHidden/>
              </w:rPr>
              <w:fldChar w:fldCharType="end"/>
            </w:r>
          </w:hyperlink>
        </w:p>
        <w:p w14:paraId="6096500D" w14:textId="70DE8066" w:rsidR="006A1273" w:rsidRDefault="006A1273">
          <w:pPr>
            <w:pStyle w:val="TOC2"/>
            <w:rPr>
              <w:rFonts w:asciiTheme="minorHAnsi" w:hAnsiTheme="minorHAnsi" w:cstheme="minorBidi"/>
              <w:noProof/>
              <w:kern w:val="2"/>
              <w:sz w:val="24"/>
              <w:lang w:val="en-CA" w:eastAsia="en-CA"/>
              <w14:ligatures w14:val="standardContextual"/>
            </w:rPr>
          </w:pPr>
          <w:hyperlink w:anchor="_Toc207796746" w:history="1">
            <w:r w:rsidRPr="00604370">
              <w:rPr>
                <w:rStyle w:val="Hyperlink"/>
                <w:rFonts w:ascii="Arial" w:hAnsi="Arial" w:cs="Arial"/>
                <w:noProof/>
                <w:lang w:eastAsia="en-CA"/>
              </w:rPr>
              <w:t>Annex D: Personal Information Bank</w:t>
            </w:r>
            <w:r>
              <w:rPr>
                <w:noProof/>
                <w:webHidden/>
              </w:rPr>
              <w:tab/>
            </w:r>
            <w:r>
              <w:rPr>
                <w:noProof/>
                <w:webHidden/>
              </w:rPr>
              <w:fldChar w:fldCharType="begin"/>
            </w:r>
            <w:r>
              <w:rPr>
                <w:noProof/>
                <w:webHidden/>
              </w:rPr>
              <w:instrText xml:space="preserve"> PAGEREF _Toc207796746 \h </w:instrText>
            </w:r>
            <w:r>
              <w:rPr>
                <w:noProof/>
                <w:webHidden/>
              </w:rPr>
            </w:r>
            <w:r>
              <w:rPr>
                <w:noProof/>
                <w:webHidden/>
              </w:rPr>
              <w:fldChar w:fldCharType="separate"/>
            </w:r>
            <w:r w:rsidR="003615A0">
              <w:rPr>
                <w:noProof/>
                <w:webHidden/>
              </w:rPr>
              <w:t>84</w:t>
            </w:r>
            <w:r>
              <w:rPr>
                <w:noProof/>
                <w:webHidden/>
              </w:rPr>
              <w:fldChar w:fldCharType="end"/>
            </w:r>
          </w:hyperlink>
        </w:p>
        <w:p w14:paraId="0189F5F7" w14:textId="5142D116" w:rsidR="006A1273" w:rsidRDefault="006A1273">
          <w:pPr>
            <w:pStyle w:val="TOC3"/>
            <w:tabs>
              <w:tab w:val="right" w:leader="dot" w:pos="9352"/>
            </w:tabs>
            <w:rPr>
              <w:rFonts w:asciiTheme="minorHAnsi" w:hAnsiTheme="minorHAnsi" w:cstheme="minorBidi"/>
              <w:noProof/>
              <w:kern w:val="2"/>
              <w:sz w:val="24"/>
              <w:lang w:val="en-CA" w:eastAsia="en-CA"/>
              <w14:ligatures w14:val="standardContextual"/>
            </w:rPr>
          </w:pPr>
          <w:hyperlink w:anchor="_Toc207796747" w:history="1">
            <w:r w:rsidRPr="00604370">
              <w:rPr>
                <w:rStyle w:val="Hyperlink"/>
                <w:rFonts w:ascii="Arial" w:eastAsia="Times New Roman" w:hAnsi="Arial" w:cs="Arial"/>
                <w:b/>
                <w:bCs/>
                <w:noProof/>
                <w:lang w:val="en-CA" w:eastAsia="en-CA"/>
              </w:rPr>
              <w:t>Electronic Network Monitoring Logs</w:t>
            </w:r>
            <w:r>
              <w:rPr>
                <w:noProof/>
                <w:webHidden/>
              </w:rPr>
              <w:tab/>
            </w:r>
            <w:r>
              <w:rPr>
                <w:noProof/>
                <w:webHidden/>
              </w:rPr>
              <w:fldChar w:fldCharType="begin"/>
            </w:r>
            <w:r>
              <w:rPr>
                <w:noProof/>
                <w:webHidden/>
              </w:rPr>
              <w:instrText xml:space="preserve"> PAGEREF _Toc207796747 \h </w:instrText>
            </w:r>
            <w:r>
              <w:rPr>
                <w:noProof/>
                <w:webHidden/>
              </w:rPr>
            </w:r>
            <w:r>
              <w:rPr>
                <w:noProof/>
                <w:webHidden/>
              </w:rPr>
              <w:fldChar w:fldCharType="separate"/>
            </w:r>
            <w:r w:rsidR="003615A0">
              <w:rPr>
                <w:noProof/>
                <w:webHidden/>
              </w:rPr>
              <w:t>84</w:t>
            </w:r>
            <w:r>
              <w:rPr>
                <w:noProof/>
                <w:webHidden/>
              </w:rPr>
              <w:fldChar w:fldCharType="end"/>
            </w:r>
          </w:hyperlink>
        </w:p>
        <w:p w14:paraId="24ADC625" w14:textId="6691EF32" w:rsidR="006A1273" w:rsidRDefault="006A1273">
          <w:pPr>
            <w:pStyle w:val="TOC2"/>
            <w:rPr>
              <w:rFonts w:asciiTheme="minorHAnsi" w:hAnsiTheme="minorHAnsi" w:cstheme="minorBidi"/>
              <w:noProof/>
              <w:kern w:val="2"/>
              <w:sz w:val="24"/>
              <w:lang w:val="en-CA" w:eastAsia="en-CA"/>
              <w14:ligatures w14:val="standardContextual"/>
            </w:rPr>
          </w:pPr>
          <w:hyperlink w:anchor="_Toc207796748" w:history="1">
            <w:r w:rsidRPr="00604370">
              <w:rPr>
                <w:rStyle w:val="Hyperlink"/>
                <w:rFonts w:ascii="Arial" w:hAnsi="Arial" w:cs="Arial"/>
                <w:noProof/>
                <w:lang w:eastAsia="en-CA"/>
              </w:rPr>
              <w:t>Annex E: List of Acronyms</w:t>
            </w:r>
            <w:r>
              <w:rPr>
                <w:noProof/>
                <w:webHidden/>
              </w:rPr>
              <w:tab/>
            </w:r>
            <w:r>
              <w:rPr>
                <w:noProof/>
                <w:webHidden/>
              </w:rPr>
              <w:fldChar w:fldCharType="begin"/>
            </w:r>
            <w:r>
              <w:rPr>
                <w:noProof/>
                <w:webHidden/>
              </w:rPr>
              <w:instrText xml:space="preserve"> PAGEREF _Toc207796748 \h </w:instrText>
            </w:r>
            <w:r>
              <w:rPr>
                <w:noProof/>
                <w:webHidden/>
              </w:rPr>
            </w:r>
            <w:r>
              <w:rPr>
                <w:noProof/>
                <w:webHidden/>
              </w:rPr>
              <w:fldChar w:fldCharType="separate"/>
            </w:r>
            <w:r w:rsidR="003615A0">
              <w:rPr>
                <w:noProof/>
                <w:webHidden/>
              </w:rPr>
              <w:t>85</w:t>
            </w:r>
            <w:r>
              <w:rPr>
                <w:noProof/>
                <w:webHidden/>
              </w:rPr>
              <w:fldChar w:fldCharType="end"/>
            </w:r>
          </w:hyperlink>
        </w:p>
        <w:p w14:paraId="399742DF" w14:textId="14A76FC9" w:rsidR="006A1273" w:rsidRDefault="006A1273">
          <w:pPr>
            <w:pStyle w:val="TOC2"/>
            <w:rPr>
              <w:rFonts w:asciiTheme="minorHAnsi" w:hAnsiTheme="minorHAnsi" w:cstheme="minorBidi"/>
              <w:noProof/>
              <w:kern w:val="2"/>
              <w:sz w:val="24"/>
              <w:lang w:val="en-CA" w:eastAsia="en-CA"/>
              <w14:ligatures w14:val="standardContextual"/>
            </w:rPr>
          </w:pPr>
          <w:hyperlink w:anchor="_Toc207796749" w:history="1">
            <w:r w:rsidRPr="00604370">
              <w:rPr>
                <w:rStyle w:val="Hyperlink"/>
                <w:rFonts w:ascii="Arial" w:hAnsi="Arial" w:cs="Arial"/>
                <w:noProof/>
                <w:lang w:eastAsia="en-CA"/>
              </w:rPr>
              <w:t>Annex F: List of References</w:t>
            </w:r>
            <w:r>
              <w:rPr>
                <w:noProof/>
                <w:webHidden/>
              </w:rPr>
              <w:tab/>
            </w:r>
            <w:r>
              <w:rPr>
                <w:noProof/>
                <w:webHidden/>
              </w:rPr>
              <w:fldChar w:fldCharType="begin"/>
            </w:r>
            <w:r>
              <w:rPr>
                <w:noProof/>
                <w:webHidden/>
              </w:rPr>
              <w:instrText xml:space="preserve"> PAGEREF _Toc207796749 \h </w:instrText>
            </w:r>
            <w:r>
              <w:rPr>
                <w:noProof/>
                <w:webHidden/>
              </w:rPr>
            </w:r>
            <w:r>
              <w:rPr>
                <w:noProof/>
                <w:webHidden/>
              </w:rPr>
              <w:fldChar w:fldCharType="separate"/>
            </w:r>
            <w:r w:rsidR="003615A0">
              <w:rPr>
                <w:noProof/>
                <w:webHidden/>
              </w:rPr>
              <w:t>86</w:t>
            </w:r>
            <w:r>
              <w:rPr>
                <w:noProof/>
                <w:webHidden/>
              </w:rPr>
              <w:fldChar w:fldCharType="end"/>
            </w:r>
          </w:hyperlink>
        </w:p>
        <w:p w14:paraId="7AED4AA6" w14:textId="63707701" w:rsidR="006A1273" w:rsidRDefault="006A1273">
          <w:pPr>
            <w:pStyle w:val="TOC2"/>
            <w:rPr>
              <w:rFonts w:asciiTheme="minorHAnsi" w:hAnsiTheme="minorHAnsi" w:cstheme="minorBidi"/>
              <w:noProof/>
              <w:kern w:val="2"/>
              <w:sz w:val="24"/>
              <w:lang w:val="en-CA" w:eastAsia="en-CA"/>
              <w14:ligatures w14:val="standardContextual"/>
            </w:rPr>
          </w:pPr>
          <w:hyperlink w:anchor="_Toc207796750" w:history="1">
            <w:r w:rsidRPr="00604370">
              <w:rPr>
                <w:rStyle w:val="Hyperlink"/>
                <w:rFonts w:ascii="Arial" w:hAnsi="Arial" w:cs="Arial"/>
                <w:noProof/>
                <w:lang w:eastAsia="en-CA"/>
              </w:rPr>
              <w:t>Annex G: Azure Content Filtering</w:t>
            </w:r>
            <w:r>
              <w:rPr>
                <w:noProof/>
                <w:webHidden/>
              </w:rPr>
              <w:tab/>
            </w:r>
            <w:r>
              <w:rPr>
                <w:noProof/>
                <w:webHidden/>
              </w:rPr>
              <w:fldChar w:fldCharType="begin"/>
            </w:r>
            <w:r>
              <w:rPr>
                <w:noProof/>
                <w:webHidden/>
              </w:rPr>
              <w:instrText xml:space="preserve"> PAGEREF _Toc207796750 \h </w:instrText>
            </w:r>
            <w:r>
              <w:rPr>
                <w:noProof/>
                <w:webHidden/>
              </w:rPr>
            </w:r>
            <w:r>
              <w:rPr>
                <w:noProof/>
                <w:webHidden/>
              </w:rPr>
              <w:fldChar w:fldCharType="separate"/>
            </w:r>
            <w:r w:rsidR="003615A0">
              <w:rPr>
                <w:noProof/>
                <w:webHidden/>
              </w:rPr>
              <w:t>87</w:t>
            </w:r>
            <w:r>
              <w:rPr>
                <w:noProof/>
                <w:webHidden/>
              </w:rPr>
              <w:fldChar w:fldCharType="end"/>
            </w:r>
          </w:hyperlink>
        </w:p>
        <w:p w14:paraId="7C55BE88" w14:textId="0DC0B3CE" w:rsidR="006A1273" w:rsidRDefault="006A1273">
          <w:pPr>
            <w:pStyle w:val="TOC2"/>
            <w:rPr>
              <w:rFonts w:asciiTheme="minorHAnsi" w:hAnsiTheme="minorHAnsi" w:cstheme="minorBidi"/>
              <w:noProof/>
              <w:kern w:val="2"/>
              <w:sz w:val="24"/>
              <w:lang w:val="en-CA" w:eastAsia="en-CA"/>
              <w14:ligatures w14:val="standardContextual"/>
            </w:rPr>
          </w:pPr>
          <w:hyperlink w:anchor="_Toc207796751" w:history="1">
            <w:r w:rsidRPr="00604370">
              <w:rPr>
                <w:rStyle w:val="Hyperlink"/>
                <w:rFonts w:ascii="Arial" w:hAnsi="Arial" w:cs="Arial"/>
                <w:noProof/>
                <w:lang w:eastAsia="en-CA"/>
              </w:rPr>
              <w:t>Annex H: Summary of the Privacy Impact Assessment (Web Summary)</w:t>
            </w:r>
            <w:r>
              <w:rPr>
                <w:noProof/>
                <w:webHidden/>
              </w:rPr>
              <w:tab/>
            </w:r>
            <w:r>
              <w:rPr>
                <w:noProof/>
                <w:webHidden/>
              </w:rPr>
              <w:fldChar w:fldCharType="begin"/>
            </w:r>
            <w:r>
              <w:rPr>
                <w:noProof/>
                <w:webHidden/>
              </w:rPr>
              <w:instrText xml:space="preserve"> PAGEREF _Toc207796751 \h </w:instrText>
            </w:r>
            <w:r>
              <w:rPr>
                <w:noProof/>
                <w:webHidden/>
              </w:rPr>
            </w:r>
            <w:r>
              <w:rPr>
                <w:noProof/>
                <w:webHidden/>
              </w:rPr>
              <w:fldChar w:fldCharType="separate"/>
            </w:r>
            <w:r w:rsidR="003615A0">
              <w:rPr>
                <w:noProof/>
                <w:webHidden/>
              </w:rPr>
              <w:t>89</w:t>
            </w:r>
            <w:r>
              <w:rPr>
                <w:noProof/>
                <w:webHidden/>
              </w:rPr>
              <w:fldChar w:fldCharType="end"/>
            </w:r>
          </w:hyperlink>
        </w:p>
        <w:p w14:paraId="56246A11" w14:textId="7C12C460" w:rsidR="003924B4" w:rsidRDefault="5387DEF7" w:rsidP="56B373B7">
          <w:pPr>
            <w:pStyle w:val="TOC2"/>
            <w:tabs>
              <w:tab w:val="clear" w:pos="9962"/>
              <w:tab w:val="right" w:leader="dot" w:pos="9960"/>
            </w:tabs>
            <w:rPr>
              <w:noProof/>
              <w:kern w:val="2"/>
              <w:lang w:val="en-CA" w:eastAsia="en-CA"/>
              <w14:ligatures w14:val="standardContextual"/>
            </w:rPr>
          </w:pPr>
          <w:r>
            <w:fldChar w:fldCharType="end"/>
          </w:r>
        </w:p>
      </w:sdtContent>
    </w:sdt>
    <w:p w14:paraId="05BC809D" w14:textId="3C74C7F9" w:rsidR="0002477C" w:rsidRDefault="0002477C"/>
    <w:p w14:paraId="33896A8A" w14:textId="77777777" w:rsidR="001C5114" w:rsidRDefault="001C5114">
      <w:pPr>
        <w:rPr>
          <w:rFonts w:ascii="Arial" w:eastAsia="Times New Roman" w:hAnsi="Arial" w:cs="Arial"/>
          <w:b/>
          <w:bCs/>
          <w:sz w:val="40"/>
          <w:szCs w:val="40"/>
          <w:lang w:val="en-CA"/>
        </w:rPr>
      </w:pPr>
      <w:bookmarkStart w:id="2" w:name="_Toc181179903"/>
      <w:r>
        <w:rPr>
          <w:rFonts w:ascii="Arial" w:hAnsi="Arial" w:cs="Arial"/>
        </w:rPr>
        <w:br w:type="page"/>
      </w:r>
    </w:p>
    <w:p w14:paraId="23ADD6F4" w14:textId="77777777" w:rsidR="007F2DCB" w:rsidRDefault="007F2DCB" w:rsidP="00303E14">
      <w:pPr>
        <w:pStyle w:val="Heading1"/>
        <w:rPr>
          <w:rFonts w:ascii="Arial" w:hAnsi="Arial" w:cs="Arial"/>
        </w:rPr>
      </w:pPr>
      <w:bookmarkStart w:id="3" w:name="_Toc207796719"/>
      <w:r w:rsidRPr="006737A6">
        <w:rPr>
          <w:rFonts w:ascii="Arial" w:hAnsi="Arial" w:cs="Arial"/>
        </w:rPr>
        <w:lastRenderedPageBreak/>
        <w:t>Privacy Impact Assessment Template</w:t>
      </w:r>
      <w:bookmarkEnd w:id="2"/>
      <w:bookmarkEnd w:id="3"/>
    </w:p>
    <w:p w14:paraId="5F1C17D8" w14:textId="77777777" w:rsidR="009C6715" w:rsidRPr="006737A6" w:rsidRDefault="009C6715" w:rsidP="009C6715">
      <w:pPr>
        <w:rPr>
          <w:lang w:eastAsia="en-CA"/>
        </w:rPr>
      </w:pPr>
    </w:p>
    <w:p w14:paraId="53CBA511" w14:textId="77777777" w:rsidR="007F2DCB" w:rsidRPr="006737A6" w:rsidRDefault="007F2DCB" w:rsidP="007F2DCB">
      <w:pPr>
        <w:pStyle w:val="Heading2"/>
        <w:rPr>
          <w:rFonts w:ascii="Arial" w:hAnsi="Arial" w:cs="Arial"/>
          <w:lang w:eastAsia="en-CA"/>
        </w:rPr>
      </w:pPr>
      <w:bookmarkStart w:id="4" w:name="_Toc181179904"/>
      <w:bookmarkStart w:id="5" w:name="_Toc207796720"/>
      <w:r w:rsidRPr="006737A6">
        <w:rPr>
          <w:rFonts w:ascii="Arial" w:hAnsi="Arial" w:cs="Arial"/>
          <w:lang w:eastAsia="en-CA"/>
        </w:rPr>
        <w:t>Section A: Program or activity information</w:t>
      </w:r>
      <w:bookmarkEnd w:id="4"/>
      <w:bookmarkEnd w:id="5"/>
    </w:p>
    <w:p w14:paraId="468850B9" w14:textId="77777777" w:rsidR="007F2DCB" w:rsidRPr="006737A6" w:rsidRDefault="007F2DCB" w:rsidP="007F2DCB">
      <w:pPr>
        <w:pStyle w:val="Heading3"/>
        <w:rPr>
          <w:rFonts w:ascii="Arial" w:hAnsi="Arial" w:cs="Arial"/>
        </w:rPr>
      </w:pPr>
      <w:bookmarkStart w:id="6" w:name="_Toc169099086"/>
      <w:bookmarkStart w:id="7" w:name="_Toc181179905"/>
      <w:bookmarkStart w:id="8" w:name="_Toc207796721"/>
      <w:r w:rsidRPr="006737A6">
        <w:rPr>
          <w:rFonts w:ascii="Arial" w:hAnsi="Arial" w:cs="Arial"/>
        </w:rPr>
        <w:t>1. Institution and program or activity</w:t>
      </w:r>
      <w:bookmarkEnd w:id="6"/>
      <w:bookmarkEnd w:id="7"/>
      <w:bookmarkEnd w:id="8"/>
    </w:p>
    <w:tbl>
      <w:tblPr>
        <w:tblStyle w:val="TableGrid"/>
        <w:tblW w:w="0" w:type="auto"/>
        <w:tblLook w:val="04A0" w:firstRow="1" w:lastRow="0" w:firstColumn="1" w:lastColumn="0" w:noHBand="0" w:noVBand="1"/>
      </w:tblPr>
      <w:tblGrid>
        <w:gridCol w:w="9352"/>
      </w:tblGrid>
      <w:tr w:rsidR="0002477C" w14:paraId="266229D7" w14:textId="77777777" w:rsidTr="47D7C777">
        <w:tc>
          <w:tcPr>
            <w:tcW w:w="9352" w:type="dxa"/>
          </w:tcPr>
          <w:p w14:paraId="320453DA" w14:textId="77777777" w:rsidR="00AF54A5" w:rsidRDefault="00AF54A5" w:rsidP="47D7C777">
            <w:pPr>
              <w:rPr>
                <w:rFonts w:ascii="Arial" w:hAnsi="Arial" w:cs="Arial"/>
                <w:lang w:val="en-CA" w:eastAsia="en-CA"/>
              </w:rPr>
            </w:pPr>
            <w:r w:rsidRPr="47D7C777">
              <w:rPr>
                <w:rFonts w:ascii="Arial" w:hAnsi="Arial" w:cs="Arial"/>
                <w:lang w:val="en-CA" w:eastAsia="en-CA"/>
              </w:rPr>
              <w:t xml:space="preserve">Name of institution: </w:t>
            </w:r>
          </w:p>
          <w:p w14:paraId="510BC857" w14:textId="26875CEA" w:rsidR="00AF54A5" w:rsidRPr="00AF54A5" w:rsidRDefault="00AF54A5" w:rsidP="47D7C777">
            <w:pPr>
              <w:rPr>
                <w:rFonts w:ascii="Arial" w:eastAsia="Arial" w:hAnsi="Arial" w:cs="Arial"/>
                <w:b/>
                <w:bCs/>
                <w:lang w:val="en-CA"/>
              </w:rPr>
            </w:pPr>
            <w:r w:rsidRPr="00AF54A5">
              <w:rPr>
                <w:rFonts w:ascii="Arial" w:hAnsi="Arial" w:cs="Arial"/>
                <w:b/>
                <w:bCs/>
                <w:lang w:val="en-CA" w:eastAsia="en-CA"/>
              </w:rPr>
              <w:t>Employment and Social Development Canada, I</w:t>
            </w:r>
            <w:r w:rsidRPr="00AF54A5">
              <w:rPr>
                <w:rFonts w:ascii="Arial" w:eastAsia="Arial" w:hAnsi="Arial" w:cs="Arial"/>
                <w:b/>
                <w:bCs/>
                <w:lang w:val="en-CA"/>
              </w:rPr>
              <w:t>nnovation, Information, and Technology Branch</w:t>
            </w:r>
          </w:p>
          <w:p w14:paraId="0E13BDB9" w14:textId="77777777" w:rsidR="0002477C" w:rsidRDefault="0002477C" w:rsidP="0002477C">
            <w:pPr>
              <w:rPr>
                <w:rFonts w:ascii="Arial" w:hAnsi="Arial" w:cs="Arial"/>
                <w:lang w:val="en-CA" w:eastAsia="en-CA"/>
              </w:rPr>
            </w:pPr>
          </w:p>
        </w:tc>
      </w:tr>
      <w:tr w:rsidR="0002477C" w14:paraId="4175A690" w14:textId="77777777" w:rsidTr="47D7C777">
        <w:trPr>
          <w:trHeight w:val="439"/>
        </w:trPr>
        <w:tc>
          <w:tcPr>
            <w:tcW w:w="9352" w:type="dxa"/>
          </w:tcPr>
          <w:p w14:paraId="5C40785C" w14:textId="77777777" w:rsidR="00AF54A5" w:rsidRPr="00AF54A5" w:rsidRDefault="00AF54A5" w:rsidP="00AF54A5">
            <w:pPr>
              <w:rPr>
                <w:rFonts w:ascii="Arial" w:eastAsia="Arial" w:hAnsi="Arial" w:cs="Arial"/>
                <w:lang w:val="en-CA"/>
              </w:rPr>
            </w:pPr>
            <w:r w:rsidRPr="006737A6">
              <w:rPr>
                <w:rFonts w:ascii="Arial" w:hAnsi="Arial" w:cs="Arial"/>
                <w:lang w:val="en-CA" w:eastAsia="en-CA"/>
              </w:rPr>
              <w:t>Name of program or activity:</w:t>
            </w:r>
            <w:r>
              <w:rPr>
                <w:rFonts w:ascii="Arial" w:hAnsi="Arial" w:cs="Arial"/>
                <w:lang w:val="en-CA" w:eastAsia="en-CA"/>
              </w:rPr>
              <w:t xml:space="preserve"> </w:t>
            </w:r>
            <w:r w:rsidRPr="00AF54A5">
              <w:rPr>
                <w:rFonts w:ascii="Arial" w:hAnsi="Arial" w:cs="Arial"/>
                <w:b/>
                <w:bCs/>
                <w:lang w:val="en-CA" w:eastAsia="en-CA"/>
              </w:rPr>
              <w:t>ESDC Virtual Assistant Foundation - EVA Foundation Branch Initiative PMIS 2024-IITB-134</w:t>
            </w:r>
          </w:p>
          <w:p w14:paraId="5B680ADD" w14:textId="77777777" w:rsidR="0002477C" w:rsidRDefault="0002477C" w:rsidP="0002477C">
            <w:pPr>
              <w:rPr>
                <w:rFonts w:ascii="Arial" w:hAnsi="Arial" w:cs="Arial"/>
                <w:lang w:val="en-CA" w:eastAsia="en-CA"/>
              </w:rPr>
            </w:pPr>
          </w:p>
        </w:tc>
      </w:tr>
    </w:tbl>
    <w:p w14:paraId="2D7CD9DA" w14:textId="77777777" w:rsidR="007F2DCB" w:rsidRPr="0002477C" w:rsidRDefault="007F2DCB" w:rsidP="007F2DCB">
      <w:pPr>
        <w:pStyle w:val="Heading3"/>
        <w:rPr>
          <w:rFonts w:ascii="Arial" w:hAnsi="Arial" w:cs="Arial"/>
        </w:rPr>
      </w:pPr>
      <w:bookmarkStart w:id="9" w:name="_Toc181179906"/>
      <w:bookmarkStart w:id="10" w:name="_Toc207796722"/>
      <w:r w:rsidRPr="0002477C">
        <w:rPr>
          <w:rFonts w:ascii="Arial" w:hAnsi="Arial" w:cs="Arial"/>
        </w:rPr>
        <w:t>2. Multi-institutional program or activity (if applicable)</w:t>
      </w:r>
      <w:bookmarkEnd w:id="9"/>
      <w:bookmarkEnd w:id="10"/>
    </w:p>
    <w:p w14:paraId="29BE3FE3" w14:textId="77777777" w:rsidR="007F2DCB" w:rsidRPr="00041F7A" w:rsidRDefault="007F2DCB" w:rsidP="007F2DCB">
      <w:pPr>
        <w:rPr>
          <w:rFonts w:ascii="Arial" w:hAnsi="Arial" w:cs="Arial"/>
          <w:i/>
          <w:iCs/>
          <w:color w:val="2F5496" w:themeColor="accent1" w:themeShade="BF"/>
          <w:lang w:val="en-CA" w:eastAsia="en-CA"/>
        </w:rPr>
      </w:pPr>
      <w:r w:rsidRPr="00041F7A">
        <w:rPr>
          <w:rFonts w:ascii="Arial" w:hAnsi="Arial" w:cs="Arial"/>
          <w:i/>
          <w:iCs/>
          <w:color w:val="2F5496" w:themeColor="accent1" w:themeShade="BF"/>
          <w:lang w:val="en-CA" w:eastAsia="en-CA"/>
        </w:rPr>
        <w:t>Appoint a lead institution with overall responsibility for privacy considerations to help reduce gaps and inconsistencies.</w:t>
      </w:r>
    </w:p>
    <w:tbl>
      <w:tblPr>
        <w:tblStyle w:val="TableGrid"/>
        <w:tblW w:w="0" w:type="auto"/>
        <w:tblLook w:val="04A0" w:firstRow="1" w:lastRow="0" w:firstColumn="1" w:lastColumn="0" w:noHBand="0" w:noVBand="1"/>
      </w:tblPr>
      <w:tblGrid>
        <w:gridCol w:w="3256"/>
        <w:gridCol w:w="6096"/>
      </w:tblGrid>
      <w:tr w:rsidR="00D94859" w14:paraId="5F4FEA44" w14:textId="77777777" w:rsidTr="001E4389">
        <w:tc>
          <w:tcPr>
            <w:tcW w:w="3256" w:type="dxa"/>
          </w:tcPr>
          <w:p w14:paraId="02A5AA15" w14:textId="77777777" w:rsidR="00D94859" w:rsidRDefault="00D94859" w:rsidP="009C6715">
            <w:pPr>
              <w:rPr>
                <w:rFonts w:ascii="Arial" w:hAnsi="Arial" w:cs="Arial"/>
                <w:lang w:val="en-CA" w:eastAsia="en-CA"/>
              </w:rPr>
            </w:pPr>
            <w:r>
              <w:rPr>
                <w:rFonts w:ascii="Arial" w:hAnsi="Arial" w:cs="Arial"/>
                <w:lang w:val="en-CA" w:eastAsia="en-CA"/>
              </w:rPr>
              <w:t xml:space="preserve">Lead </w:t>
            </w:r>
            <w:r w:rsidRPr="006737A6">
              <w:rPr>
                <w:rFonts w:ascii="Arial" w:hAnsi="Arial" w:cs="Arial"/>
                <w:lang w:val="en-CA" w:eastAsia="en-CA"/>
              </w:rPr>
              <w:t>institution:</w:t>
            </w:r>
          </w:p>
          <w:p w14:paraId="287A871A" w14:textId="77777777" w:rsidR="00D94859" w:rsidRDefault="00D94859" w:rsidP="009C6715">
            <w:pPr>
              <w:rPr>
                <w:rFonts w:ascii="Arial" w:hAnsi="Arial" w:cs="Arial"/>
                <w:lang w:val="en-CA" w:eastAsia="en-CA"/>
              </w:rPr>
            </w:pPr>
          </w:p>
        </w:tc>
        <w:tc>
          <w:tcPr>
            <w:tcW w:w="6096" w:type="dxa"/>
          </w:tcPr>
          <w:p w14:paraId="7F9DAF02" w14:textId="77777777" w:rsidR="00D94859" w:rsidRDefault="009C6715" w:rsidP="009C6715">
            <w:pPr>
              <w:rPr>
                <w:rFonts w:ascii="Arial" w:hAnsi="Arial" w:cs="Arial"/>
                <w:lang w:val="en-CA" w:eastAsia="en-CA"/>
              </w:rPr>
            </w:pPr>
            <w:r>
              <w:rPr>
                <w:rFonts w:ascii="Arial" w:hAnsi="Arial" w:cs="Arial"/>
                <w:lang w:val="en-CA" w:eastAsia="en-CA"/>
              </w:rPr>
              <w:t>N/A</w:t>
            </w:r>
          </w:p>
        </w:tc>
      </w:tr>
      <w:tr w:rsidR="00D94859" w14:paraId="6E634B20" w14:textId="77777777" w:rsidTr="001E4389">
        <w:tc>
          <w:tcPr>
            <w:tcW w:w="3256" w:type="dxa"/>
          </w:tcPr>
          <w:p w14:paraId="17DB2D5D" w14:textId="77777777" w:rsidR="00D94859" w:rsidRDefault="00D94859" w:rsidP="009C6715">
            <w:pPr>
              <w:rPr>
                <w:rFonts w:ascii="Arial" w:hAnsi="Arial" w:cs="Arial"/>
                <w:lang w:val="en-CA" w:eastAsia="en-CA"/>
              </w:rPr>
            </w:pPr>
            <w:r>
              <w:rPr>
                <w:rFonts w:ascii="Arial" w:hAnsi="Arial" w:cs="Arial"/>
                <w:lang w:val="en-CA" w:eastAsia="en-CA"/>
              </w:rPr>
              <w:t>Branch:</w:t>
            </w:r>
          </w:p>
          <w:p w14:paraId="4E680986" w14:textId="77777777" w:rsidR="00D94859" w:rsidRDefault="00D94859" w:rsidP="009C6715">
            <w:pPr>
              <w:rPr>
                <w:rFonts w:ascii="Arial" w:hAnsi="Arial" w:cs="Arial"/>
                <w:lang w:val="en-CA" w:eastAsia="en-CA"/>
              </w:rPr>
            </w:pPr>
          </w:p>
        </w:tc>
        <w:tc>
          <w:tcPr>
            <w:tcW w:w="6096" w:type="dxa"/>
          </w:tcPr>
          <w:p w14:paraId="08423120" w14:textId="77777777" w:rsidR="00D94859" w:rsidRDefault="009C6715" w:rsidP="00D94859">
            <w:pPr>
              <w:rPr>
                <w:rFonts w:ascii="Arial" w:hAnsi="Arial" w:cs="Arial"/>
                <w:lang w:val="en-CA" w:eastAsia="en-CA"/>
              </w:rPr>
            </w:pPr>
            <w:r>
              <w:rPr>
                <w:rFonts w:ascii="Arial" w:hAnsi="Arial" w:cs="Arial"/>
                <w:lang w:val="en-CA" w:eastAsia="en-CA"/>
              </w:rPr>
              <w:t>N/A</w:t>
            </w:r>
          </w:p>
        </w:tc>
      </w:tr>
      <w:tr w:rsidR="00D94859" w14:paraId="4B623FE4" w14:textId="77777777" w:rsidTr="001E4389">
        <w:tc>
          <w:tcPr>
            <w:tcW w:w="3256" w:type="dxa"/>
          </w:tcPr>
          <w:p w14:paraId="7245F4CC" w14:textId="77777777" w:rsidR="00D94859" w:rsidRDefault="00D94859" w:rsidP="009C6715">
            <w:pPr>
              <w:rPr>
                <w:rFonts w:ascii="Arial" w:hAnsi="Arial" w:cs="Arial"/>
                <w:lang w:val="en-CA" w:eastAsia="en-CA"/>
              </w:rPr>
            </w:pPr>
            <w:r>
              <w:rPr>
                <w:rFonts w:ascii="Arial" w:hAnsi="Arial" w:cs="Arial"/>
                <w:lang w:val="en-CA" w:eastAsia="en-CA"/>
              </w:rPr>
              <w:t>Directorate:</w:t>
            </w:r>
          </w:p>
          <w:p w14:paraId="00CD1ECA" w14:textId="77777777" w:rsidR="00D94859" w:rsidRPr="006737A6" w:rsidRDefault="00D94859" w:rsidP="009C6715">
            <w:pPr>
              <w:rPr>
                <w:rFonts w:ascii="Arial" w:hAnsi="Arial" w:cs="Arial"/>
                <w:lang w:val="en-CA" w:eastAsia="en-CA"/>
              </w:rPr>
            </w:pPr>
          </w:p>
        </w:tc>
        <w:tc>
          <w:tcPr>
            <w:tcW w:w="6096" w:type="dxa"/>
          </w:tcPr>
          <w:p w14:paraId="5822D56B" w14:textId="77777777" w:rsidR="00D94859" w:rsidRDefault="009C6715" w:rsidP="00D94859">
            <w:pPr>
              <w:rPr>
                <w:rFonts w:ascii="Arial" w:hAnsi="Arial" w:cs="Arial"/>
                <w:lang w:val="en-CA" w:eastAsia="en-CA"/>
              </w:rPr>
            </w:pPr>
            <w:r>
              <w:rPr>
                <w:rFonts w:ascii="Arial" w:hAnsi="Arial" w:cs="Arial"/>
                <w:lang w:val="en-CA" w:eastAsia="en-CA"/>
              </w:rPr>
              <w:t>N/A</w:t>
            </w:r>
          </w:p>
        </w:tc>
      </w:tr>
    </w:tbl>
    <w:p w14:paraId="1339E0DA" w14:textId="77777777" w:rsidR="007F2DCB" w:rsidRDefault="007F2DCB" w:rsidP="003205BB">
      <w:pPr>
        <w:pStyle w:val="Heading3"/>
        <w:spacing w:after="0"/>
        <w:rPr>
          <w:rFonts w:ascii="Arial" w:hAnsi="Arial" w:cs="Arial"/>
        </w:rPr>
      </w:pPr>
      <w:bookmarkStart w:id="11" w:name="_Toc181179907"/>
      <w:bookmarkStart w:id="12" w:name="_Toc207796723"/>
      <w:r w:rsidRPr="006737A6">
        <w:rPr>
          <w:rFonts w:ascii="Arial" w:hAnsi="Arial" w:cs="Arial"/>
        </w:rPr>
        <w:t>3. Officials responsible for completion of the assessment</w:t>
      </w:r>
      <w:bookmarkEnd w:id="11"/>
      <w:bookmarkEnd w:id="12"/>
    </w:p>
    <w:p w14:paraId="2E73C890" w14:textId="77777777" w:rsidR="003205BB" w:rsidRPr="003205BB" w:rsidRDefault="003205BB" w:rsidP="005A4571">
      <w:pPr>
        <w:spacing w:after="0"/>
        <w:rPr>
          <w:lang w:val="en-CA"/>
        </w:rPr>
      </w:pPr>
    </w:p>
    <w:p w14:paraId="2AE20D16" w14:textId="21E18037" w:rsidR="007F2DCB" w:rsidRPr="00041F7A" w:rsidRDefault="007F2DCB" w:rsidP="007F2DCB">
      <w:pPr>
        <w:spacing w:after="200" w:line="240" w:lineRule="auto"/>
        <w:rPr>
          <w:rFonts w:ascii="Arial" w:eastAsia="Times New Roman" w:hAnsi="Arial" w:cs="Arial"/>
          <w:i/>
          <w:iCs/>
          <w:color w:val="2F5496" w:themeColor="accent1" w:themeShade="BF"/>
          <w:lang w:val="en-CA" w:eastAsia="en-CA"/>
        </w:rPr>
      </w:pPr>
      <w:r w:rsidRPr="00041F7A">
        <w:rPr>
          <w:rFonts w:ascii="Arial" w:eastAsia="Times New Roman" w:hAnsi="Arial" w:cs="Arial"/>
          <w:i/>
          <w:iCs/>
          <w:color w:val="2F5496" w:themeColor="accent1" w:themeShade="BF"/>
          <w:lang w:val="en-CA" w:eastAsia="en-CA"/>
        </w:rPr>
        <w:t>Identify the executive responsible for the program or activity</w:t>
      </w:r>
      <w:r w:rsidR="001E4389">
        <w:rPr>
          <w:rFonts w:ascii="Arial" w:eastAsia="Times New Roman" w:hAnsi="Arial" w:cs="Arial"/>
          <w:i/>
          <w:iCs/>
          <w:color w:val="2F5496" w:themeColor="accent1" w:themeShade="BF"/>
          <w:lang w:val="en-CA" w:eastAsia="en-CA"/>
        </w:rPr>
        <w:t>.</w:t>
      </w:r>
    </w:p>
    <w:tbl>
      <w:tblPr>
        <w:tblStyle w:val="TableGrid"/>
        <w:tblW w:w="0" w:type="auto"/>
        <w:tblLook w:val="04A0" w:firstRow="1" w:lastRow="0" w:firstColumn="1" w:lastColumn="0" w:noHBand="0" w:noVBand="1"/>
      </w:tblPr>
      <w:tblGrid>
        <w:gridCol w:w="1560"/>
        <w:gridCol w:w="7792"/>
      </w:tblGrid>
      <w:tr w:rsidR="00D94859" w14:paraId="782C49E3" w14:textId="77777777" w:rsidTr="00134E9F">
        <w:tc>
          <w:tcPr>
            <w:tcW w:w="1560" w:type="dxa"/>
          </w:tcPr>
          <w:p w14:paraId="1683AFBA" w14:textId="59852808" w:rsidR="00AB24CF" w:rsidRDefault="00D94859" w:rsidP="003615A0">
            <w:pPr>
              <w:rPr>
                <w:rFonts w:ascii="Arial" w:hAnsi="Arial" w:cs="Arial"/>
                <w:lang w:val="en-CA" w:eastAsia="en-CA"/>
              </w:rPr>
            </w:pPr>
            <w:r w:rsidRPr="47D7C777">
              <w:rPr>
                <w:rFonts w:ascii="Arial" w:hAnsi="Arial" w:cs="Arial"/>
                <w:lang w:val="en-CA" w:eastAsia="en-CA"/>
              </w:rPr>
              <w:t>Name:</w:t>
            </w:r>
            <w:r w:rsidR="007E6835">
              <w:rPr>
                <w:rFonts w:ascii="Arial" w:hAnsi="Arial" w:cs="Arial"/>
                <w:lang w:val="en-CA" w:eastAsia="en-CA"/>
              </w:rPr>
              <w:t xml:space="preserve"> </w:t>
            </w:r>
          </w:p>
        </w:tc>
        <w:tc>
          <w:tcPr>
            <w:tcW w:w="7792" w:type="dxa"/>
          </w:tcPr>
          <w:p w14:paraId="54F939D3" w14:textId="645DA022" w:rsidR="00D94859" w:rsidRDefault="00501D46" w:rsidP="009C6715">
            <w:pPr>
              <w:rPr>
                <w:rFonts w:ascii="Arial" w:hAnsi="Arial" w:cs="Arial"/>
                <w:lang w:val="en-CA" w:eastAsia="en-CA"/>
              </w:rPr>
            </w:pPr>
            <w:r>
              <w:rPr>
                <w:rFonts w:ascii="Arial" w:hAnsi="Arial" w:cs="Arial"/>
                <w:lang w:val="en-CA" w:eastAsia="en-CA"/>
              </w:rPr>
              <w:t>Mathieu Bergeron</w:t>
            </w:r>
          </w:p>
        </w:tc>
      </w:tr>
      <w:tr w:rsidR="00D94859" w14:paraId="7FD8674D" w14:textId="77777777" w:rsidTr="00134E9F">
        <w:tc>
          <w:tcPr>
            <w:tcW w:w="1560" w:type="dxa"/>
          </w:tcPr>
          <w:p w14:paraId="561B7B6E" w14:textId="6AF2FA39" w:rsidR="00D94859" w:rsidRDefault="00D94859" w:rsidP="009C6715">
            <w:pPr>
              <w:rPr>
                <w:rFonts w:ascii="Arial" w:hAnsi="Arial" w:cs="Arial"/>
                <w:lang w:val="en-CA" w:eastAsia="en-CA"/>
              </w:rPr>
            </w:pPr>
            <w:r w:rsidRPr="47D7C777">
              <w:rPr>
                <w:rFonts w:ascii="Arial" w:hAnsi="Arial" w:cs="Arial"/>
                <w:lang w:val="en-CA" w:eastAsia="en-CA"/>
              </w:rPr>
              <w:t>Title:</w:t>
            </w:r>
            <w:r w:rsidR="7E6B4F19" w:rsidRPr="47D7C777">
              <w:rPr>
                <w:rFonts w:ascii="Arial" w:hAnsi="Arial" w:cs="Arial"/>
                <w:lang w:val="en-CA" w:eastAsia="en-CA"/>
              </w:rPr>
              <w:t xml:space="preserve"> </w:t>
            </w:r>
          </w:p>
          <w:p w14:paraId="775B0F70" w14:textId="77777777" w:rsidR="00AB24CF" w:rsidRDefault="00AB24CF" w:rsidP="009C6715">
            <w:pPr>
              <w:rPr>
                <w:rFonts w:ascii="Arial" w:hAnsi="Arial" w:cs="Arial"/>
                <w:lang w:val="en-CA" w:eastAsia="en-CA"/>
              </w:rPr>
            </w:pPr>
          </w:p>
        </w:tc>
        <w:tc>
          <w:tcPr>
            <w:tcW w:w="7792" w:type="dxa"/>
          </w:tcPr>
          <w:p w14:paraId="7B6C2BC7" w14:textId="06765798" w:rsidR="00D94859" w:rsidRDefault="00501D46" w:rsidP="009C6715">
            <w:pPr>
              <w:rPr>
                <w:rFonts w:ascii="Arial" w:hAnsi="Arial" w:cs="Arial"/>
                <w:lang w:val="en-CA" w:eastAsia="en-CA"/>
              </w:rPr>
            </w:pPr>
            <w:r>
              <w:rPr>
                <w:rFonts w:ascii="Arial" w:hAnsi="Arial" w:cs="Arial"/>
                <w:lang w:val="en-CA" w:eastAsia="en-CA"/>
              </w:rPr>
              <w:t>Director General, Enterprise Digital Solution</w:t>
            </w:r>
          </w:p>
        </w:tc>
      </w:tr>
      <w:tr w:rsidR="00D94859" w14:paraId="5933604A" w14:textId="77777777" w:rsidTr="00134E9F">
        <w:tc>
          <w:tcPr>
            <w:tcW w:w="1560" w:type="dxa"/>
          </w:tcPr>
          <w:p w14:paraId="2BFFF879" w14:textId="04F3D5C2" w:rsidR="00D94859" w:rsidRDefault="00D94859" w:rsidP="009C6715">
            <w:pPr>
              <w:rPr>
                <w:rFonts w:ascii="Arial" w:hAnsi="Arial" w:cs="Arial"/>
                <w:lang w:val="en-CA" w:eastAsia="en-CA"/>
              </w:rPr>
            </w:pPr>
            <w:r w:rsidRPr="47D7C777">
              <w:rPr>
                <w:rFonts w:ascii="Arial" w:hAnsi="Arial" w:cs="Arial"/>
                <w:lang w:val="en-CA" w:eastAsia="en-CA"/>
              </w:rPr>
              <w:t>Email:</w:t>
            </w:r>
            <w:r w:rsidR="00BD765A">
              <w:rPr>
                <w:rFonts w:ascii="Arial" w:hAnsi="Arial" w:cs="Arial"/>
                <w:lang w:val="en-CA" w:eastAsia="en-CA"/>
              </w:rPr>
              <w:t xml:space="preserve"> </w:t>
            </w:r>
          </w:p>
          <w:p w14:paraId="15EC0B68" w14:textId="77777777" w:rsidR="00D94859" w:rsidRDefault="00D94859" w:rsidP="009C6715">
            <w:pPr>
              <w:rPr>
                <w:rFonts w:ascii="Arial" w:hAnsi="Arial" w:cs="Arial"/>
                <w:lang w:val="en-CA" w:eastAsia="en-CA"/>
              </w:rPr>
            </w:pPr>
          </w:p>
        </w:tc>
        <w:tc>
          <w:tcPr>
            <w:tcW w:w="7792" w:type="dxa"/>
          </w:tcPr>
          <w:p w14:paraId="1B7E5945" w14:textId="195C2CB9" w:rsidR="00D94859" w:rsidRDefault="00501D46" w:rsidP="009C6715">
            <w:pPr>
              <w:rPr>
                <w:rFonts w:ascii="Arial" w:hAnsi="Arial" w:cs="Arial"/>
                <w:lang w:val="en-CA" w:eastAsia="en-CA"/>
              </w:rPr>
            </w:pPr>
            <w:r w:rsidRPr="00BD765A">
              <w:rPr>
                <w:rFonts w:ascii="Arial" w:hAnsi="Arial" w:cs="Arial"/>
                <w:lang w:val="en-CA" w:eastAsia="en-CA"/>
              </w:rPr>
              <w:t>mathieu.bergeron@hrsdc-rhdcc.gc.ca</w:t>
            </w:r>
          </w:p>
        </w:tc>
      </w:tr>
      <w:tr w:rsidR="00D94859" w14:paraId="1FDEA5DF" w14:textId="77777777" w:rsidTr="00134E9F">
        <w:tc>
          <w:tcPr>
            <w:tcW w:w="1560" w:type="dxa"/>
          </w:tcPr>
          <w:p w14:paraId="2301E7E0" w14:textId="5C78BDFB" w:rsidR="00D94859" w:rsidRDefault="00D94859" w:rsidP="009C6715">
            <w:pPr>
              <w:rPr>
                <w:rFonts w:ascii="Arial" w:hAnsi="Arial" w:cs="Arial"/>
                <w:lang w:val="en-CA" w:eastAsia="en-CA"/>
              </w:rPr>
            </w:pPr>
            <w:r w:rsidRPr="47D7C777">
              <w:rPr>
                <w:rFonts w:ascii="Arial" w:hAnsi="Arial" w:cs="Arial"/>
                <w:lang w:val="en-CA" w:eastAsia="en-CA"/>
              </w:rPr>
              <w:t>Telephone:</w:t>
            </w:r>
            <w:r w:rsidR="5B017C6F" w:rsidRPr="47D7C777">
              <w:rPr>
                <w:rFonts w:ascii="Arial" w:hAnsi="Arial" w:cs="Arial"/>
                <w:lang w:val="en-CA" w:eastAsia="en-CA"/>
              </w:rPr>
              <w:t xml:space="preserve"> </w:t>
            </w:r>
          </w:p>
          <w:p w14:paraId="1B2952EB" w14:textId="77777777" w:rsidR="00D94859" w:rsidRDefault="00D94859" w:rsidP="009C6715">
            <w:pPr>
              <w:rPr>
                <w:rFonts w:ascii="Arial" w:hAnsi="Arial" w:cs="Arial"/>
                <w:lang w:val="en-CA" w:eastAsia="en-CA"/>
              </w:rPr>
            </w:pPr>
          </w:p>
        </w:tc>
        <w:tc>
          <w:tcPr>
            <w:tcW w:w="7792" w:type="dxa"/>
          </w:tcPr>
          <w:p w14:paraId="1B5ED358" w14:textId="1F1D1DB4" w:rsidR="00D94859" w:rsidRDefault="00501D46" w:rsidP="009C6715">
            <w:pPr>
              <w:rPr>
                <w:rFonts w:ascii="Arial" w:hAnsi="Arial" w:cs="Arial"/>
                <w:lang w:val="en-CA" w:eastAsia="en-CA"/>
              </w:rPr>
            </w:pPr>
            <w:r>
              <w:rPr>
                <w:rFonts w:ascii="Arial" w:hAnsi="Arial" w:cs="Arial"/>
                <w:lang w:val="en-CA" w:eastAsia="en-CA"/>
              </w:rPr>
              <w:t>1-819-654-2708</w:t>
            </w:r>
          </w:p>
        </w:tc>
      </w:tr>
    </w:tbl>
    <w:p w14:paraId="3B8E19C1" w14:textId="77777777" w:rsidR="007F2DCB" w:rsidRPr="00041F7A" w:rsidRDefault="007F2DCB" w:rsidP="005A4571">
      <w:pPr>
        <w:spacing w:before="240" w:after="200" w:line="240" w:lineRule="auto"/>
        <w:rPr>
          <w:rFonts w:ascii="Arial" w:eastAsia="Times New Roman" w:hAnsi="Arial" w:cs="Arial"/>
          <w:i/>
          <w:iCs/>
          <w:color w:val="2F5496" w:themeColor="accent1" w:themeShade="BF"/>
          <w:lang w:val="en-CA" w:eastAsia="en-CA"/>
        </w:rPr>
      </w:pPr>
      <w:r w:rsidRPr="00041F7A">
        <w:rPr>
          <w:rFonts w:ascii="Arial" w:eastAsia="Times New Roman" w:hAnsi="Arial" w:cs="Arial"/>
          <w:i/>
          <w:iCs/>
          <w:color w:val="2F5496" w:themeColor="accent1" w:themeShade="BF"/>
          <w:lang w:val="en-CA" w:eastAsia="en-CA"/>
        </w:rPr>
        <w:t>Delegated privacy official</w:t>
      </w:r>
    </w:p>
    <w:tbl>
      <w:tblPr>
        <w:tblStyle w:val="TableGrid"/>
        <w:tblW w:w="0" w:type="auto"/>
        <w:tblLook w:val="04A0" w:firstRow="1" w:lastRow="0" w:firstColumn="1" w:lastColumn="0" w:noHBand="0" w:noVBand="1"/>
      </w:tblPr>
      <w:tblGrid>
        <w:gridCol w:w="1317"/>
        <w:gridCol w:w="8035"/>
      </w:tblGrid>
      <w:tr w:rsidR="00D94859" w14:paraId="59BD8060" w14:textId="77777777" w:rsidTr="003615A0">
        <w:tc>
          <w:tcPr>
            <w:tcW w:w="1317" w:type="dxa"/>
          </w:tcPr>
          <w:p w14:paraId="557ECE5D" w14:textId="77777777" w:rsidR="00D94859" w:rsidRDefault="00D94859" w:rsidP="009C6715">
            <w:pPr>
              <w:rPr>
                <w:rFonts w:ascii="Arial" w:hAnsi="Arial" w:cs="Arial"/>
                <w:lang w:val="en-CA" w:eastAsia="en-CA"/>
              </w:rPr>
            </w:pPr>
            <w:r>
              <w:rPr>
                <w:rFonts w:ascii="Arial" w:hAnsi="Arial" w:cs="Arial"/>
                <w:lang w:val="en-CA" w:eastAsia="en-CA"/>
              </w:rPr>
              <w:t>Name:</w:t>
            </w:r>
          </w:p>
          <w:p w14:paraId="7CBFAA09" w14:textId="77777777" w:rsidR="00AB24CF" w:rsidRDefault="00AB24CF" w:rsidP="009C6715">
            <w:pPr>
              <w:rPr>
                <w:rFonts w:ascii="Arial" w:hAnsi="Arial" w:cs="Arial"/>
                <w:lang w:val="en-CA" w:eastAsia="en-CA"/>
              </w:rPr>
            </w:pPr>
          </w:p>
        </w:tc>
        <w:tc>
          <w:tcPr>
            <w:tcW w:w="8035" w:type="dxa"/>
          </w:tcPr>
          <w:p w14:paraId="5FEB1CD2" w14:textId="53FF46CC" w:rsidR="007524E2" w:rsidRDefault="007524E2" w:rsidP="009C6715">
            <w:pPr>
              <w:rPr>
                <w:rFonts w:ascii="Arial" w:hAnsi="Arial" w:cs="Arial"/>
                <w:lang w:val="en-CA" w:eastAsia="en-CA"/>
              </w:rPr>
            </w:pPr>
            <w:r>
              <w:rPr>
                <w:rFonts w:ascii="Arial" w:hAnsi="Arial" w:cs="Arial"/>
                <w:lang w:val="en-CA" w:eastAsia="en-CA"/>
              </w:rPr>
              <w:t>Sally Thorpe</w:t>
            </w:r>
          </w:p>
        </w:tc>
      </w:tr>
      <w:tr w:rsidR="00D94859" w:rsidRPr="00F6412B" w14:paraId="5540CBB5" w14:textId="77777777" w:rsidTr="003615A0">
        <w:trPr>
          <w:trHeight w:val="80"/>
        </w:trPr>
        <w:tc>
          <w:tcPr>
            <w:tcW w:w="1317" w:type="dxa"/>
          </w:tcPr>
          <w:p w14:paraId="55F2C5C8" w14:textId="77777777" w:rsidR="00D94859" w:rsidRDefault="00D94859" w:rsidP="009C6715">
            <w:pPr>
              <w:rPr>
                <w:rFonts w:ascii="Arial" w:hAnsi="Arial" w:cs="Arial"/>
                <w:lang w:val="en-CA" w:eastAsia="en-CA"/>
              </w:rPr>
            </w:pPr>
            <w:r>
              <w:rPr>
                <w:rFonts w:ascii="Arial" w:hAnsi="Arial" w:cs="Arial"/>
                <w:lang w:val="en-CA" w:eastAsia="en-CA"/>
              </w:rPr>
              <w:t>Title:</w:t>
            </w:r>
          </w:p>
          <w:p w14:paraId="5D9A5A81" w14:textId="77777777" w:rsidR="00AB24CF" w:rsidRDefault="00AB24CF" w:rsidP="009C6715">
            <w:pPr>
              <w:rPr>
                <w:rFonts w:ascii="Arial" w:hAnsi="Arial" w:cs="Arial"/>
                <w:lang w:val="en-CA" w:eastAsia="en-CA"/>
              </w:rPr>
            </w:pPr>
          </w:p>
        </w:tc>
        <w:tc>
          <w:tcPr>
            <w:tcW w:w="8035" w:type="dxa"/>
          </w:tcPr>
          <w:p w14:paraId="058EE055" w14:textId="576DDDEB" w:rsidR="00D94859" w:rsidRPr="009312A4" w:rsidRDefault="009312A4" w:rsidP="009C6715">
            <w:pPr>
              <w:rPr>
                <w:rFonts w:ascii="Arial" w:hAnsi="Arial" w:cs="Arial"/>
                <w:lang w:val="en-CA" w:eastAsia="en-CA"/>
              </w:rPr>
            </w:pPr>
            <w:r w:rsidRPr="009312A4">
              <w:rPr>
                <w:rFonts w:ascii="Arial" w:hAnsi="Arial" w:cs="Arial"/>
                <w:lang w:val="en-CA" w:eastAsia="en-CA"/>
              </w:rPr>
              <w:t>Corporate Secretary and Chief Privacy Officer, Corporate Secretariat Branch</w:t>
            </w:r>
          </w:p>
        </w:tc>
      </w:tr>
      <w:tr w:rsidR="00D94859" w:rsidRPr="00EB75EE" w14:paraId="73FEDD1C" w14:textId="77777777" w:rsidTr="003615A0">
        <w:tc>
          <w:tcPr>
            <w:tcW w:w="1317" w:type="dxa"/>
          </w:tcPr>
          <w:p w14:paraId="31D3CCC0" w14:textId="77777777" w:rsidR="00D94859" w:rsidRDefault="00D94859" w:rsidP="009C6715">
            <w:pPr>
              <w:rPr>
                <w:rFonts w:ascii="Arial" w:hAnsi="Arial" w:cs="Arial"/>
                <w:lang w:val="en-CA" w:eastAsia="en-CA"/>
              </w:rPr>
            </w:pPr>
            <w:r>
              <w:rPr>
                <w:rFonts w:ascii="Arial" w:hAnsi="Arial" w:cs="Arial"/>
                <w:lang w:val="en-CA" w:eastAsia="en-CA"/>
              </w:rPr>
              <w:t>Email:</w:t>
            </w:r>
          </w:p>
          <w:p w14:paraId="2562AE1B" w14:textId="77777777" w:rsidR="00D94859" w:rsidRDefault="00D94859" w:rsidP="009C6715">
            <w:pPr>
              <w:rPr>
                <w:rFonts w:ascii="Arial" w:hAnsi="Arial" w:cs="Arial"/>
                <w:lang w:val="en-CA" w:eastAsia="en-CA"/>
              </w:rPr>
            </w:pPr>
          </w:p>
        </w:tc>
        <w:tc>
          <w:tcPr>
            <w:tcW w:w="8035" w:type="dxa"/>
          </w:tcPr>
          <w:p w14:paraId="46505EC8" w14:textId="77777777" w:rsidR="00D94859" w:rsidRDefault="00EB75EE" w:rsidP="009C6715">
            <w:pPr>
              <w:rPr>
                <w:rFonts w:ascii="Arial" w:hAnsi="Arial" w:cs="Arial"/>
                <w:lang w:val="en-CA" w:eastAsia="en-CA"/>
              </w:rPr>
            </w:pPr>
            <w:r w:rsidRPr="00EB75EE">
              <w:rPr>
                <w:rFonts w:ascii="Arial" w:hAnsi="Arial" w:cs="Arial"/>
                <w:lang w:val="en-CA" w:eastAsia="en-CA"/>
              </w:rPr>
              <w:t>Sally.Thorpe@hrsdc-rhdcc.g</w:t>
            </w:r>
            <w:r>
              <w:rPr>
                <w:rFonts w:ascii="Arial" w:hAnsi="Arial" w:cs="Arial"/>
                <w:lang w:val="en-CA" w:eastAsia="en-CA"/>
              </w:rPr>
              <w:t>c.ca</w:t>
            </w:r>
          </w:p>
          <w:p w14:paraId="55BDF8CE" w14:textId="23EECE3D" w:rsidR="007E14BB" w:rsidRPr="00EB75EE" w:rsidRDefault="007E14BB" w:rsidP="009C6715">
            <w:pPr>
              <w:rPr>
                <w:rFonts w:ascii="Arial" w:hAnsi="Arial" w:cs="Arial"/>
                <w:lang w:val="en-CA" w:eastAsia="en-CA"/>
              </w:rPr>
            </w:pPr>
          </w:p>
        </w:tc>
      </w:tr>
    </w:tbl>
    <w:p w14:paraId="262D39BA" w14:textId="77777777" w:rsidR="00A93754" w:rsidRDefault="00A93754" w:rsidP="007F2DCB">
      <w:pPr>
        <w:pStyle w:val="Heading3"/>
        <w:rPr>
          <w:rFonts w:ascii="Arial" w:hAnsi="Arial" w:cs="Arial"/>
        </w:rPr>
        <w:sectPr w:rsidR="00A93754" w:rsidSect="00C06431">
          <w:headerReference w:type="default" r:id="rId19"/>
          <w:pgSz w:w="12242" w:h="15840" w:code="1"/>
          <w:pgMar w:top="1440" w:right="1440" w:bottom="567" w:left="1440" w:header="708" w:footer="29" w:gutter="0"/>
          <w:cols w:space="708"/>
          <w:docGrid w:linePitch="360"/>
        </w:sectPr>
      </w:pPr>
    </w:p>
    <w:p w14:paraId="300C4BDE" w14:textId="77777777" w:rsidR="007F2DCB" w:rsidRPr="006737A6" w:rsidRDefault="007F2DCB" w:rsidP="007F2DCB">
      <w:pPr>
        <w:pStyle w:val="Heading3"/>
        <w:rPr>
          <w:rFonts w:ascii="Arial" w:hAnsi="Arial" w:cs="Arial"/>
        </w:rPr>
      </w:pPr>
      <w:bookmarkStart w:id="13" w:name="_Toc181179908"/>
      <w:bookmarkStart w:id="14" w:name="_Toc207796724"/>
      <w:r w:rsidRPr="006737A6">
        <w:rPr>
          <w:rFonts w:ascii="Arial" w:hAnsi="Arial" w:cs="Arial"/>
        </w:rPr>
        <w:lastRenderedPageBreak/>
        <w:t>4. Program or activity description</w:t>
      </w:r>
      <w:bookmarkEnd w:id="13"/>
      <w:bookmarkEnd w:id="14"/>
    </w:p>
    <w:p w14:paraId="1442A6DC" w14:textId="77777777" w:rsidR="00A57BD1" w:rsidRDefault="00A57BD1" w:rsidP="47D7C777">
      <w:pPr>
        <w:spacing w:after="200" w:line="240" w:lineRule="auto"/>
        <w:rPr>
          <w:rFonts w:ascii="Arial" w:hAnsi="Arial" w:cs="Arial"/>
          <w:lang w:val="en-CA" w:eastAsia="en-CA"/>
        </w:rPr>
      </w:pPr>
      <w:r w:rsidRPr="00A57BD1">
        <w:rPr>
          <w:rFonts w:ascii="Arial" w:hAnsi="Arial" w:cs="Arial"/>
          <w:kern w:val="2"/>
          <w:highlight w:val="lightGray"/>
          <w:lang w:val="en-CA" w:eastAsia="en-CA"/>
          <w14:ligatures w14:val="standardContextual"/>
        </w:rPr>
        <w:t>Response:</w:t>
      </w:r>
      <w:r>
        <w:rPr>
          <w:rFonts w:ascii="Arial" w:hAnsi="Arial" w:cs="Arial"/>
          <w:kern w:val="2"/>
          <w:lang w:val="en-CA" w:eastAsia="en-CA"/>
          <w14:ligatures w14:val="standardContextual"/>
        </w:rPr>
        <w:t xml:space="preserve"> </w:t>
      </w:r>
    </w:p>
    <w:p w14:paraId="3D3C13DB" w14:textId="77777777" w:rsidR="002B62A6" w:rsidRDefault="77410F88" w:rsidP="00AF54A5">
      <w:pPr>
        <w:spacing w:after="0" w:line="240" w:lineRule="auto"/>
        <w:rPr>
          <w:rFonts w:ascii="Arial" w:eastAsia="Calibri" w:hAnsi="Arial" w:cs="Arial"/>
          <w:color w:val="000000" w:themeColor="text1"/>
          <w:lang w:val="en-CA"/>
        </w:rPr>
      </w:pPr>
      <w:r w:rsidRPr="0F251C69">
        <w:rPr>
          <w:rFonts w:ascii="Arial" w:eastAsia="Calibri" w:hAnsi="Arial" w:cs="Arial"/>
          <w:color w:val="000000" w:themeColor="text1"/>
          <w:lang w:val="en-CA"/>
        </w:rPr>
        <w:t xml:space="preserve">The ESDC Virtual Assistant (EVA) aims to provide a state-of-the-art generative AI service tailored for Employment and Social Development Canada (ESDC) employees. </w:t>
      </w:r>
    </w:p>
    <w:p w14:paraId="3FD53B5F" w14:textId="77777777" w:rsidR="00B577AE" w:rsidRDefault="00B577AE" w:rsidP="00AF54A5">
      <w:pPr>
        <w:spacing w:after="0" w:line="240" w:lineRule="auto"/>
        <w:rPr>
          <w:rFonts w:ascii="Arial" w:eastAsia="Calibri" w:hAnsi="Arial" w:cs="Arial"/>
          <w:color w:val="000000" w:themeColor="text1"/>
          <w:lang w:val="en-CA"/>
        </w:rPr>
      </w:pPr>
    </w:p>
    <w:p w14:paraId="37EA9C0B" w14:textId="7D6275D3" w:rsidR="00B577AE" w:rsidRDefault="00B577AE" w:rsidP="00B577AE">
      <w:pPr>
        <w:spacing w:after="0" w:line="240" w:lineRule="auto"/>
        <w:rPr>
          <w:rFonts w:ascii="Arial" w:eastAsia="Calibri" w:hAnsi="Arial" w:cs="Arial"/>
          <w:color w:val="000000" w:themeColor="text1"/>
          <w:lang w:val="en-CA"/>
        </w:rPr>
      </w:pPr>
      <w:r>
        <w:rPr>
          <w:rFonts w:ascii="Arial" w:eastAsia="Calibri" w:hAnsi="Arial" w:cs="Arial"/>
          <w:color w:val="000000" w:themeColor="text1"/>
          <w:lang w:val="en-CA"/>
        </w:rPr>
        <w:t>Employees, as users</w:t>
      </w:r>
      <w:r w:rsidR="00C24CEA">
        <w:rPr>
          <w:rFonts w:ascii="Arial" w:eastAsia="Calibri" w:hAnsi="Arial" w:cs="Arial"/>
          <w:color w:val="000000" w:themeColor="text1"/>
          <w:lang w:val="en-CA"/>
        </w:rPr>
        <w:t>,</w:t>
      </w:r>
      <w:r>
        <w:rPr>
          <w:rFonts w:ascii="Arial" w:eastAsia="Calibri" w:hAnsi="Arial" w:cs="Arial"/>
          <w:color w:val="000000" w:themeColor="text1"/>
          <w:lang w:val="en-CA"/>
        </w:rPr>
        <w:t xml:space="preserve"> </w:t>
      </w:r>
      <w:r w:rsidR="00094F32">
        <w:rPr>
          <w:rFonts w:ascii="Arial" w:eastAsia="Calibri" w:hAnsi="Arial" w:cs="Arial"/>
          <w:color w:val="000000" w:themeColor="text1"/>
          <w:lang w:val="en-CA"/>
        </w:rPr>
        <w:t>will input questions into EVA Chat</w:t>
      </w:r>
      <w:r w:rsidR="00C24CEA">
        <w:rPr>
          <w:rFonts w:ascii="Arial" w:eastAsia="Calibri" w:hAnsi="Arial" w:cs="Arial"/>
          <w:color w:val="000000" w:themeColor="text1"/>
          <w:lang w:val="en-CA"/>
        </w:rPr>
        <w:t>, the</w:t>
      </w:r>
      <w:r w:rsidRPr="00B577AE">
        <w:rPr>
          <w:rFonts w:ascii="Arial" w:eastAsia="Calibri" w:hAnsi="Arial" w:cs="Arial"/>
          <w:color w:val="000000" w:themeColor="text1"/>
          <w:lang w:val="en-CA"/>
        </w:rPr>
        <w:t xml:space="preserve"> question is </w:t>
      </w:r>
      <w:r w:rsidR="00094F32">
        <w:rPr>
          <w:rFonts w:ascii="Arial" w:eastAsia="Calibri" w:hAnsi="Arial" w:cs="Arial"/>
          <w:color w:val="000000" w:themeColor="text1"/>
          <w:lang w:val="en-CA"/>
        </w:rPr>
        <w:t xml:space="preserve">then </w:t>
      </w:r>
      <w:r w:rsidRPr="00B577AE">
        <w:rPr>
          <w:rFonts w:ascii="Arial" w:eastAsia="Calibri" w:hAnsi="Arial" w:cs="Arial"/>
          <w:color w:val="000000" w:themeColor="text1"/>
          <w:lang w:val="en-CA"/>
        </w:rPr>
        <w:t>sent to the model, which has been trained on a vast range of text data.</w:t>
      </w:r>
      <w:r w:rsidR="001979D7">
        <w:rPr>
          <w:rFonts w:ascii="Arial" w:eastAsia="Calibri" w:hAnsi="Arial" w:cs="Arial"/>
          <w:color w:val="000000" w:themeColor="text1"/>
          <w:lang w:val="en-CA"/>
        </w:rPr>
        <w:t xml:space="preserve"> The model has been trained by the vendor and will not </w:t>
      </w:r>
      <w:r w:rsidR="00A3395F">
        <w:rPr>
          <w:rFonts w:ascii="Arial" w:eastAsia="Calibri" w:hAnsi="Arial" w:cs="Arial"/>
          <w:color w:val="000000" w:themeColor="text1"/>
          <w:lang w:val="en-CA"/>
        </w:rPr>
        <w:t>be train</w:t>
      </w:r>
      <w:r w:rsidR="00E171EF">
        <w:rPr>
          <w:rFonts w:ascii="Arial" w:eastAsia="Calibri" w:hAnsi="Arial" w:cs="Arial"/>
          <w:color w:val="000000" w:themeColor="text1"/>
          <w:lang w:val="en-CA"/>
        </w:rPr>
        <w:t>ed with ESDC inpu</w:t>
      </w:r>
      <w:r w:rsidR="000253F8">
        <w:rPr>
          <w:rFonts w:ascii="Arial" w:eastAsia="Calibri" w:hAnsi="Arial" w:cs="Arial"/>
          <w:color w:val="000000" w:themeColor="text1"/>
          <w:lang w:val="en-CA"/>
        </w:rPr>
        <w:t>t.</w:t>
      </w:r>
      <w:r w:rsidRPr="00B577AE">
        <w:rPr>
          <w:rFonts w:ascii="Arial" w:eastAsia="Calibri" w:hAnsi="Arial" w:cs="Arial"/>
          <w:color w:val="000000" w:themeColor="text1"/>
          <w:lang w:val="en-CA"/>
        </w:rPr>
        <w:t xml:space="preserve"> </w:t>
      </w:r>
      <w:r w:rsidR="00094F32">
        <w:rPr>
          <w:rFonts w:ascii="Arial" w:eastAsia="Calibri" w:hAnsi="Arial" w:cs="Arial"/>
          <w:color w:val="000000" w:themeColor="text1"/>
          <w:lang w:val="en-CA"/>
        </w:rPr>
        <w:t>The model</w:t>
      </w:r>
      <w:r w:rsidRPr="00B577AE">
        <w:rPr>
          <w:rFonts w:ascii="Arial" w:eastAsia="Calibri" w:hAnsi="Arial" w:cs="Arial"/>
          <w:color w:val="000000" w:themeColor="text1"/>
          <w:lang w:val="en-CA"/>
        </w:rPr>
        <w:t xml:space="preserve"> analyzes the context and semantics of </w:t>
      </w:r>
      <w:r w:rsidR="00C24CEA">
        <w:rPr>
          <w:rFonts w:ascii="Arial" w:eastAsia="Calibri" w:hAnsi="Arial" w:cs="Arial"/>
          <w:color w:val="000000" w:themeColor="text1"/>
          <w:lang w:val="en-CA"/>
        </w:rPr>
        <w:t xml:space="preserve">the </w:t>
      </w:r>
      <w:r w:rsidRPr="00B577AE">
        <w:rPr>
          <w:rFonts w:ascii="Arial" w:eastAsia="Calibri" w:hAnsi="Arial" w:cs="Arial"/>
          <w:color w:val="000000" w:themeColor="text1"/>
          <w:lang w:val="en-CA"/>
        </w:rPr>
        <w:t>question based on the patterns it has learned.</w:t>
      </w:r>
      <w:r w:rsidR="00C24CEA">
        <w:rPr>
          <w:rFonts w:ascii="Arial" w:eastAsia="Calibri" w:hAnsi="Arial" w:cs="Arial"/>
          <w:color w:val="000000" w:themeColor="text1"/>
          <w:lang w:val="en-CA"/>
        </w:rPr>
        <w:t xml:space="preserve"> </w:t>
      </w:r>
      <w:r w:rsidRPr="00B577AE">
        <w:rPr>
          <w:rFonts w:ascii="Arial" w:eastAsia="Calibri" w:hAnsi="Arial" w:cs="Arial"/>
          <w:color w:val="000000" w:themeColor="text1"/>
          <w:lang w:val="en-CA"/>
        </w:rPr>
        <w:t>The model generates a reply by predicting the most likely sequence of words that would complete the interaction, drawing from its training on diverse datasets.</w:t>
      </w:r>
      <w:r w:rsidR="004B0448">
        <w:rPr>
          <w:rFonts w:ascii="Arial" w:eastAsia="Calibri" w:hAnsi="Arial" w:cs="Arial"/>
          <w:color w:val="000000" w:themeColor="text1"/>
          <w:lang w:val="en-CA"/>
        </w:rPr>
        <w:t xml:space="preserve"> </w:t>
      </w:r>
      <w:r w:rsidRPr="00B577AE">
        <w:rPr>
          <w:rFonts w:ascii="Arial" w:eastAsia="Calibri" w:hAnsi="Arial" w:cs="Arial"/>
          <w:color w:val="000000" w:themeColor="text1"/>
          <w:lang w:val="en-CA"/>
        </w:rPr>
        <w:t xml:space="preserve">While the model leverages advanced algorithms for this process, it's important to note that it produces responses based on probabilities derived from previous </w:t>
      </w:r>
      <w:r w:rsidR="00A44A20" w:rsidRPr="00B577AE">
        <w:rPr>
          <w:rFonts w:ascii="Arial" w:eastAsia="Calibri" w:hAnsi="Arial" w:cs="Arial"/>
          <w:color w:val="000000" w:themeColor="text1"/>
          <w:lang w:val="en-CA"/>
        </w:rPr>
        <w:t>data</w:t>
      </w:r>
      <w:r w:rsidR="00A44A20">
        <w:rPr>
          <w:rFonts w:ascii="Arial" w:eastAsia="Calibri" w:hAnsi="Arial" w:cs="Arial"/>
          <w:color w:val="000000" w:themeColor="text1"/>
          <w:lang w:val="en-CA"/>
        </w:rPr>
        <w:t xml:space="preserve"> and</w:t>
      </w:r>
      <w:r w:rsidR="004B0448">
        <w:rPr>
          <w:rFonts w:ascii="Arial" w:eastAsia="Calibri" w:hAnsi="Arial" w:cs="Arial"/>
          <w:color w:val="000000" w:themeColor="text1"/>
          <w:lang w:val="en-CA"/>
        </w:rPr>
        <w:t xml:space="preserve"> does not make decisions as a human would</w:t>
      </w:r>
      <w:r w:rsidRPr="00B577AE">
        <w:rPr>
          <w:rFonts w:ascii="Arial" w:eastAsia="Calibri" w:hAnsi="Arial" w:cs="Arial"/>
          <w:color w:val="000000" w:themeColor="text1"/>
          <w:lang w:val="en-CA"/>
        </w:rPr>
        <w:t>.</w:t>
      </w:r>
    </w:p>
    <w:p w14:paraId="6189D0A0" w14:textId="77777777" w:rsidR="004822F5" w:rsidRPr="00B577AE" w:rsidRDefault="004822F5" w:rsidP="00B577AE">
      <w:pPr>
        <w:spacing w:after="0" w:line="240" w:lineRule="auto"/>
        <w:rPr>
          <w:rFonts w:ascii="Arial" w:eastAsia="Calibri" w:hAnsi="Arial" w:cs="Arial"/>
          <w:color w:val="000000" w:themeColor="text1"/>
          <w:lang w:val="en-CA"/>
        </w:rPr>
      </w:pPr>
    </w:p>
    <w:p w14:paraId="1F5161B6" w14:textId="65D0AA1F" w:rsidR="00B577AE" w:rsidRDefault="00B577AE" w:rsidP="00B577AE">
      <w:pPr>
        <w:spacing w:after="0" w:line="240" w:lineRule="auto"/>
        <w:rPr>
          <w:rFonts w:ascii="Arial" w:eastAsia="Calibri" w:hAnsi="Arial" w:cs="Arial"/>
          <w:color w:val="000000" w:themeColor="text1"/>
          <w:lang w:val="en-CA"/>
        </w:rPr>
      </w:pPr>
      <w:r w:rsidRPr="00B577AE">
        <w:rPr>
          <w:rFonts w:ascii="Arial" w:eastAsia="Calibri" w:hAnsi="Arial" w:cs="Arial"/>
          <w:color w:val="000000" w:themeColor="text1"/>
          <w:lang w:val="en-CA"/>
        </w:rPr>
        <w:t xml:space="preserve">Moreover, for compliance and auditing purposes, all chat interactions are securely saved in a PostgreSQL database. This chat history can be used for audit purposes and is currently retained for a period of 90 days. </w:t>
      </w:r>
      <w:r w:rsidR="00E704E1" w:rsidRPr="00B577AE">
        <w:rPr>
          <w:rFonts w:ascii="Arial" w:eastAsia="Calibri" w:hAnsi="Arial" w:cs="Arial"/>
          <w:color w:val="000000" w:themeColor="text1"/>
          <w:lang w:val="en-CA"/>
        </w:rPr>
        <w:t>If the system's content filter, monitored by Microsoft via their v2 content filter, is triggered, we can review the messages at that time. While there is currently no access to the PostgreSQL database for this purpose, it remains intact for audits or investigations if required.</w:t>
      </w:r>
    </w:p>
    <w:p w14:paraId="28F235EF" w14:textId="77777777" w:rsidR="002B62A6" w:rsidRDefault="002B62A6" w:rsidP="00AF54A5">
      <w:pPr>
        <w:spacing w:after="0" w:line="240" w:lineRule="auto"/>
        <w:rPr>
          <w:rFonts w:ascii="Arial" w:eastAsia="Calibri" w:hAnsi="Arial" w:cs="Arial"/>
          <w:color w:val="000000" w:themeColor="text1"/>
          <w:lang w:val="en-CA"/>
        </w:rPr>
      </w:pPr>
    </w:p>
    <w:p w14:paraId="49D1BB8C" w14:textId="7460B4A5" w:rsidR="00A57BD1" w:rsidRDefault="77410F88" w:rsidP="47D7C777">
      <w:pPr>
        <w:spacing w:after="0" w:line="240" w:lineRule="auto"/>
        <w:rPr>
          <w:ins w:id="15" w:author="Hodgson, Rachel R [NC]" w:date="2025-09-23T06:56:00Z" w16du:dateUtc="2025-09-23T10:56:00Z"/>
          <w:rFonts w:ascii="Arial" w:eastAsia="Calibri" w:hAnsi="Arial" w:cs="Arial"/>
          <w:color w:val="000000" w:themeColor="text1"/>
        </w:rPr>
      </w:pPr>
      <w:r w:rsidRPr="0BBE486C">
        <w:rPr>
          <w:rFonts w:ascii="Arial" w:eastAsia="Calibri" w:hAnsi="Arial" w:cs="Arial"/>
          <w:color w:val="000000" w:themeColor="text1"/>
        </w:rPr>
        <w:t>EVA leverages Azure OpenAI services within a Protected B environment, ensuring compliance with ESDC, Canadian Centre for Cyber Security (CCCS), and Government of Canada standards for accessibility, privacy, and security.</w:t>
      </w:r>
      <w:r w:rsidR="000531AB" w:rsidRPr="0BBE486C">
        <w:rPr>
          <w:rFonts w:ascii="Arial" w:eastAsia="Calibri" w:hAnsi="Arial" w:cs="Arial"/>
          <w:color w:val="000000" w:themeColor="text1"/>
        </w:rPr>
        <w:t xml:space="preserve"> Microsoft adheres to </w:t>
      </w:r>
      <w:r w:rsidR="00C0290E" w:rsidRPr="0BBE486C">
        <w:rPr>
          <w:rFonts w:ascii="Arial" w:eastAsia="Calibri" w:hAnsi="Arial" w:cs="Arial"/>
          <w:color w:val="000000" w:themeColor="text1"/>
        </w:rPr>
        <w:t>privacy standards in compiling their datasets</w:t>
      </w:r>
      <w:r w:rsidR="00F06FAA" w:rsidRPr="0BBE486C">
        <w:rPr>
          <w:rFonts w:ascii="Arial" w:eastAsia="Calibri" w:hAnsi="Arial" w:cs="Arial"/>
          <w:color w:val="000000" w:themeColor="text1"/>
        </w:rPr>
        <w:t xml:space="preserve"> used to train the algorithm</w:t>
      </w:r>
      <w:r w:rsidR="00C0290E" w:rsidRPr="0BBE486C">
        <w:rPr>
          <w:rFonts w:ascii="Arial" w:eastAsia="Calibri" w:hAnsi="Arial" w:cs="Arial"/>
          <w:color w:val="000000" w:themeColor="text1"/>
        </w:rPr>
        <w:t xml:space="preserve">, please see Annex </w:t>
      </w:r>
      <w:r w:rsidR="0095394E" w:rsidRPr="0BBE486C">
        <w:rPr>
          <w:rFonts w:ascii="Arial" w:eastAsia="Calibri" w:hAnsi="Arial" w:cs="Arial"/>
          <w:color w:val="000000" w:themeColor="text1"/>
        </w:rPr>
        <w:t>F:</w:t>
      </w:r>
      <w:r w:rsidR="00106718" w:rsidRPr="0BBE486C">
        <w:rPr>
          <w:rFonts w:ascii="Arial" w:eastAsia="Calibri" w:hAnsi="Arial" w:cs="Arial"/>
          <w:color w:val="000000" w:themeColor="text1"/>
        </w:rPr>
        <w:t xml:space="preserve"> List of References</w:t>
      </w:r>
      <w:r w:rsidR="0095394E" w:rsidRPr="0BBE486C">
        <w:rPr>
          <w:rFonts w:ascii="Arial" w:eastAsia="Calibri" w:hAnsi="Arial" w:cs="Arial"/>
          <w:color w:val="000000" w:themeColor="text1"/>
        </w:rPr>
        <w:t xml:space="preserve"> under the heading ‘References for Microsoft standards and practices</w:t>
      </w:r>
      <w:r w:rsidR="00F06FAA" w:rsidRPr="0BBE486C">
        <w:rPr>
          <w:rFonts w:ascii="Arial" w:eastAsia="Calibri" w:hAnsi="Arial" w:cs="Arial"/>
          <w:color w:val="000000" w:themeColor="text1"/>
        </w:rPr>
        <w:t>’</w:t>
      </w:r>
      <w:r w:rsidR="00DE1377" w:rsidRPr="0BBE486C">
        <w:rPr>
          <w:rFonts w:ascii="Arial" w:eastAsia="Calibri" w:hAnsi="Arial" w:cs="Arial"/>
          <w:color w:val="000000" w:themeColor="text1"/>
        </w:rPr>
        <w:t>.</w:t>
      </w:r>
      <w:r w:rsidRPr="0BBE486C">
        <w:rPr>
          <w:rFonts w:ascii="Arial" w:eastAsia="Calibri" w:hAnsi="Arial" w:cs="Arial"/>
          <w:color w:val="000000" w:themeColor="text1"/>
        </w:rPr>
        <w:t xml:space="preserve"> Unlike existing tools such as OpenAI’s ChatGPT, which have been found to have accessibility, privacy, and security issues by IITB pillars, EVA will adhere strictly to these standards. </w:t>
      </w:r>
    </w:p>
    <w:p w14:paraId="5C48172D" w14:textId="77777777" w:rsidR="009355F7" w:rsidRDefault="009355F7" w:rsidP="47D7C777">
      <w:pPr>
        <w:spacing w:after="0" w:line="240" w:lineRule="auto"/>
        <w:rPr>
          <w:rFonts w:ascii="Arial" w:eastAsia="Calibri" w:hAnsi="Arial" w:cs="Arial"/>
          <w:color w:val="000000" w:themeColor="text1"/>
          <w:lang w:val="en-CA"/>
        </w:rPr>
      </w:pPr>
    </w:p>
    <w:p w14:paraId="3D222F7D" w14:textId="6AAF6D6A" w:rsidR="00A57BD1" w:rsidRDefault="77410F88" w:rsidP="47D7C777">
      <w:pPr>
        <w:spacing w:after="0" w:line="240" w:lineRule="auto"/>
        <w:rPr>
          <w:rFonts w:ascii="Arial" w:eastAsia="Calibri" w:hAnsi="Arial" w:cs="Arial"/>
          <w:color w:val="000000" w:themeColor="text1"/>
          <w:lang w:val="en-CA"/>
        </w:rPr>
      </w:pPr>
      <w:r w:rsidRPr="47D7C777">
        <w:rPr>
          <w:rStyle w:val="normaltextrun"/>
          <w:rFonts w:ascii="Arial" w:eastAsia="Calibri" w:hAnsi="Arial" w:cs="Arial"/>
          <w:color w:val="000000" w:themeColor="text1"/>
          <w:lang w:val="en-CA"/>
        </w:rPr>
        <w:t>EVA is designed to augment and support ESDC employees in their work, enhancing productivity without replacing the essential human elements of work</w:t>
      </w:r>
      <w:r w:rsidR="00FC2B01">
        <w:rPr>
          <w:rStyle w:val="normaltextrun"/>
          <w:rFonts w:ascii="Arial" w:eastAsia="Calibri" w:hAnsi="Arial" w:cs="Arial"/>
          <w:color w:val="000000" w:themeColor="text1"/>
          <w:lang w:val="en-CA"/>
        </w:rPr>
        <w:t>place</w:t>
      </w:r>
      <w:r w:rsidRPr="47D7C777">
        <w:rPr>
          <w:rStyle w:val="normaltextrun"/>
          <w:rFonts w:ascii="Arial" w:eastAsia="Calibri" w:hAnsi="Arial" w:cs="Arial"/>
          <w:color w:val="000000" w:themeColor="text1"/>
          <w:lang w:val="en-CA"/>
        </w:rPr>
        <w:t xml:space="preserve"> culture and ethics. The virtual assistant will offer a comprehensive suite of language services, including advanced text analysis, language detection, text translation, speech-to-text and text-to-speech conversion, and computer vision capabilities for image analysis and interpretation. Support for both official languages, English and French, is integral to EVA’s functionality. </w:t>
      </w:r>
    </w:p>
    <w:p w14:paraId="74CD0582" w14:textId="371490D4" w:rsidR="00A57BD1" w:rsidRDefault="00A57BD1" w:rsidP="47D7C777">
      <w:pPr>
        <w:spacing w:after="0" w:line="240" w:lineRule="auto"/>
        <w:rPr>
          <w:rFonts w:ascii="Arial" w:eastAsia="Calibri" w:hAnsi="Arial" w:cs="Arial"/>
          <w:color w:val="000000" w:themeColor="text1"/>
          <w:lang w:val="en-CA"/>
        </w:rPr>
      </w:pPr>
    </w:p>
    <w:p w14:paraId="4EC97888" w14:textId="6D4D1766" w:rsidR="00A57BD1" w:rsidRDefault="77410F88" w:rsidP="47D7C777">
      <w:pPr>
        <w:spacing w:after="0"/>
        <w:rPr>
          <w:rFonts w:ascii="Arial" w:eastAsia="Calibri" w:hAnsi="Arial" w:cs="Arial"/>
          <w:color w:val="000000" w:themeColor="text1"/>
          <w:lang w:val="en-CA"/>
        </w:rPr>
      </w:pPr>
      <w:r w:rsidRPr="47D7C777">
        <w:rPr>
          <w:rFonts w:ascii="Arial" w:eastAsia="Calibri" w:hAnsi="Arial" w:cs="Arial"/>
          <w:color w:val="000000" w:themeColor="text1"/>
          <w:lang w:val="en-CA"/>
        </w:rPr>
        <w:t>EVA represents a significant advancement in the use of generative AI within ESDC, providing a secure, accessible, and highly functional tool to enhance employee productivity and service delivery</w:t>
      </w:r>
      <w:r w:rsidR="00306A38">
        <w:rPr>
          <w:rFonts w:ascii="Arial" w:eastAsia="Calibri" w:hAnsi="Arial" w:cs="Arial"/>
          <w:color w:val="000000" w:themeColor="text1"/>
          <w:lang w:val="en-CA"/>
        </w:rPr>
        <w:t>, and support employees in their vital roles</w:t>
      </w:r>
      <w:r w:rsidRPr="47D7C777">
        <w:rPr>
          <w:rFonts w:ascii="Arial" w:eastAsia="Calibri" w:hAnsi="Arial" w:cs="Arial"/>
          <w:color w:val="000000" w:themeColor="text1"/>
          <w:lang w:val="en-CA"/>
        </w:rPr>
        <w:t xml:space="preserve">. </w:t>
      </w:r>
    </w:p>
    <w:p w14:paraId="0538E667" w14:textId="1DD3FFE8" w:rsidR="00A57BD1" w:rsidRDefault="00A57BD1" w:rsidP="47D7C777">
      <w:pPr>
        <w:spacing w:after="0" w:line="240" w:lineRule="auto"/>
        <w:rPr>
          <w:rFonts w:ascii="Arial" w:eastAsia="Calibri" w:hAnsi="Arial" w:cs="Arial"/>
          <w:color w:val="000000" w:themeColor="text1"/>
          <w:lang w:val="en-CA"/>
        </w:rPr>
      </w:pPr>
    </w:p>
    <w:p w14:paraId="05084052" w14:textId="77777777" w:rsidR="0088128E" w:rsidRDefault="77410F88" w:rsidP="47D7C777">
      <w:pPr>
        <w:spacing w:after="0"/>
        <w:rPr>
          <w:rFonts w:ascii="Arial" w:eastAsia="Calibri" w:hAnsi="Arial" w:cs="Arial"/>
          <w:color w:val="000000" w:themeColor="text1"/>
          <w:lang w:val="en-CA"/>
        </w:rPr>
      </w:pPr>
      <w:r w:rsidRPr="47D7C777">
        <w:rPr>
          <w:rFonts w:ascii="Arial" w:eastAsia="Calibri" w:hAnsi="Arial" w:cs="Arial"/>
          <w:color w:val="000000" w:themeColor="text1"/>
          <w:lang w:val="en-CA"/>
        </w:rPr>
        <w:t>EVA is a new initiative and does not have any dependencies on existing data or systems.</w:t>
      </w:r>
      <w:r w:rsidR="004E5B68">
        <w:rPr>
          <w:rFonts w:ascii="Arial" w:eastAsia="Calibri" w:hAnsi="Arial" w:cs="Arial"/>
          <w:color w:val="000000" w:themeColor="text1"/>
          <w:lang w:val="en-CA"/>
        </w:rPr>
        <w:t xml:space="preserve"> </w:t>
      </w:r>
      <w:r w:rsidRPr="47D7C777">
        <w:rPr>
          <w:rFonts w:ascii="Arial" w:eastAsia="Calibri" w:hAnsi="Arial" w:cs="Arial"/>
          <w:color w:val="000000" w:themeColor="text1"/>
          <w:lang w:val="en-CA"/>
        </w:rPr>
        <w:t xml:space="preserve">EVA Chat is hosted on Microsoft Azure </w:t>
      </w:r>
      <w:r w:rsidR="04E47370" w:rsidRPr="47D7C777">
        <w:rPr>
          <w:rFonts w:ascii="Arial" w:eastAsia="Calibri" w:hAnsi="Arial" w:cs="Arial"/>
          <w:color w:val="000000" w:themeColor="text1"/>
          <w:lang w:val="en-CA"/>
        </w:rPr>
        <w:t>utilizing</w:t>
      </w:r>
      <w:r w:rsidRPr="47D7C777">
        <w:rPr>
          <w:rFonts w:ascii="Arial" w:eastAsia="Calibri" w:hAnsi="Arial" w:cs="Arial"/>
          <w:color w:val="000000" w:themeColor="text1"/>
          <w:lang w:val="en-CA"/>
        </w:rPr>
        <w:t xml:space="preserve"> Azure OpenAI Service </w:t>
      </w:r>
      <w:r w:rsidR="185137AF" w:rsidRPr="47D7C777">
        <w:rPr>
          <w:rFonts w:ascii="Arial" w:eastAsia="Calibri" w:hAnsi="Arial" w:cs="Arial"/>
          <w:color w:val="000000" w:themeColor="text1"/>
          <w:lang w:val="en-CA"/>
        </w:rPr>
        <w:t xml:space="preserve">and Azure AI Foundry </w:t>
      </w:r>
      <w:r w:rsidRPr="47D7C777">
        <w:rPr>
          <w:rFonts w:ascii="Arial" w:eastAsia="Calibri" w:hAnsi="Arial" w:cs="Arial"/>
          <w:color w:val="000000" w:themeColor="text1"/>
          <w:lang w:val="en-CA"/>
        </w:rPr>
        <w:t xml:space="preserve">which allows to customize the safety and security of the application. </w:t>
      </w:r>
    </w:p>
    <w:p w14:paraId="089ABB3D" w14:textId="77777777" w:rsidR="0088128E" w:rsidRDefault="0088128E" w:rsidP="47D7C777">
      <w:pPr>
        <w:spacing w:after="0"/>
        <w:rPr>
          <w:rFonts w:ascii="Arial" w:eastAsia="Calibri" w:hAnsi="Arial" w:cs="Arial"/>
          <w:color w:val="000000" w:themeColor="text1"/>
          <w:lang w:val="en-CA"/>
        </w:rPr>
      </w:pPr>
    </w:p>
    <w:p w14:paraId="172E2CD1" w14:textId="6E777087" w:rsidR="16F8C902" w:rsidRDefault="05A256CB" w:rsidP="4014D702">
      <w:pPr>
        <w:spacing w:after="0" w:line="240" w:lineRule="auto"/>
        <w:rPr>
          <w:ins w:id="16" w:author="Hodgson, Rachel R [NC]" w:date="2025-09-23T07:04:00Z" w16du:dateUtc="2025-09-23T11:04:00Z"/>
          <w:rFonts w:ascii="Arial" w:eastAsia="Calibri" w:hAnsi="Arial" w:cs="Arial"/>
          <w:color w:val="000000" w:themeColor="text1"/>
          <w:lang w:val="en-CA"/>
        </w:rPr>
      </w:pPr>
      <w:r w:rsidRPr="685A6F4F">
        <w:rPr>
          <w:rFonts w:ascii="Arial" w:eastAsia="Calibri" w:hAnsi="Arial" w:cs="Arial"/>
          <w:color w:val="000000" w:themeColor="text1"/>
          <w:lang w:val="en-CA"/>
        </w:rPr>
        <w:t>Content will be annotated by category and blocked according to a set threshold</w:t>
      </w:r>
      <w:r w:rsidR="002C7260">
        <w:rPr>
          <w:rFonts w:ascii="Arial" w:eastAsia="Calibri" w:hAnsi="Arial" w:cs="Arial"/>
          <w:color w:val="000000" w:themeColor="text1"/>
          <w:lang w:val="en-CA"/>
        </w:rPr>
        <w:t xml:space="preserve"> determined by IT security</w:t>
      </w:r>
      <w:r w:rsidRPr="685A6F4F">
        <w:rPr>
          <w:rFonts w:ascii="Arial" w:eastAsia="Calibri" w:hAnsi="Arial" w:cs="Arial"/>
          <w:color w:val="000000" w:themeColor="text1"/>
          <w:lang w:val="en-CA"/>
        </w:rPr>
        <w:t>. A slider can be adjusted for violence, hate, sexual, and self-harm categories, to be set at a ‘high’, ‘medium’, and/or ‘low’</w:t>
      </w:r>
      <w:r w:rsidRPr="07B16CED">
        <w:rPr>
          <w:rFonts w:ascii="Arial" w:eastAsia="Calibri" w:hAnsi="Arial" w:cs="Arial"/>
          <w:color w:val="000000" w:themeColor="text1"/>
          <w:lang w:val="en-CA"/>
        </w:rPr>
        <w:t>.</w:t>
      </w:r>
      <w:r w:rsidR="0088128E">
        <w:rPr>
          <w:rFonts w:ascii="Arial" w:eastAsia="Calibri" w:hAnsi="Arial" w:cs="Arial"/>
          <w:color w:val="000000" w:themeColor="text1"/>
          <w:lang w:val="en-CA"/>
        </w:rPr>
        <w:t xml:space="preserve"> </w:t>
      </w:r>
      <w:r w:rsidRPr="00E437E7">
        <w:rPr>
          <w:rFonts w:ascii="Arial" w:eastAsia="Calibri" w:hAnsi="Arial" w:cs="Arial"/>
          <w:color w:val="000000" w:themeColor="text1"/>
          <w:lang w:val="en-CA"/>
        </w:rPr>
        <w:t xml:space="preserve">The Azure service will generate alerts and send emails to designated groups in charge of chat </w:t>
      </w:r>
      <w:r w:rsidR="2A5BC36D" w:rsidRPr="00E437E7">
        <w:rPr>
          <w:rFonts w:ascii="Arial" w:eastAsia="Calibri" w:hAnsi="Arial" w:cs="Arial"/>
          <w:color w:val="000000" w:themeColor="text1"/>
          <w:lang w:val="en-CA"/>
        </w:rPr>
        <w:t>history.</w:t>
      </w:r>
      <w:r w:rsidR="00F12246">
        <w:rPr>
          <w:rFonts w:ascii="Arial" w:eastAsia="Calibri" w:hAnsi="Arial" w:cs="Arial"/>
          <w:color w:val="000000" w:themeColor="text1"/>
          <w:lang w:val="en-CA"/>
        </w:rPr>
        <w:t xml:space="preserve"> </w:t>
      </w:r>
      <w:r w:rsidR="00743581">
        <w:rPr>
          <w:rFonts w:ascii="Arial" w:eastAsia="Calibri" w:hAnsi="Arial" w:cs="Arial"/>
          <w:color w:val="000000" w:themeColor="text1"/>
          <w:lang w:val="en-CA"/>
        </w:rPr>
        <w:t xml:space="preserve">(Please see </w:t>
      </w:r>
      <w:r w:rsidR="00743581" w:rsidRPr="00134E0B">
        <w:rPr>
          <w:rFonts w:ascii="Arial" w:eastAsia="Calibri" w:hAnsi="Arial" w:cs="Arial"/>
          <w:color w:val="000000" w:themeColor="text1"/>
          <w:lang w:val="en-CA"/>
        </w:rPr>
        <w:t xml:space="preserve">Annex </w:t>
      </w:r>
      <w:r w:rsidR="00DB0461" w:rsidRPr="00134E0B">
        <w:rPr>
          <w:rFonts w:ascii="Arial" w:eastAsia="Calibri" w:hAnsi="Arial" w:cs="Arial"/>
          <w:color w:val="000000" w:themeColor="text1"/>
          <w:lang w:val="en-CA"/>
        </w:rPr>
        <w:t>G</w:t>
      </w:r>
      <w:r w:rsidR="005A02CA">
        <w:rPr>
          <w:rFonts w:ascii="Arial" w:eastAsia="Calibri" w:hAnsi="Arial" w:cs="Arial"/>
          <w:color w:val="000000" w:themeColor="text1"/>
          <w:lang w:val="en-CA"/>
        </w:rPr>
        <w:t xml:space="preserve"> fig. 1</w:t>
      </w:r>
      <w:r w:rsidR="00743581">
        <w:rPr>
          <w:rFonts w:ascii="Arial" w:eastAsia="Calibri" w:hAnsi="Arial" w:cs="Arial"/>
          <w:color w:val="000000" w:themeColor="text1"/>
          <w:lang w:val="en-CA"/>
        </w:rPr>
        <w:t xml:space="preserve"> </w:t>
      </w:r>
      <w:r w:rsidR="007753AB">
        <w:rPr>
          <w:rFonts w:ascii="Arial" w:eastAsia="Calibri" w:hAnsi="Arial" w:cs="Arial"/>
          <w:color w:val="000000" w:themeColor="text1"/>
          <w:lang w:val="en-CA"/>
        </w:rPr>
        <w:t>for</w:t>
      </w:r>
      <w:r w:rsidR="005A02CA">
        <w:rPr>
          <w:rFonts w:ascii="Arial" w:eastAsia="Calibri" w:hAnsi="Arial" w:cs="Arial"/>
          <w:color w:val="000000" w:themeColor="text1"/>
          <w:lang w:val="en-CA"/>
        </w:rPr>
        <w:t xml:space="preserve"> a sample</w:t>
      </w:r>
      <w:r w:rsidR="007753AB">
        <w:rPr>
          <w:rFonts w:ascii="Arial" w:eastAsia="Calibri" w:hAnsi="Arial" w:cs="Arial"/>
          <w:color w:val="000000" w:themeColor="text1"/>
          <w:lang w:val="en-CA"/>
        </w:rPr>
        <w:t xml:space="preserve"> </w:t>
      </w:r>
      <w:r w:rsidR="000B0A46">
        <w:rPr>
          <w:rFonts w:ascii="Arial" w:eastAsia="Calibri" w:hAnsi="Arial" w:cs="Arial"/>
          <w:color w:val="000000" w:themeColor="text1"/>
          <w:lang w:val="en-CA"/>
        </w:rPr>
        <w:t xml:space="preserve">daily </w:t>
      </w:r>
      <w:r w:rsidR="00A66856">
        <w:rPr>
          <w:rFonts w:ascii="Arial" w:eastAsia="Calibri" w:hAnsi="Arial" w:cs="Arial"/>
          <w:color w:val="000000" w:themeColor="text1"/>
          <w:lang w:val="en-CA"/>
        </w:rPr>
        <w:t>prompt</w:t>
      </w:r>
      <w:r w:rsidR="000B0A46">
        <w:rPr>
          <w:rFonts w:ascii="Arial" w:eastAsia="Calibri" w:hAnsi="Arial" w:cs="Arial"/>
          <w:color w:val="000000" w:themeColor="text1"/>
          <w:lang w:val="en-CA"/>
        </w:rPr>
        <w:t xml:space="preserve"> progress</w:t>
      </w:r>
      <w:r w:rsidR="00A66856">
        <w:rPr>
          <w:rFonts w:ascii="Arial" w:eastAsia="Calibri" w:hAnsi="Arial" w:cs="Arial"/>
          <w:color w:val="000000" w:themeColor="text1"/>
          <w:lang w:val="en-CA"/>
        </w:rPr>
        <w:t xml:space="preserve"> alert metrics</w:t>
      </w:r>
      <w:r w:rsidR="005A02CA">
        <w:rPr>
          <w:rFonts w:ascii="Arial" w:eastAsia="Calibri" w:hAnsi="Arial" w:cs="Arial"/>
          <w:color w:val="000000" w:themeColor="text1"/>
          <w:lang w:val="en-CA"/>
        </w:rPr>
        <w:t>, fig. 2 for</w:t>
      </w:r>
      <w:r w:rsidR="000B0A46">
        <w:rPr>
          <w:rFonts w:ascii="Arial" w:eastAsia="Calibri" w:hAnsi="Arial" w:cs="Arial"/>
          <w:color w:val="000000" w:themeColor="text1"/>
          <w:lang w:val="en-CA"/>
        </w:rPr>
        <w:t xml:space="preserve"> </w:t>
      </w:r>
      <w:r w:rsidR="00087AEF">
        <w:rPr>
          <w:rFonts w:ascii="Arial" w:eastAsia="Calibri" w:hAnsi="Arial" w:cs="Arial"/>
          <w:color w:val="000000" w:themeColor="text1"/>
          <w:lang w:val="en-CA"/>
        </w:rPr>
        <w:t xml:space="preserve">a sample </w:t>
      </w:r>
      <w:r w:rsidR="000566F0">
        <w:rPr>
          <w:rFonts w:ascii="Arial" w:eastAsia="Calibri" w:hAnsi="Arial" w:cs="Arial"/>
          <w:color w:val="000000" w:themeColor="text1"/>
          <w:lang w:val="en-CA"/>
        </w:rPr>
        <w:t>blocked prompt error message from EVA Chat and</w:t>
      </w:r>
      <w:r w:rsidR="005A02CA">
        <w:rPr>
          <w:rFonts w:ascii="Arial" w:eastAsia="Calibri" w:hAnsi="Arial" w:cs="Arial"/>
          <w:color w:val="000000" w:themeColor="text1"/>
          <w:lang w:val="en-CA"/>
        </w:rPr>
        <w:t xml:space="preserve"> fig. 3 for a</w:t>
      </w:r>
      <w:r w:rsidR="000566F0">
        <w:rPr>
          <w:rFonts w:ascii="Arial" w:eastAsia="Calibri" w:hAnsi="Arial" w:cs="Arial"/>
          <w:color w:val="000000" w:themeColor="text1"/>
          <w:lang w:val="en-CA"/>
        </w:rPr>
        <w:t xml:space="preserve"> sample alert generated by </w:t>
      </w:r>
      <w:r w:rsidR="00014EC8">
        <w:rPr>
          <w:rFonts w:ascii="Arial" w:eastAsia="Calibri" w:hAnsi="Arial" w:cs="Arial"/>
          <w:color w:val="000000" w:themeColor="text1"/>
          <w:lang w:val="en-CA"/>
        </w:rPr>
        <w:t>a blocked prompt)</w:t>
      </w:r>
      <w:r w:rsidR="00743AA0">
        <w:rPr>
          <w:rFonts w:ascii="Arial" w:eastAsia="Calibri" w:hAnsi="Arial" w:cs="Arial"/>
          <w:color w:val="000000" w:themeColor="text1"/>
          <w:lang w:val="en-CA"/>
        </w:rPr>
        <w:t>.</w:t>
      </w:r>
      <w:r w:rsidR="2A5BC36D" w:rsidRPr="00E437E7">
        <w:rPr>
          <w:rFonts w:ascii="Arial" w:eastAsia="Calibri" w:hAnsi="Arial" w:cs="Arial"/>
          <w:color w:val="000000" w:themeColor="text1"/>
          <w:lang w:val="en-CA"/>
        </w:rPr>
        <w:t xml:space="preserve"> </w:t>
      </w:r>
    </w:p>
    <w:p w14:paraId="1DED0FBA" w14:textId="5BBF3689" w:rsidR="00F56621" w:rsidRDefault="0042279B" w:rsidP="4014D702">
      <w:pPr>
        <w:spacing w:after="0" w:line="240" w:lineRule="auto"/>
        <w:rPr>
          <w:ins w:id="17" w:author="Hodgson, Rachel R [NC]" w:date="2025-09-23T07:05:00Z" w16du:dateUtc="2025-09-23T11:05:00Z"/>
          <w:rFonts w:ascii="Arial" w:eastAsia="Calibri" w:hAnsi="Arial" w:cs="Arial"/>
          <w:color w:val="000000" w:themeColor="text1"/>
          <w:lang w:val="en-CA"/>
        </w:rPr>
      </w:pPr>
      <w:ins w:id="18" w:author="Hodgson, Rachel R [NC]" w:date="2025-09-23T07:05:00Z" w16du:dateUtc="2025-09-23T11:05:00Z">
        <w:r>
          <w:rPr>
            <w:rFonts w:ascii="Arial" w:eastAsia="Calibri" w:hAnsi="Arial" w:cs="Arial"/>
            <w:color w:val="000000" w:themeColor="text1"/>
            <w:lang w:val="en-CA"/>
          </w:rPr>
          <w:lastRenderedPageBreak/>
          <w:t xml:space="preserve">EVA Chat has two distinct </w:t>
        </w:r>
        <w:r w:rsidR="0081441B">
          <w:rPr>
            <w:rFonts w:ascii="Arial" w:eastAsia="Calibri" w:hAnsi="Arial" w:cs="Arial"/>
            <w:color w:val="000000" w:themeColor="text1"/>
            <w:lang w:val="en-CA"/>
          </w:rPr>
          <w:t>collection/usages of personal information:</w:t>
        </w:r>
      </w:ins>
    </w:p>
    <w:p w14:paraId="2DE25860" w14:textId="77777777" w:rsidR="0081441B" w:rsidRDefault="0081441B" w:rsidP="4014D702">
      <w:pPr>
        <w:spacing w:after="0" w:line="240" w:lineRule="auto"/>
        <w:rPr>
          <w:ins w:id="19" w:author="Hodgson, Rachel R [NC]" w:date="2025-09-23T07:05:00Z" w16du:dateUtc="2025-09-23T11:05:00Z"/>
          <w:rFonts w:ascii="Arial" w:eastAsia="Calibri" w:hAnsi="Arial" w:cs="Arial"/>
          <w:color w:val="000000" w:themeColor="text1"/>
          <w:lang w:val="en-CA"/>
        </w:rPr>
      </w:pPr>
    </w:p>
    <w:p w14:paraId="477C52E8" w14:textId="6E029368" w:rsidR="0081441B" w:rsidRDefault="008A47C8" w:rsidP="00AD6DD9">
      <w:pPr>
        <w:pStyle w:val="ListParagraph"/>
        <w:numPr>
          <w:ilvl w:val="0"/>
          <w:numId w:val="44"/>
        </w:numPr>
        <w:spacing w:after="0" w:line="240" w:lineRule="auto"/>
        <w:rPr>
          <w:ins w:id="20" w:author="Hodgson, Rachel R [NC]" w:date="2025-09-23T07:24:00Z" w16du:dateUtc="2025-09-23T11:24:00Z"/>
          <w:rFonts w:ascii="Arial" w:eastAsia="Calibri" w:hAnsi="Arial" w:cs="Arial"/>
          <w:color w:val="000000" w:themeColor="text1"/>
        </w:rPr>
      </w:pPr>
      <w:ins w:id="21" w:author="Hodgson, Rachel R [NC]" w:date="2025-09-23T07:06:00Z" w16du:dateUtc="2025-09-23T11:06:00Z">
        <w:r>
          <w:rPr>
            <w:rFonts w:ascii="Arial" w:eastAsia="Calibri" w:hAnsi="Arial" w:cs="Arial"/>
            <w:color w:val="000000" w:themeColor="text1"/>
          </w:rPr>
          <w:t>In</w:t>
        </w:r>
        <w:r w:rsidR="003E6734">
          <w:rPr>
            <w:rFonts w:ascii="Arial" w:eastAsia="Calibri" w:hAnsi="Arial" w:cs="Arial"/>
            <w:color w:val="000000" w:themeColor="text1"/>
          </w:rPr>
          <w:t>put data</w:t>
        </w:r>
      </w:ins>
      <w:ins w:id="22" w:author="Hodgson, Rachel R [NC]" w:date="2025-09-23T07:07:00Z" w16du:dateUtc="2025-09-23T11:07:00Z">
        <w:r w:rsidR="003E6734">
          <w:rPr>
            <w:rFonts w:ascii="Arial" w:eastAsia="Calibri" w:hAnsi="Arial" w:cs="Arial"/>
            <w:color w:val="000000" w:themeColor="text1"/>
          </w:rPr>
          <w:t>: data, which may include personal information</w:t>
        </w:r>
      </w:ins>
      <w:ins w:id="23" w:author="Hodgson, Rachel R [NC]" w:date="2025-09-23T07:08:00Z" w16du:dateUtc="2025-09-23T11:08:00Z">
        <w:r w:rsidR="00847F00">
          <w:rPr>
            <w:rFonts w:ascii="Arial" w:eastAsia="Calibri" w:hAnsi="Arial" w:cs="Arial"/>
            <w:color w:val="000000" w:themeColor="text1"/>
          </w:rPr>
          <w:t>,</w:t>
        </w:r>
      </w:ins>
      <w:ins w:id="24" w:author="Hodgson, Rachel R [NC]" w:date="2025-09-23T07:07:00Z" w16du:dateUtc="2025-09-23T11:07:00Z">
        <w:r w:rsidR="003E6734">
          <w:rPr>
            <w:rFonts w:ascii="Arial" w:eastAsia="Calibri" w:hAnsi="Arial" w:cs="Arial"/>
            <w:color w:val="000000" w:themeColor="text1"/>
          </w:rPr>
          <w:t xml:space="preserve"> which a </w:t>
        </w:r>
        <w:r w:rsidR="00216D2B">
          <w:rPr>
            <w:rFonts w:ascii="Arial" w:eastAsia="Calibri" w:hAnsi="Arial" w:cs="Arial"/>
            <w:color w:val="000000" w:themeColor="text1"/>
          </w:rPr>
          <w:t>user inputs into the tool in order to generate a response or out</w:t>
        </w:r>
      </w:ins>
      <w:ins w:id="25" w:author="Hodgson, Rachel R [NC]" w:date="2025-09-23T07:08:00Z" w16du:dateUtc="2025-09-23T11:08:00Z">
        <w:r w:rsidR="00216D2B">
          <w:rPr>
            <w:rFonts w:ascii="Arial" w:eastAsia="Calibri" w:hAnsi="Arial" w:cs="Arial"/>
            <w:color w:val="000000" w:themeColor="text1"/>
          </w:rPr>
          <w:t xml:space="preserve">put. </w:t>
        </w:r>
      </w:ins>
      <w:ins w:id="26" w:author="Hodgson, Rachel R [NC]" w:date="2025-09-23T07:16:00Z" w16du:dateUtc="2025-09-23T11:16:00Z">
        <w:r w:rsidR="00912A3F">
          <w:rPr>
            <w:rFonts w:ascii="Arial" w:eastAsia="Calibri" w:hAnsi="Arial" w:cs="Arial"/>
            <w:color w:val="000000" w:themeColor="text1"/>
          </w:rPr>
          <w:t xml:space="preserve">Input </w:t>
        </w:r>
        <w:r w:rsidR="004829E3">
          <w:rPr>
            <w:rFonts w:ascii="Arial" w:eastAsia="Calibri" w:hAnsi="Arial" w:cs="Arial"/>
            <w:color w:val="000000" w:themeColor="text1"/>
          </w:rPr>
          <w:t>data</w:t>
        </w:r>
      </w:ins>
      <w:r w:rsidR="002F5E97">
        <w:rPr>
          <w:rFonts w:ascii="Arial" w:eastAsia="Calibri" w:hAnsi="Arial" w:cs="Arial"/>
          <w:color w:val="000000" w:themeColor="text1"/>
        </w:rPr>
        <w:t>,</w:t>
      </w:r>
      <w:ins w:id="27" w:author="Hodgson, Rachel R [NC]" w:date="2025-09-23T07:16:00Z" w16du:dateUtc="2025-09-23T11:16:00Z">
        <w:r w:rsidR="004829E3">
          <w:rPr>
            <w:rFonts w:ascii="Arial" w:eastAsia="Calibri" w:hAnsi="Arial" w:cs="Arial"/>
            <w:color w:val="000000" w:themeColor="text1"/>
          </w:rPr>
          <w:t xml:space="preserve"> as well as the accompanying output</w:t>
        </w:r>
      </w:ins>
      <w:r w:rsidR="002F5E97">
        <w:rPr>
          <w:rFonts w:ascii="Arial" w:eastAsia="Calibri" w:hAnsi="Arial" w:cs="Arial"/>
          <w:color w:val="000000" w:themeColor="text1"/>
        </w:rPr>
        <w:t>,</w:t>
      </w:r>
      <w:ins w:id="28" w:author="Hodgson, Rachel R [NC]" w:date="2025-09-23T07:16:00Z" w16du:dateUtc="2025-09-23T11:16:00Z">
        <w:r w:rsidR="004829E3">
          <w:rPr>
            <w:rFonts w:ascii="Arial" w:eastAsia="Calibri" w:hAnsi="Arial" w:cs="Arial"/>
            <w:color w:val="000000" w:themeColor="text1"/>
          </w:rPr>
          <w:t xml:space="preserve"> is </w:t>
        </w:r>
      </w:ins>
      <w:ins w:id="29" w:author="Hodgson, Rachel R [NC]" w:date="2025-09-23T07:08:00Z" w16du:dateUtc="2025-09-23T11:08:00Z">
        <w:r w:rsidR="00211CF8">
          <w:rPr>
            <w:rFonts w:ascii="Arial" w:eastAsia="Calibri" w:hAnsi="Arial" w:cs="Arial"/>
            <w:color w:val="000000" w:themeColor="text1"/>
          </w:rPr>
          <w:t xml:space="preserve">stored </w:t>
        </w:r>
        <w:r w:rsidR="00847F00">
          <w:rPr>
            <w:rFonts w:ascii="Arial" w:eastAsia="Calibri" w:hAnsi="Arial" w:cs="Arial"/>
            <w:color w:val="000000" w:themeColor="text1"/>
          </w:rPr>
          <w:t xml:space="preserve">in </w:t>
        </w:r>
      </w:ins>
      <w:ins w:id="30" w:author="Hodgson, Rachel R [NC]" w:date="2025-09-23T07:09:00Z" w16du:dateUtc="2025-09-23T11:09:00Z">
        <w:r w:rsidR="002001D6">
          <w:rPr>
            <w:rFonts w:ascii="Arial" w:eastAsia="Calibri" w:hAnsi="Arial" w:cs="Arial"/>
            <w:color w:val="000000" w:themeColor="text1"/>
          </w:rPr>
          <w:t xml:space="preserve">(Microsoft Azure) logs, accessible only by the </w:t>
        </w:r>
        <w:r w:rsidR="001521B3">
          <w:rPr>
            <w:rFonts w:ascii="Arial" w:eastAsia="Calibri" w:hAnsi="Arial" w:cs="Arial"/>
            <w:color w:val="000000" w:themeColor="text1"/>
          </w:rPr>
          <w:t>Automated Infrastructure Team.</w:t>
        </w:r>
      </w:ins>
      <w:ins w:id="31" w:author="Hodgson, Rachel R [NC]" w:date="2025-09-23T07:16:00Z" w16du:dateUtc="2025-09-23T11:16:00Z">
        <w:r w:rsidR="004829E3">
          <w:rPr>
            <w:rFonts w:ascii="Arial" w:eastAsia="Calibri" w:hAnsi="Arial" w:cs="Arial"/>
            <w:color w:val="000000" w:themeColor="text1"/>
          </w:rPr>
          <w:t xml:space="preserve"> This inf</w:t>
        </w:r>
      </w:ins>
      <w:ins w:id="32" w:author="Hodgson, Rachel R [NC]" w:date="2025-09-23T07:17:00Z" w16du:dateUtc="2025-09-23T11:17:00Z">
        <w:r w:rsidR="004829E3">
          <w:rPr>
            <w:rFonts w:ascii="Arial" w:eastAsia="Calibri" w:hAnsi="Arial" w:cs="Arial"/>
            <w:color w:val="000000" w:themeColor="text1"/>
          </w:rPr>
          <w:t>ormation</w:t>
        </w:r>
        <w:r w:rsidR="00034E04">
          <w:rPr>
            <w:rFonts w:ascii="Arial" w:eastAsia="Calibri" w:hAnsi="Arial" w:cs="Arial"/>
            <w:color w:val="000000" w:themeColor="text1"/>
          </w:rPr>
          <w:t xml:space="preserve"> is considered transitory, kept only for 90 days</w:t>
        </w:r>
      </w:ins>
      <w:ins w:id="33" w:author="Hodgson, Rachel R [NC]" w:date="2025-09-23T07:18:00Z" w16du:dateUtc="2025-09-23T11:18:00Z">
        <w:r w:rsidR="007F00F7">
          <w:rPr>
            <w:rFonts w:ascii="Arial" w:eastAsia="Calibri" w:hAnsi="Arial" w:cs="Arial"/>
            <w:color w:val="000000" w:themeColor="text1"/>
          </w:rPr>
          <w:t xml:space="preserve">, </w:t>
        </w:r>
        <w:r w:rsidR="00896266">
          <w:rPr>
            <w:rFonts w:ascii="Arial" w:eastAsia="Calibri" w:hAnsi="Arial" w:cs="Arial"/>
            <w:color w:val="000000" w:themeColor="text1"/>
          </w:rPr>
          <w:t>and not organized in a way so as to be easil</w:t>
        </w:r>
      </w:ins>
      <w:ins w:id="34" w:author="Hodgson, Rachel R [NC]" w:date="2025-09-23T07:19:00Z" w16du:dateUtc="2025-09-23T11:19:00Z">
        <w:r w:rsidR="00896266">
          <w:rPr>
            <w:rFonts w:ascii="Arial" w:eastAsia="Calibri" w:hAnsi="Arial" w:cs="Arial"/>
            <w:color w:val="000000" w:themeColor="text1"/>
          </w:rPr>
          <w:t>y retrievable. Input data is not meant to replace</w:t>
        </w:r>
      </w:ins>
      <w:ins w:id="35" w:author="Hodgson, Rachel R [NC]" w:date="2025-09-23T07:22:00Z" w16du:dateUtc="2025-09-23T11:22:00Z">
        <w:r w:rsidR="00AD6DD9">
          <w:rPr>
            <w:rFonts w:ascii="Arial" w:eastAsia="Calibri" w:hAnsi="Arial" w:cs="Arial"/>
            <w:color w:val="000000" w:themeColor="text1"/>
          </w:rPr>
          <w:t xml:space="preserve"> </w:t>
        </w:r>
      </w:ins>
      <w:ins w:id="36" w:author="Hodgson, Rachel R [NC]" w:date="2025-09-23T07:23:00Z" w16du:dateUtc="2025-09-23T11:23:00Z">
        <w:r w:rsidR="0005060C">
          <w:rPr>
            <w:rFonts w:ascii="Arial" w:eastAsia="Calibri" w:hAnsi="Arial" w:cs="Arial"/>
            <w:color w:val="000000" w:themeColor="text1"/>
          </w:rPr>
          <w:t>primary program</w:t>
        </w:r>
      </w:ins>
      <w:ins w:id="37" w:author="Hodgson, Rachel R [NC]" w:date="2025-09-23T07:24:00Z" w16du:dateUtc="2025-09-23T11:24:00Z">
        <w:r w:rsidR="0005060C">
          <w:rPr>
            <w:rFonts w:ascii="Arial" w:eastAsia="Calibri" w:hAnsi="Arial" w:cs="Arial"/>
            <w:color w:val="000000" w:themeColor="text1"/>
          </w:rPr>
          <w:t xml:space="preserve"> collection or storage of personal information, but is meant to facilitate user</w:t>
        </w:r>
        <w:r w:rsidR="0079766B">
          <w:rPr>
            <w:rFonts w:ascii="Arial" w:eastAsia="Calibri" w:hAnsi="Arial" w:cs="Arial"/>
            <w:color w:val="000000" w:themeColor="text1"/>
          </w:rPr>
          <w:t xml:space="preserve"> interaction with the tool.</w:t>
        </w:r>
      </w:ins>
    </w:p>
    <w:p w14:paraId="2C1F7224" w14:textId="77777777" w:rsidR="0079766B" w:rsidRDefault="0079766B" w:rsidP="0079766B">
      <w:pPr>
        <w:spacing w:after="0" w:line="240" w:lineRule="auto"/>
        <w:rPr>
          <w:ins w:id="38" w:author="Hodgson, Rachel R [NC]" w:date="2025-09-23T07:24:00Z" w16du:dateUtc="2025-09-23T11:24:00Z"/>
          <w:rFonts w:ascii="Arial" w:eastAsia="Calibri" w:hAnsi="Arial" w:cs="Arial"/>
          <w:color w:val="000000" w:themeColor="text1"/>
        </w:rPr>
      </w:pPr>
    </w:p>
    <w:p w14:paraId="0EFCFFA4" w14:textId="320C0A0B" w:rsidR="0079766B" w:rsidRPr="00874D0A" w:rsidRDefault="0079766B" w:rsidP="00874D0A">
      <w:pPr>
        <w:spacing w:after="0" w:line="240" w:lineRule="auto"/>
        <w:ind w:left="567" w:hanging="283"/>
        <w:rPr>
          <w:rFonts w:ascii="Arial" w:eastAsia="Calibri" w:hAnsi="Arial" w:cs="Arial"/>
          <w:color w:val="000000" w:themeColor="text1"/>
        </w:rPr>
      </w:pPr>
      <w:ins w:id="39" w:author="Hodgson, Rachel R [NC]" w:date="2025-09-23T07:24:00Z" w16du:dateUtc="2025-09-23T11:24:00Z">
        <w:r>
          <w:rPr>
            <w:rFonts w:ascii="Arial" w:eastAsia="Calibri" w:hAnsi="Arial" w:cs="Arial"/>
            <w:color w:val="000000" w:themeColor="text1"/>
          </w:rPr>
          <w:t>2.</w:t>
        </w:r>
        <w:r>
          <w:rPr>
            <w:rFonts w:ascii="Arial" w:eastAsia="Calibri" w:hAnsi="Arial" w:cs="Arial"/>
            <w:color w:val="000000" w:themeColor="text1"/>
          </w:rPr>
          <w:tab/>
        </w:r>
      </w:ins>
      <w:ins w:id="40" w:author="Hodgson, Rachel R [NC]" w:date="2025-09-23T07:26:00Z" w16du:dateUtc="2025-09-23T11:26:00Z">
        <w:r w:rsidR="00962764">
          <w:rPr>
            <w:rFonts w:ascii="Arial" w:eastAsia="Calibri" w:hAnsi="Arial" w:cs="Arial"/>
            <w:color w:val="000000" w:themeColor="text1"/>
          </w:rPr>
          <w:t>User data</w:t>
        </w:r>
        <w:r w:rsidR="00CF5EF8">
          <w:rPr>
            <w:rFonts w:ascii="Arial" w:eastAsia="Calibri" w:hAnsi="Arial" w:cs="Arial"/>
            <w:color w:val="000000" w:themeColor="text1"/>
          </w:rPr>
          <w:t xml:space="preserve">: limited personal information collected about </w:t>
        </w:r>
        <w:r w:rsidR="00A419CC">
          <w:rPr>
            <w:rFonts w:ascii="Arial" w:eastAsia="Calibri" w:hAnsi="Arial" w:cs="Arial"/>
            <w:color w:val="000000" w:themeColor="text1"/>
          </w:rPr>
          <w:t xml:space="preserve">users </w:t>
        </w:r>
      </w:ins>
      <w:ins w:id="41" w:author="Hodgson, Rachel R [NC]" w:date="2025-09-23T07:27:00Z" w16du:dateUtc="2025-09-23T11:27:00Z">
        <w:r w:rsidR="00A419CC">
          <w:rPr>
            <w:rFonts w:ascii="Arial" w:eastAsia="Calibri" w:hAnsi="Arial" w:cs="Arial"/>
            <w:color w:val="000000" w:themeColor="text1"/>
          </w:rPr>
          <w:t>(ESDC employees) for the function of the tool</w:t>
        </w:r>
      </w:ins>
    </w:p>
    <w:p w14:paraId="16F6055E" w14:textId="0FC9C932" w:rsidR="16F8C902" w:rsidRDefault="16F8C902" w:rsidP="16F8C902">
      <w:pPr>
        <w:spacing w:after="0"/>
      </w:pPr>
    </w:p>
    <w:p w14:paraId="57DA1140" w14:textId="77777777" w:rsidR="007F2DCB" w:rsidRPr="006737A6" w:rsidRDefault="007F2DCB" w:rsidP="007F2DCB">
      <w:pPr>
        <w:pStyle w:val="Heading3"/>
        <w:rPr>
          <w:rFonts w:ascii="Arial" w:hAnsi="Arial" w:cs="Arial"/>
        </w:rPr>
      </w:pPr>
      <w:bookmarkStart w:id="42" w:name="_Toc181179909"/>
      <w:bookmarkStart w:id="43" w:name="_Toc207796725"/>
      <w:r w:rsidRPr="006737A6">
        <w:rPr>
          <w:rFonts w:ascii="Arial" w:hAnsi="Arial" w:cs="Arial"/>
        </w:rPr>
        <w:t>5. Program or activity scope</w:t>
      </w:r>
      <w:bookmarkEnd w:id="42"/>
      <w:bookmarkEnd w:id="43"/>
      <w:r w:rsidRPr="006737A6">
        <w:rPr>
          <w:rFonts w:ascii="Arial" w:hAnsi="Arial" w:cs="Arial"/>
        </w:rPr>
        <w:t xml:space="preserve"> </w:t>
      </w:r>
    </w:p>
    <w:p w14:paraId="69226077" w14:textId="12C6E279" w:rsidR="00DB5736" w:rsidRDefault="00DB5736" w:rsidP="56B373B7">
      <w:pPr>
        <w:spacing w:after="200" w:line="240" w:lineRule="auto"/>
        <w:rPr>
          <w:rFonts w:ascii="Arial" w:eastAsia="Calibri" w:hAnsi="Arial" w:cs="Arial"/>
          <w:color w:val="000000" w:themeColor="text1"/>
          <w:lang w:val="en-CA"/>
        </w:rPr>
      </w:pPr>
      <w:bookmarkStart w:id="44" w:name="_Hlk194905191"/>
      <w:r w:rsidRPr="56B373B7">
        <w:rPr>
          <w:rFonts w:ascii="Arial" w:eastAsia="Calibri" w:hAnsi="Arial" w:cs="Arial"/>
          <w:color w:val="000000" w:themeColor="text1"/>
          <w:lang w:val="en-CA"/>
        </w:rPr>
        <w:t>The following is in-scope for this assessment of EVA Chat:</w:t>
      </w:r>
      <w:bookmarkEnd w:id="44"/>
    </w:p>
    <w:p w14:paraId="7924A2FB" w14:textId="6B29922D" w:rsidR="00E76B4B" w:rsidRDefault="00462B7E" w:rsidP="00DF49EE">
      <w:pPr>
        <w:pStyle w:val="ListParagraph"/>
        <w:numPr>
          <w:ilvl w:val="0"/>
          <w:numId w:val="24"/>
        </w:numPr>
        <w:spacing w:after="200" w:line="240" w:lineRule="auto"/>
        <w:rPr>
          <w:rFonts w:ascii="Arial" w:eastAsia="Calibri" w:hAnsi="Arial" w:cs="Arial"/>
          <w:color w:val="000000" w:themeColor="text1"/>
        </w:rPr>
      </w:pPr>
      <w:r w:rsidRPr="56B373B7">
        <w:rPr>
          <w:rFonts w:ascii="Arial" w:eastAsia="Calibri" w:hAnsi="Arial" w:cs="Arial"/>
          <w:color w:val="000000" w:themeColor="text1"/>
        </w:rPr>
        <w:t xml:space="preserve">The EVA Chat </w:t>
      </w:r>
      <w:r w:rsidR="00F61688" w:rsidRPr="56B373B7">
        <w:rPr>
          <w:rFonts w:ascii="Arial" w:eastAsia="Calibri" w:hAnsi="Arial" w:cs="Arial"/>
          <w:color w:val="000000" w:themeColor="text1"/>
        </w:rPr>
        <w:t xml:space="preserve">generative AI </w:t>
      </w:r>
      <w:r w:rsidRPr="56B373B7">
        <w:rPr>
          <w:rFonts w:ascii="Arial" w:eastAsia="Calibri" w:hAnsi="Arial" w:cs="Arial"/>
          <w:color w:val="000000" w:themeColor="text1"/>
        </w:rPr>
        <w:t>tool</w:t>
      </w:r>
      <w:r w:rsidR="00DE3A81">
        <w:rPr>
          <w:rFonts w:ascii="Arial" w:eastAsia="Calibri" w:hAnsi="Arial" w:cs="Arial"/>
          <w:color w:val="000000" w:themeColor="text1"/>
        </w:rPr>
        <w:t>,</w:t>
      </w:r>
      <w:r w:rsidR="00667994" w:rsidRPr="56B373B7">
        <w:rPr>
          <w:rFonts w:ascii="Arial" w:eastAsia="Calibri" w:hAnsi="Arial" w:cs="Arial"/>
          <w:color w:val="000000" w:themeColor="text1"/>
        </w:rPr>
        <w:t xml:space="preserve"> its </w:t>
      </w:r>
      <w:r w:rsidR="00E76B4B" w:rsidRPr="56B373B7">
        <w:rPr>
          <w:rFonts w:ascii="Arial" w:eastAsia="Calibri" w:hAnsi="Arial" w:cs="Arial"/>
          <w:color w:val="000000" w:themeColor="text1"/>
        </w:rPr>
        <w:t>general use</w:t>
      </w:r>
      <w:r w:rsidR="00985CAC">
        <w:rPr>
          <w:rFonts w:ascii="Arial" w:eastAsia="Calibri" w:hAnsi="Arial" w:cs="Arial"/>
          <w:color w:val="000000" w:themeColor="text1"/>
        </w:rPr>
        <w:t xml:space="preserve"> by ESDC</w:t>
      </w:r>
      <w:r w:rsidR="00A87545">
        <w:rPr>
          <w:rFonts w:ascii="Arial" w:eastAsia="Calibri" w:hAnsi="Arial" w:cs="Arial"/>
          <w:color w:val="000000" w:themeColor="text1"/>
        </w:rPr>
        <w:t xml:space="preserve"> employees</w:t>
      </w:r>
      <w:r w:rsidR="00E76B4B" w:rsidRPr="56B373B7">
        <w:rPr>
          <w:rFonts w:ascii="Arial" w:eastAsia="Calibri" w:hAnsi="Arial" w:cs="Arial"/>
          <w:color w:val="000000" w:themeColor="text1"/>
        </w:rPr>
        <w:t>,</w:t>
      </w:r>
      <w:r w:rsidR="00AE3131">
        <w:rPr>
          <w:rFonts w:ascii="Arial" w:eastAsia="Calibri" w:hAnsi="Arial" w:cs="Arial"/>
          <w:color w:val="000000" w:themeColor="text1"/>
        </w:rPr>
        <w:t xml:space="preserve"> and its</w:t>
      </w:r>
      <w:r w:rsidR="00E76B4B" w:rsidRPr="56B373B7">
        <w:rPr>
          <w:rFonts w:ascii="Arial" w:eastAsia="Calibri" w:hAnsi="Arial" w:cs="Arial"/>
          <w:color w:val="000000" w:themeColor="text1"/>
        </w:rPr>
        <w:t xml:space="preserve"> handling and storage </w:t>
      </w:r>
      <w:r w:rsidR="00A42D75" w:rsidRPr="56B373B7">
        <w:rPr>
          <w:rFonts w:ascii="Arial" w:eastAsia="Calibri" w:hAnsi="Arial" w:cs="Arial"/>
          <w:color w:val="000000" w:themeColor="text1"/>
        </w:rPr>
        <w:t>of information, including personal information</w:t>
      </w:r>
      <w:r w:rsidR="001E52D9" w:rsidRPr="56B373B7">
        <w:rPr>
          <w:rFonts w:ascii="Arial" w:eastAsia="Calibri" w:hAnsi="Arial" w:cs="Arial"/>
          <w:color w:val="000000" w:themeColor="text1"/>
        </w:rPr>
        <w:t>;</w:t>
      </w:r>
    </w:p>
    <w:p w14:paraId="02A8ACF4" w14:textId="774793E7" w:rsidR="001E52D9" w:rsidRPr="00F320D8" w:rsidRDefault="00D94795" w:rsidP="00DF49EE">
      <w:pPr>
        <w:pStyle w:val="ListParagraph"/>
        <w:numPr>
          <w:ilvl w:val="0"/>
          <w:numId w:val="24"/>
        </w:numPr>
        <w:spacing w:after="200" w:line="240" w:lineRule="auto"/>
        <w:rPr>
          <w:rFonts w:ascii="Arial" w:eastAsia="Calibri" w:hAnsi="Arial" w:cs="Arial"/>
          <w:color w:val="000000" w:themeColor="text1"/>
        </w:rPr>
      </w:pPr>
      <w:r w:rsidRPr="56B373B7">
        <w:rPr>
          <w:rFonts w:ascii="Arial" w:eastAsia="Calibri" w:hAnsi="Arial" w:cs="Arial"/>
          <w:color w:val="000000" w:themeColor="text1"/>
        </w:rPr>
        <w:t xml:space="preserve">Processes and procedures for logging and monitoring of </w:t>
      </w:r>
      <w:r w:rsidR="00680059" w:rsidRPr="56B373B7">
        <w:rPr>
          <w:rFonts w:ascii="Arial" w:eastAsia="Calibri" w:hAnsi="Arial" w:cs="Arial"/>
          <w:color w:val="000000" w:themeColor="text1"/>
        </w:rPr>
        <w:t>input and output</w:t>
      </w:r>
      <w:r w:rsidR="006F4A27" w:rsidRPr="56B373B7">
        <w:rPr>
          <w:rFonts w:ascii="Arial" w:eastAsia="Calibri" w:hAnsi="Arial" w:cs="Arial"/>
          <w:color w:val="000000" w:themeColor="text1"/>
        </w:rPr>
        <w:t xml:space="preserve"> from EVA Chat</w:t>
      </w:r>
      <w:r w:rsidR="000D7099" w:rsidRPr="56B373B7">
        <w:rPr>
          <w:rFonts w:ascii="Arial" w:eastAsia="Calibri" w:hAnsi="Arial" w:cs="Arial"/>
          <w:color w:val="000000" w:themeColor="text1"/>
        </w:rPr>
        <w:t>;</w:t>
      </w:r>
    </w:p>
    <w:p w14:paraId="789DD67D" w14:textId="11C11212" w:rsidR="00523803" w:rsidRDefault="00523803" w:rsidP="00DF49EE">
      <w:pPr>
        <w:pStyle w:val="ListParagraph"/>
        <w:numPr>
          <w:ilvl w:val="0"/>
          <w:numId w:val="24"/>
        </w:numPr>
        <w:spacing w:after="200" w:line="240" w:lineRule="auto"/>
        <w:rPr>
          <w:rFonts w:ascii="Arial" w:eastAsia="Calibri" w:hAnsi="Arial" w:cs="Arial"/>
          <w:color w:val="000000" w:themeColor="text1"/>
        </w:rPr>
      </w:pPr>
      <w:r w:rsidRPr="56B373B7">
        <w:rPr>
          <w:rFonts w:ascii="Arial" w:eastAsia="Calibri" w:hAnsi="Arial" w:cs="Arial"/>
          <w:color w:val="000000" w:themeColor="text1"/>
        </w:rPr>
        <w:t>Training</w:t>
      </w:r>
      <w:r w:rsidR="00782939" w:rsidRPr="56B373B7">
        <w:rPr>
          <w:rFonts w:ascii="Arial" w:eastAsia="Calibri" w:hAnsi="Arial" w:cs="Arial"/>
          <w:color w:val="000000" w:themeColor="text1"/>
        </w:rPr>
        <w:t xml:space="preserve">, </w:t>
      </w:r>
      <w:r w:rsidR="009E56ED" w:rsidRPr="56B373B7">
        <w:rPr>
          <w:rFonts w:ascii="Arial" w:eastAsia="Calibri" w:hAnsi="Arial" w:cs="Arial"/>
          <w:color w:val="000000" w:themeColor="text1"/>
        </w:rPr>
        <w:t xml:space="preserve">Terms of Use, Privacy Notice Statement, </w:t>
      </w:r>
      <w:r w:rsidR="00782939" w:rsidRPr="56B373B7">
        <w:rPr>
          <w:rFonts w:ascii="Arial" w:eastAsia="Calibri" w:hAnsi="Arial" w:cs="Arial"/>
          <w:color w:val="000000" w:themeColor="text1"/>
        </w:rPr>
        <w:t xml:space="preserve">user guidance and </w:t>
      </w:r>
      <w:r w:rsidR="002C73DD" w:rsidRPr="56B373B7">
        <w:rPr>
          <w:rFonts w:ascii="Arial" w:eastAsia="Calibri" w:hAnsi="Arial" w:cs="Arial"/>
          <w:color w:val="000000" w:themeColor="text1"/>
        </w:rPr>
        <w:t>other EVA Chat-related documentation</w:t>
      </w:r>
      <w:r w:rsidR="00E32FDE" w:rsidRPr="56B373B7">
        <w:rPr>
          <w:rFonts w:ascii="Arial" w:eastAsia="Calibri" w:hAnsi="Arial" w:cs="Arial"/>
          <w:color w:val="000000" w:themeColor="text1"/>
        </w:rPr>
        <w:t xml:space="preserve"> and communications</w:t>
      </w:r>
      <w:r w:rsidR="002C73DD" w:rsidRPr="56B373B7">
        <w:rPr>
          <w:rFonts w:ascii="Arial" w:eastAsia="Calibri" w:hAnsi="Arial" w:cs="Arial"/>
          <w:color w:val="000000" w:themeColor="text1"/>
        </w:rPr>
        <w:t xml:space="preserve"> which advises users on the use and handling of personal information in EVA Chat.</w:t>
      </w:r>
    </w:p>
    <w:p w14:paraId="61449540" w14:textId="19823DED" w:rsidR="00DD0947" w:rsidRDefault="00DD0947" w:rsidP="00DD0947">
      <w:pPr>
        <w:spacing w:after="200" w:line="240" w:lineRule="auto"/>
        <w:rPr>
          <w:rFonts w:ascii="Arial" w:eastAsia="Calibri" w:hAnsi="Arial" w:cs="Arial"/>
          <w:color w:val="000000" w:themeColor="text1"/>
        </w:rPr>
      </w:pPr>
      <w:r w:rsidRPr="56B373B7">
        <w:rPr>
          <w:rFonts w:ascii="Arial" w:eastAsia="Calibri" w:hAnsi="Arial" w:cs="Arial"/>
          <w:color w:val="000000" w:themeColor="text1"/>
        </w:rPr>
        <w:t>The following is out of scope for this assessment of EVA Chat:</w:t>
      </w:r>
    </w:p>
    <w:p w14:paraId="21E03ACD" w14:textId="457AB067" w:rsidR="00853051" w:rsidRPr="00853051" w:rsidRDefault="00853051" w:rsidP="00DF49EE">
      <w:pPr>
        <w:pStyle w:val="ListParagraph"/>
        <w:numPr>
          <w:ilvl w:val="0"/>
          <w:numId w:val="24"/>
        </w:numPr>
        <w:spacing w:after="200" w:line="240" w:lineRule="auto"/>
        <w:rPr>
          <w:rFonts w:ascii="Arial" w:eastAsia="Calibri" w:hAnsi="Arial" w:cs="Arial"/>
          <w:color w:val="000000" w:themeColor="text1"/>
        </w:rPr>
      </w:pPr>
      <w:r w:rsidRPr="56B373B7">
        <w:rPr>
          <w:rFonts w:ascii="Arial" w:eastAsia="Calibri" w:hAnsi="Arial" w:cs="Arial"/>
          <w:color w:val="000000" w:themeColor="text1"/>
        </w:rPr>
        <w:t xml:space="preserve">The use of any other generative AI </w:t>
      </w:r>
      <w:r w:rsidR="00751243" w:rsidRPr="56B373B7">
        <w:rPr>
          <w:rFonts w:ascii="Arial" w:eastAsia="Calibri" w:hAnsi="Arial" w:cs="Arial"/>
          <w:color w:val="000000" w:themeColor="text1"/>
        </w:rPr>
        <w:t xml:space="preserve">tool </w:t>
      </w:r>
      <w:r w:rsidR="005B6B69" w:rsidRPr="56B373B7">
        <w:rPr>
          <w:rFonts w:ascii="Arial" w:eastAsia="Calibri" w:hAnsi="Arial" w:cs="Arial"/>
          <w:color w:val="000000" w:themeColor="text1"/>
        </w:rPr>
        <w:t>at ESDC, regardless of purpose or function.</w:t>
      </w:r>
    </w:p>
    <w:p w14:paraId="47A30DCB" w14:textId="14B20BBF" w:rsidR="00A57BD1" w:rsidRPr="006737A6" w:rsidRDefault="00A57BD1" w:rsidP="00A57BD1">
      <w:pPr>
        <w:pStyle w:val="Heading3"/>
        <w:rPr>
          <w:rFonts w:ascii="Arial" w:hAnsi="Arial" w:cs="Arial"/>
        </w:rPr>
      </w:pPr>
      <w:bookmarkStart w:id="45" w:name="_Toc207796726"/>
      <w:bookmarkStart w:id="46" w:name="_Toc181179910"/>
      <w:r>
        <w:rPr>
          <w:rFonts w:ascii="Arial" w:hAnsi="Arial" w:cs="Arial"/>
        </w:rPr>
        <w:t>6</w:t>
      </w:r>
      <w:r w:rsidRPr="006737A6">
        <w:rPr>
          <w:rFonts w:ascii="Arial" w:hAnsi="Arial" w:cs="Arial"/>
        </w:rPr>
        <w:t xml:space="preserve">. </w:t>
      </w:r>
      <w:r>
        <w:rPr>
          <w:rFonts w:ascii="Arial" w:hAnsi="Arial" w:cs="Arial"/>
        </w:rPr>
        <w:t>Requirement for a PIA</w:t>
      </w:r>
      <w:bookmarkEnd w:id="45"/>
      <w:r w:rsidRPr="006737A6">
        <w:rPr>
          <w:rFonts w:ascii="Arial" w:hAnsi="Arial" w:cs="Arial"/>
        </w:rPr>
        <w:t xml:space="preserve"> </w:t>
      </w:r>
    </w:p>
    <w:p w14:paraId="5CD5987E" w14:textId="43C8D25F" w:rsidR="00A57BD1" w:rsidRDefault="34AB4AC4" w:rsidP="47D7C777">
      <w:pPr>
        <w:spacing w:after="200" w:line="240" w:lineRule="auto"/>
        <w:rPr>
          <w:rFonts w:ascii="Arial" w:eastAsia="Calibri" w:hAnsi="Arial" w:cs="Arial"/>
          <w:color w:val="000000" w:themeColor="text1"/>
          <w:lang w:val="en-CA"/>
        </w:rPr>
      </w:pPr>
      <w:r w:rsidRPr="685A6F4F">
        <w:rPr>
          <w:rFonts w:ascii="Arial" w:eastAsia="Calibri" w:hAnsi="Arial" w:cs="Arial"/>
          <w:color w:val="000000" w:themeColor="text1"/>
          <w:lang w:val="en-CA"/>
        </w:rPr>
        <w:t xml:space="preserve">Although EVA Chat does not fall under the </w:t>
      </w:r>
      <w:r w:rsidRPr="00E42838">
        <w:rPr>
          <w:rFonts w:ascii="Arial" w:eastAsia="Calibri" w:hAnsi="Arial" w:cs="Arial"/>
          <w:i/>
          <w:iCs/>
          <w:color w:val="000000" w:themeColor="text1"/>
          <w:lang w:val="en-CA"/>
        </w:rPr>
        <w:t>Directive on Automated Decision-Making</w:t>
      </w:r>
      <w:r w:rsidRPr="685A6F4F">
        <w:rPr>
          <w:rFonts w:ascii="Arial" w:eastAsia="Calibri" w:hAnsi="Arial" w:cs="Arial"/>
          <w:color w:val="000000" w:themeColor="text1"/>
          <w:lang w:val="en-CA"/>
        </w:rPr>
        <w:t>, and administrative decisions are not directly implicated in EVA Chat’s functions or Azure AI Foundry| Azure OpenAI Service’s content filtering/monitoring</w:t>
      </w:r>
      <w:r w:rsidR="00E41792">
        <w:rPr>
          <w:rFonts w:ascii="Arial" w:eastAsia="Calibri" w:hAnsi="Arial" w:cs="Arial"/>
          <w:color w:val="000000" w:themeColor="text1"/>
          <w:lang w:val="en-CA"/>
        </w:rPr>
        <w:t>,</w:t>
      </w:r>
      <w:r w:rsidRPr="685A6F4F">
        <w:rPr>
          <w:rFonts w:ascii="Arial" w:eastAsia="Calibri" w:hAnsi="Arial" w:cs="Arial"/>
          <w:color w:val="000000" w:themeColor="text1"/>
          <w:lang w:val="en-CA"/>
        </w:rPr>
        <w:t xml:space="preserve"> </w:t>
      </w:r>
      <w:r w:rsidR="636130BE" w:rsidRPr="685A6F4F">
        <w:rPr>
          <w:rFonts w:ascii="Arial" w:eastAsia="Calibri" w:hAnsi="Arial" w:cs="Arial"/>
          <w:color w:val="000000" w:themeColor="text1"/>
          <w:lang w:val="en-CA"/>
        </w:rPr>
        <w:t>the use of personal information in EVA Chat, including storage in the logs</w:t>
      </w:r>
      <w:r w:rsidR="00FE1C5F">
        <w:rPr>
          <w:rFonts w:ascii="Arial" w:eastAsia="Calibri" w:hAnsi="Arial" w:cs="Arial"/>
          <w:color w:val="000000" w:themeColor="text1"/>
          <w:lang w:val="en-CA"/>
        </w:rPr>
        <w:t>,</w:t>
      </w:r>
      <w:r w:rsidR="636130BE" w:rsidRPr="685A6F4F">
        <w:rPr>
          <w:rFonts w:ascii="Arial" w:eastAsia="Calibri" w:hAnsi="Arial" w:cs="Arial"/>
          <w:color w:val="000000" w:themeColor="text1"/>
          <w:lang w:val="en-CA"/>
        </w:rPr>
        <w:t xml:space="preserve"> is a substantial modification to the handling of personal information. </w:t>
      </w:r>
      <w:r w:rsidR="000B563E" w:rsidRPr="685A6F4F">
        <w:rPr>
          <w:rFonts w:ascii="Arial" w:eastAsia="Calibri" w:hAnsi="Arial" w:cs="Arial"/>
          <w:color w:val="000000" w:themeColor="text1"/>
          <w:lang w:val="en-CA"/>
        </w:rPr>
        <w:t xml:space="preserve">EVA Chat </w:t>
      </w:r>
      <w:r w:rsidR="000B563E">
        <w:rPr>
          <w:rFonts w:ascii="Arial" w:eastAsia="Calibri" w:hAnsi="Arial" w:cs="Arial"/>
          <w:color w:val="000000" w:themeColor="text1"/>
          <w:lang w:val="en-CA"/>
        </w:rPr>
        <w:t xml:space="preserve">could also </w:t>
      </w:r>
      <w:r w:rsidR="000B563E" w:rsidRPr="685A6F4F">
        <w:rPr>
          <w:rFonts w:ascii="Arial" w:eastAsia="Calibri" w:hAnsi="Arial" w:cs="Arial"/>
          <w:color w:val="000000" w:themeColor="text1"/>
          <w:lang w:val="en-CA"/>
        </w:rPr>
        <w:t xml:space="preserve">represent a substantial modification to the handling of personal information for many ESDC programs. </w:t>
      </w:r>
      <w:r w:rsidR="00D96CA9">
        <w:rPr>
          <w:rFonts w:ascii="Arial" w:eastAsia="Calibri" w:hAnsi="Arial" w:cs="Arial"/>
          <w:color w:val="000000" w:themeColor="text1"/>
          <w:lang w:val="en-CA"/>
        </w:rPr>
        <w:t>The</w:t>
      </w:r>
      <w:r w:rsidR="636130BE" w:rsidRPr="685A6F4F">
        <w:rPr>
          <w:rFonts w:ascii="Arial" w:eastAsia="Calibri" w:hAnsi="Arial" w:cs="Arial"/>
          <w:color w:val="000000" w:themeColor="text1"/>
          <w:lang w:val="en-CA"/>
        </w:rPr>
        <w:t xml:space="preserve"> potential for employee</w:t>
      </w:r>
      <w:r w:rsidR="00D96CA9">
        <w:rPr>
          <w:rFonts w:ascii="Arial" w:eastAsia="Calibri" w:hAnsi="Arial" w:cs="Arial"/>
          <w:color w:val="000000" w:themeColor="text1"/>
          <w:lang w:val="en-CA"/>
        </w:rPr>
        <w:t>s to</w:t>
      </w:r>
      <w:r w:rsidR="636130BE" w:rsidRPr="685A6F4F">
        <w:rPr>
          <w:rFonts w:ascii="Arial" w:eastAsia="Calibri" w:hAnsi="Arial" w:cs="Arial"/>
          <w:color w:val="000000" w:themeColor="text1"/>
          <w:lang w:val="en-CA"/>
        </w:rPr>
        <w:t xml:space="preserve"> misuse the tool to assist with or make administrative decisions using personal information in EVA Chat</w:t>
      </w:r>
      <w:r w:rsidR="00E41792">
        <w:rPr>
          <w:rFonts w:ascii="Arial" w:eastAsia="Calibri" w:hAnsi="Arial" w:cs="Arial"/>
          <w:color w:val="000000" w:themeColor="text1"/>
          <w:lang w:val="en-CA"/>
        </w:rPr>
        <w:t xml:space="preserve"> was identified as a potential risk to privacy</w:t>
      </w:r>
      <w:r w:rsidR="636130BE" w:rsidRPr="685A6F4F">
        <w:rPr>
          <w:rFonts w:ascii="Arial" w:eastAsia="Calibri" w:hAnsi="Arial" w:cs="Arial"/>
          <w:color w:val="000000" w:themeColor="text1"/>
          <w:lang w:val="en-CA"/>
        </w:rPr>
        <w:t>.</w:t>
      </w:r>
    </w:p>
    <w:p w14:paraId="1EB08275" w14:textId="77777777" w:rsidR="008C6501" w:rsidRDefault="00604482" w:rsidP="00A57BD1">
      <w:pPr>
        <w:spacing w:after="200" w:line="240" w:lineRule="auto"/>
        <w:rPr>
          <w:rFonts w:ascii="Arial" w:eastAsia="Calibri" w:hAnsi="Arial" w:cs="Arial"/>
          <w:color w:val="000000" w:themeColor="text1"/>
          <w:lang w:val="en-CA"/>
        </w:rPr>
      </w:pPr>
      <w:r>
        <w:rPr>
          <w:rFonts w:ascii="Arial" w:eastAsia="Calibri" w:hAnsi="Arial" w:cs="Arial"/>
          <w:color w:val="000000" w:themeColor="text1"/>
          <w:lang w:val="en-CA"/>
        </w:rPr>
        <w:t xml:space="preserve">A </w:t>
      </w:r>
      <w:r w:rsidR="636130BE" w:rsidRPr="001E1C37">
        <w:rPr>
          <w:rFonts w:ascii="Arial" w:eastAsia="Calibri" w:hAnsi="Arial" w:cs="Arial"/>
          <w:color w:val="000000" w:themeColor="text1"/>
          <w:lang w:val="en-CA"/>
        </w:rPr>
        <w:t>Privacy Impact Assessment (PIA</w:t>
      </w:r>
      <w:r w:rsidR="636130BE" w:rsidRPr="00952158">
        <w:rPr>
          <w:rFonts w:ascii="Arial" w:eastAsia="Calibri" w:hAnsi="Arial" w:cs="Arial"/>
          <w:color w:val="000000" w:themeColor="text1"/>
          <w:lang w:val="en-CA"/>
        </w:rPr>
        <w:t xml:space="preserve">) </w:t>
      </w:r>
      <w:r w:rsidR="00952158">
        <w:rPr>
          <w:rFonts w:ascii="Arial" w:eastAsia="Calibri" w:hAnsi="Arial" w:cs="Arial"/>
          <w:color w:val="000000" w:themeColor="text1"/>
          <w:lang w:val="en-CA"/>
        </w:rPr>
        <w:t xml:space="preserve">is required </w:t>
      </w:r>
      <w:r w:rsidR="636130BE" w:rsidRPr="47D7C777">
        <w:rPr>
          <w:rFonts w:ascii="Arial" w:eastAsia="Calibri" w:hAnsi="Arial" w:cs="Arial"/>
          <w:color w:val="000000" w:themeColor="text1"/>
          <w:lang w:val="en-CA"/>
        </w:rPr>
        <w:t xml:space="preserve">as per subsection C.2.2.9.3 of Appendix C: Standard on Privacy Impact Assessment of the Treasury Board’s </w:t>
      </w:r>
      <w:r w:rsidR="636130BE" w:rsidRPr="47D7C777">
        <w:rPr>
          <w:rFonts w:ascii="Arial" w:eastAsia="Calibri" w:hAnsi="Arial" w:cs="Arial"/>
          <w:i/>
          <w:iCs/>
          <w:color w:val="000000" w:themeColor="text1"/>
          <w:lang w:val="en-CA"/>
        </w:rPr>
        <w:t>Directive on Privacy Practices</w:t>
      </w:r>
      <w:r w:rsidR="636130BE" w:rsidRPr="47D7C777">
        <w:rPr>
          <w:rFonts w:ascii="Arial" w:eastAsia="Calibri" w:hAnsi="Arial" w:cs="Arial"/>
          <w:color w:val="000000" w:themeColor="text1"/>
          <w:lang w:val="en-CA"/>
        </w:rPr>
        <w:t xml:space="preserve"> which states that a PIA is necessary “When the official responsible for section 10 of the</w:t>
      </w:r>
      <w:r w:rsidR="636130BE" w:rsidRPr="005819E2">
        <w:rPr>
          <w:rFonts w:ascii="Arial" w:eastAsia="Calibri" w:hAnsi="Arial" w:cs="Arial"/>
          <w:i/>
          <w:iCs/>
          <w:color w:val="000000" w:themeColor="text1"/>
          <w:lang w:val="en-CA"/>
        </w:rPr>
        <w:t xml:space="preserve"> Privacy Act</w:t>
      </w:r>
      <w:r w:rsidR="636130BE" w:rsidRPr="47D7C777">
        <w:rPr>
          <w:rFonts w:ascii="Arial" w:eastAsia="Calibri" w:hAnsi="Arial" w:cs="Arial"/>
          <w:color w:val="000000" w:themeColor="text1"/>
          <w:lang w:val="en-CA"/>
        </w:rPr>
        <w:t xml:space="preserve"> determines that a PIA is warranted given the potential risks associated with any administrative or non-administrative use of personal information” to assess any risks to privacy in the EVA Chat tool.</w:t>
      </w:r>
    </w:p>
    <w:p w14:paraId="517F8E00" w14:textId="3CFF020C" w:rsidR="00A57BD1" w:rsidRDefault="00ED79BB" w:rsidP="00A57BD1">
      <w:pPr>
        <w:spacing w:after="200" w:line="240" w:lineRule="auto"/>
        <w:rPr>
          <w:rFonts w:ascii="Arial" w:eastAsia="Calibri" w:hAnsi="Arial" w:cs="Arial"/>
          <w:color w:val="000000" w:themeColor="text1"/>
          <w:kern w:val="2"/>
          <w:lang w:val="en-CA"/>
          <w14:ligatures w14:val="standardContextual"/>
        </w:rPr>
      </w:pPr>
      <w:r>
        <w:rPr>
          <w:rFonts w:ascii="Arial" w:eastAsia="Calibri" w:hAnsi="Arial" w:cs="Arial"/>
          <w:color w:val="000000" w:themeColor="text1"/>
          <w:lang w:val="en-CA"/>
        </w:rPr>
        <w:t xml:space="preserve">It is acknowledged that </w:t>
      </w:r>
      <w:r w:rsidR="004C7D22">
        <w:rPr>
          <w:rFonts w:ascii="Arial" w:eastAsia="Calibri" w:hAnsi="Arial" w:cs="Arial"/>
          <w:color w:val="000000" w:themeColor="text1"/>
          <w:lang w:val="en-CA"/>
        </w:rPr>
        <w:t>gener</w:t>
      </w:r>
      <w:r w:rsidR="00237570">
        <w:rPr>
          <w:rFonts w:ascii="Arial" w:eastAsia="Calibri" w:hAnsi="Arial" w:cs="Arial"/>
          <w:color w:val="000000" w:themeColor="text1"/>
          <w:lang w:val="en-CA"/>
        </w:rPr>
        <w:t xml:space="preserve">ative AI is </w:t>
      </w:r>
      <w:r w:rsidR="00585285">
        <w:rPr>
          <w:rFonts w:ascii="Arial" w:eastAsia="Calibri" w:hAnsi="Arial" w:cs="Arial"/>
          <w:color w:val="000000" w:themeColor="text1"/>
          <w:lang w:val="en-CA"/>
        </w:rPr>
        <w:t>developing rapidly</w:t>
      </w:r>
      <w:r w:rsidR="00367860">
        <w:rPr>
          <w:rFonts w:ascii="Arial" w:eastAsia="Calibri" w:hAnsi="Arial" w:cs="Arial"/>
          <w:color w:val="000000" w:themeColor="text1"/>
          <w:lang w:val="en-CA"/>
        </w:rPr>
        <w:t xml:space="preserve"> at t</w:t>
      </w:r>
      <w:r w:rsidR="00601F7C">
        <w:rPr>
          <w:rFonts w:ascii="Arial" w:eastAsia="Calibri" w:hAnsi="Arial" w:cs="Arial"/>
          <w:color w:val="000000" w:themeColor="text1"/>
          <w:lang w:val="en-CA"/>
        </w:rPr>
        <w:t>he time of the writing of this PIA</w:t>
      </w:r>
      <w:r w:rsidR="00585285">
        <w:rPr>
          <w:rFonts w:ascii="Arial" w:eastAsia="Calibri" w:hAnsi="Arial" w:cs="Arial"/>
          <w:color w:val="000000" w:themeColor="text1"/>
          <w:lang w:val="en-CA"/>
        </w:rPr>
        <w:t xml:space="preserve">, and that </w:t>
      </w:r>
      <w:r w:rsidR="00B23B98">
        <w:rPr>
          <w:rFonts w:ascii="Arial" w:eastAsia="Calibri" w:hAnsi="Arial" w:cs="Arial"/>
          <w:color w:val="000000" w:themeColor="text1"/>
          <w:lang w:val="en-CA"/>
        </w:rPr>
        <w:t>evolutions and upgrades</w:t>
      </w:r>
      <w:r w:rsidR="00367860">
        <w:rPr>
          <w:rFonts w:ascii="Arial" w:eastAsia="Calibri" w:hAnsi="Arial" w:cs="Arial"/>
          <w:color w:val="000000" w:themeColor="text1"/>
          <w:lang w:val="en-CA"/>
        </w:rPr>
        <w:t xml:space="preserve"> to EVA Chat</w:t>
      </w:r>
      <w:r w:rsidR="00601F7C">
        <w:rPr>
          <w:rFonts w:ascii="Arial" w:eastAsia="Calibri" w:hAnsi="Arial" w:cs="Arial"/>
          <w:color w:val="000000" w:themeColor="text1"/>
          <w:lang w:val="en-CA"/>
        </w:rPr>
        <w:t xml:space="preserve">, </w:t>
      </w:r>
      <w:r w:rsidR="00B41025">
        <w:rPr>
          <w:rFonts w:ascii="Arial" w:eastAsia="Calibri" w:hAnsi="Arial" w:cs="Arial"/>
          <w:color w:val="000000" w:themeColor="text1"/>
          <w:lang w:val="en-CA"/>
        </w:rPr>
        <w:t xml:space="preserve">both planned and unplanned are </w:t>
      </w:r>
      <w:r w:rsidR="007A087A">
        <w:rPr>
          <w:rFonts w:ascii="Arial" w:eastAsia="Calibri" w:hAnsi="Arial" w:cs="Arial"/>
          <w:color w:val="000000" w:themeColor="text1"/>
          <w:lang w:val="en-CA"/>
        </w:rPr>
        <w:t>inevitable.</w:t>
      </w:r>
      <w:r w:rsidR="00367860">
        <w:rPr>
          <w:rFonts w:ascii="Arial" w:eastAsia="Calibri" w:hAnsi="Arial" w:cs="Arial"/>
          <w:color w:val="000000" w:themeColor="text1"/>
          <w:lang w:val="en-CA"/>
        </w:rPr>
        <w:t xml:space="preserve"> </w:t>
      </w:r>
      <w:r w:rsidR="008C6501">
        <w:rPr>
          <w:rFonts w:ascii="Arial" w:eastAsia="Calibri" w:hAnsi="Arial" w:cs="Arial"/>
          <w:color w:val="000000" w:themeColor="text1"/>
          <w:lang w:val="en-CA"/>
        </w:rPr>
        <w:t xml:space="preserve">This </w:t>
      </w:r>
      <w:r w:rsidR="007A087A">
        <w:rPr>
          <w:rFonts w:ascii="Arial" w:eastAsia="Calibri" w:hAnsi="Arial" w:cs="Arial"/>
          <w:color w:val="000000" w:themeColor="text1"/>
          <w:lang w:val="en-CA"/>
        </w:rPr>
        <w:t xml:space="preserve">PIA </w:t>
      </w:r>
      <w:r w:rsidR="002155BA">
        <w:rPr>
          <w:rFonts w:ascii="Arial" w:eastAsia="Calibri" w:hAnsi="Arial" w:cs="Arial"/>
          <w:color w:val="000000" w:themeColor="text1"/>
          <w:lang w:val="en-CA"/>
        </w:rPr>
        <w:t>is intended to remain ‘evergreen’</w:t>
      </w:r>
      <w:r w:rsidR="007D2EC1">
        <w:rPr>
          <w:rFonts w:ascii="Arial" w:eastAsia="Calibri" w:hAnsi="Arial" w:cs="Arial"/>
          <w:color w:val="000000" w:themeColor="text1"/>
          <w:lang w:val="en-CA"/>
        </w:rPr>
        <w:t>: to</w:t>
      </w:r>
      <w:r w:rsidR="002155BA">
        <w:rPr>
          <w:rFonts w:ascii="Arial" w:eastAsia="Calibri" w:hAnsi="Arial" w:cs="Arial"/>
          <w:color w:val="000000" w:themeColor="text1"/>
          <w:lang w:val="en-CA"/>
        </w:rPr>
        <w:t xml:space="preserve"> be updated, renewed</w:t>
      </w:r>
      <w:r w:rsidR="00E054AF">
        <w:rPr>
          <w:rFonts w:ascii="Arial" w:eastAsia="Calibri" w:hAnsi="Arial" w:cs="Arial"/>
          <w:color w:val="000000" w:themeColor="text1"/>
          <w:lang w:val="en-CA"/>
        </w:rPr>
        <w:t>, revised</w:t>
      </w:r>
      <w:r w:rsidR="009A3EA7">
        <w:rPr>
          <w:rFonts w:ascii="Arial" w:eastAsia="Calibri" w:hAnsi="Arial" w:cs="Arial"/>
          <w:color w:val="000000" w:themeColor="text1"/>
          <w:lang w:val="en-CA"/>
        </w:rPr>
        <w:t>, rewritten,</w:t>
      </w:r>
      <w:r w:rsidR="00E054AF">
        <w:rPr>
          <w:rFonts w:ascii="Arial" w:eastAsia="Calibri" w:hAnsi="Arial" w:cs="Arial"/>
          <w:color w:val="000000" w:themeColor="text1"/>
          <w:lang w:val="en-CA"/>
        </w:rPr>
        <w:t xml:space="preserve"> and reassessed as </w:t>
      </w:r>
      <w:r w:rsidR="003659B6">
        <w:rPr>
          <w:rFonts w:ascii="Arial" w:eastAsia="Calibri" w:hAnsi="Arial" w:cs="Arial"/>
          <w:color w:val="000000" w:themeColor="text1"/>
          <w:lang w:val="en-CA"/>
        </w:rPr>
        <w:t xml:space="preserve">evolution, </w:t>
      </w:r>
      <w:r w:rsidR="00E054AF">
        <w:rPr>
          <w:rFonts w:ascii="Arial" w:eastAsia="Calibri" w:hAnsi="Arial" w:cs="Arial"/>
          <w:color w:val="000000" w:themeColor="text1"/>
          <w:lang w:val="en-CA"/>
        </w:rPr>
        <w:t xml:space="preserve">changes, updates and upgrades </w:t>
      </w:r>
      <w:r w:rsidR="003659B6">
        <w:rPr>
          <w:rFonts w:ascii="Arial" w:eastAsia="Calibri" w:hAnsi="Arial" w:cs="Arial"/>
          <w:color w:val="000000" w:themeColor="text1"/>
          <w:lang w:val="en-CA"/>
        </w:rPr>
        <w:t xml:space="preserve">happen </w:t>
      </w:r>
      <w:r w:rsidR="007D2EC1">
        <w:rPr>
          <w:rFonts w:ascii="Arial" w:eastAsia="Calibri" w:hAnsi="Arial" w:cs="Arial"/>
          <w:color w:val="000000" w:themeColor="text1"/>
          <w:lang w:val="en-CA"/>
        </w:rPr>
        <w:t>to EVA Chat</w:t>
      </w:r>
      <w:r w:rsidR="00B503C9">
        <w:rPr>
          <w:rFonts w:ascii="Arial" w:eastAsia="Calibri" w:hAnsi="Arial" w:cs="Arial"/>
          <w:color w:val="000000" w:themeColor="text1"/>
          <w:lang w:val="en-CA"/>
        </w:rPr>
        <w:t>.</w:t>
      </w:r>
      <w:r w:rsidR="00EA6B65">
        <w:rPr>
          <w:rFonts w:ascii="Arial" w:eastAsia="Calibri" w:hAnsi="Arial" w:cs="Arial"/>
          <w:color w:val="000000" w:themeColor="text1"/>
          <w:lang w:val="en-CA"/>
        </w:rPr>
        <w:t xml:space="preserve"> </w:t>
      </w:r>
      <w:r w:rsidR="00543426">
        <w:rPr>
          <w:rFonts w:ascii="Arial" w:eastAsia="Calibri" w:hAnsi="Arial" w:cs="Arial"/>
          <w:color w:val="000000" w:themeColor="text1"/>
          <w:lang w:val="en-CA"/>
        </w:rPr>
        <w:t xml:space="preserve">The AI CoE </w:t>
      </w:r>
      <w:r w:rsidR="007E3541">
        <w:rPr>
          <w:rFonts w:ascii="Arial" w:eastAsia="Calibri" w:hAnsi="Arial" w:cs="Arial"/>
          <w:color w:val="000000" w:themeColor="text1"/>
          <w:lang w:val="en-CA"/>
        </w:rPr>
        <w:t xml:space="preserve">will </w:t>
      </w:r>
      <w:r w:rsidR="00543426">
        <w:rPr>
          <w:rFonts w:ascii="Arial" w:eastAsia="Calibri" w:hAnsi="Arial" w:cs="Arial"/>
          <w:color w:val="000000" w:themeColor="text1"/>
          <w:lang w:val="en-CA"/>
        </w:rPr>
        <w:t xml:space="preserve">keep </w:t>
      </w:r>
      <w:r w:rsidR="007E3541">
        <w:rPr>
          <w:rFonts w:ascii="Arial" w:eastAsia="Calibri" w:hAnsi="Arial" w:cs="Arial"/>
          <w:color w:val="000000" w:themeColor="text1"/>
          <w:lang w:val="en-CA"/>
        </w:rPr>
        <w:t xml:space="preserve">regular </w:t>
      </w:r>
      <w:r w:rsidR="00543426">
        <w:rPr>
          <w:rFonts w:ascii="Arial" w:eastAsia="Calibri" w:hAnsi="Arial" w:cs="Arial"/>
          <w:color w:val="000000" w:themeColor="text1"/>
          <w:lang w:val="en-CA"/>
        </w:rPr>
        <w:t xml:space="preserve">contact </w:t>
      </w:r>
      <w:r w:rsidR="00CE1112">
        <w:rPr>
          <w:rFonts w:ascii="Arial" w:eastAsia="Calibri" w:hAnsi="Arial" w:cs="Arial"/>
          <w:color w:val="000000" w:themeColor="text1"/>
          <w:lang w:val="en-CA"/>
        </w:rPr>
        <w:t xml:space="preserve">with </w:t>
      </w:r>
      <w:r w:rsidR="005B2F65">
        <w:rPr>
          <w:rFonts w:ascii="Arial" w:eastAsia="Calibri" w:hAnsi="Arial" w:cs="Arial"/>
          <w:color w:val="000000" w:themeColor="text1"/>
          <w:lang w:val="en-CA"/>
        </w:rPr>
        <w:t>PMD to appr</w:t>
      </w:r>
      <w:r w:rsidR="00A34E78">
        <w:rPr>
          <w:rFonts w:ascii="Arial" w:eastAsia="Calibri" w:hAnsi="Arial" w:cs="Arial"/>
          <w:color w:val="000000" w:themeColor="text1"/>
          <w:lang w:val="en-CA"/>
        </w:rPr>
        <w:t>ise them of changes to EVA Chat</w:t>
      </w:r>
      <w:r w:rsidR="0053449C">
        <w:rPr>
          <w:rFonts w:ascii="Arial" w:eastAsia="Calibri" w:hAnsi="Arial" w:cs="Arial"/>
          <w:color w:val="000000" w:themeColor="text1"/>
          <w:lang w:val="en-CA"/>
        </w:rPr>
        <w:t>, so that PMD can determine whether a new or revised assessment is necessary.</w:t>
      </w:r>
      <w:r w:rsidR="636130BE" w:rsidRPr="47D7C777">
        <w:rPr>
          <w:rFonts w:ascii="Arial" w:eastAsia="Calibri" w:hAnsi="Arial" w:cs="Arial"/>
          <w:color w:val="000000" w:themeColor="text1"/>
          <w:lang w:val="en-CA"/>
        </w:rPr>
        <w:t xml:space="preserve"> </w:t>
      </w:r>
    </w:p>
    <w:p w14:paraId="6FF3A953" w14:textId="77777777" w:rsidR="009C6715" w:rsidRDefault="009C6715" w:rsidP="007F2DCB">
      <w:pPr>
        <w:pStyle w:val="Heading2"/>
        <w:rPr>
          <w:rFonts w:ascii="Arial" w:hAnsi="Arial" w:cs="Arial"/>
          <w:lang w:eastAsia="en-CA"/>
        </w:rPr>
        <w:sectPr w:rsidR="009C6715" w:rsidSect="00C06431">
          <w:pgSz w:w="12242" w:h="15840" w:code="1"/>
          <w:pgMar w:top="1440" w:right="1440" w:bottom="567" w:left="1440" w:header="708" w:footer="29" w:gutter="0"/>
          <w:cols w:space="708"/>
          <w:docGrid w:linePitch="360"/>
        </w:sectPr>
      </w:pPr>
    </w:p>
    <w:p w14:paraId="71B3D98C" w14:textId="77777777" w:rsidR="007F2DCB" w:rsidRPr="006737A6" w:rsidRDefault="007F2DCB" w:rsidP="007F2DCB">
      <w:pPr>
        <w:pStyle w:val="Heading2"/>
        <w:rPr>
          <w:rFonts w:ascii="Arial" w:hAnsi="Arial" w:cs="Arial"/>
          <w:lang w:eastAsia="en-CA"/>
        </w:rPr>
      </w:pPr>
      <w:bookmarkStart w:id="47" w:name="_Toc207796727"/>
      <w:r w:rsidRPr="006737A6">
        <w:rPr>
          <w:rFonts w:ascii="Arial" w:hAnsi="Arial" w:cs="Arial"/>
          <w:lang w:eastAsia="en-CA"/>
        </w:rPr>
        <w:lastRenderedPageBreak/>
        <w:t>Section B: Notification and personal information</w:t>
      </w:r>
      <w:bookmarkEnd w:id="46"/>
      <w:bookmarkEnd w:id="47"/>
    </w:p>
    <w:p w14:paraId="75DA4A25" w14:textId="77777777" w:rsidR="007F2DCB" w:rsidRPr="006737A6" w:rsidRDefault="007F2DCB" w:rsidP="007F2DCB">
      <w:pPr>
        <w:pStyle w:val="Heading3"/>
        <w:rPr>
          <w:rFonts w:ascii="Arial" w:hAnsi="Arial" w:cs="Arial"/>
          <w:lang w:eastAsia="en-CA"/>
        </w:rPr>
      </w:pPr>
      <w:bookmarkStart w:id="48" w:name="_Toc181179911"/>
      <w:bookmarkStart w:id="49" w:name="_Toc207796728"/>
      <w:r w:rsidRPr="006737A6">
        <w:rPr>
          <w:rFonts w:ascii="Arial" w:hAnsi="Arial" w:cs="Arial"/>
          <w:lang w:eastAsia="en-CA"/>
        </w:rPr>
        <w:t>1. Notification</w:t>
      </w:r>
      <w:bookmarkEnd w:id="48"/>
      <w:bookmarkEnd w:id="49"/>
    </w:p>
    <w:p w14:paraId="30B2D853" w14:textId="7174C367" w:rsidR="00AB24CF" w:rsidRDefault="00AB24CF" w:rsidP="56B373B7">
      <w:pPr>
        <w:spacing w:after="200" w:line="240" w:lineRule="auto"/>
        <w:rPr>
          <w:rFonts w:ascii="Arial" w:hAnsi="Arial" w:cs="Arial"/>
          <w:color w:val="000000" w:themeColor="text1"/>
          <w:kern w:val="2"/>
          <w:lang w:eastAsia="en-CA"/>
          <w14:ligatures w14:val="standardContextual"/>
        </w:rPr>
      </w:pPr>
      <w:bookmarkStart w:id="50" w:name="_Toc181179912"/>
      <w:r w:rsidRPr="56B373B7">
        <w:rPr>
          <w:rFonts w:ascii="Arial" w:hAnsi="Arial" w:cs="Arial"/>
          <w:color w:val="000000" w:themeColor="text1"/>
          <w:kern w:val="2"/>
          <w:highlight w:val="lightGray"/>
          <w:lang w:eastAsia="en-CA"/>
          <w14:ligatures w14:val="standardContextual"/>
        </w:rPr>
        <w:t>Response</w:t>
      </w:r>
      <w:r w:rsidRPr="56B373B7">
        <w:rPr>
          <w:rFonts w:ascii="Arial" w:hAnsi="Arial" w:cs="Arial"/>
          <w:color w:val="000000" w:themeColor="text1"/>
          <w:kern w:val="2"/>
          <w:lang w:eastAsia="en-CA"/>
          <w14:ligatures w14:val="standardContextual"/>
        </w:rPr>
        <w:t>:</w:t>
      </w:r>
    </w:p>
    <w:p w14:paraId="5821C4D6" w14:textId="419285A9" w:rsidR="00AB24CF" w:rsidRDefault="6D4107B0" w:rsidP="00D1029E">
      <w:pPr>
        <w:spacing w:after="200" w:line="240" w:lineRule="auto"/>
        <w:rPr>
          <w:lang w:eastAsia="en-CA"/>
        </w:rPr>
      </w:pPr>
      <w:r w:rsidRPr="75F13B30">
        <w:rPr>
          <w:rFonts w:ascii="Arial" w:hAnsi="Arial" w:cs="Arial"/>
          <w:color w:val="000000" w:themeColor="text1"/>
          <w:lang w:eastAsia="en-CA"/>
        </w:rPr>
        <w:t>A copy of this PIA</w:t>
      </w:r>
      <w:r w:rsidR="1D7A868C" w:rsidRPr="75F13B30">
        <w:rPr>
          <w:rFonts w:ascii="Arial" w:hAnsi="Arial" w:cs="Arial"/>
          <w:color w:val="000000" w:themeColor="text1"/>
          <w:lang w:eastAsia="en-CA"/>
        </w:rPr>
        <w:t xml:space="preserve"> will be s</w:t>
      </w:r>
      <w:r w:rsidR="567AB926" w:rsidRPr="75F13B30">
        <w:rPr>
          <w:rFonts w:ascii="Arial" w:hAnsi="Arial" w:cs="Arial"/>
          <w:color w:val="000000" w:themeColor="text1"/>
          <w:lang w:eastAsia="en-CA"/>
        </w:rPr>
        <w:t>ubmitted</w:t>
      </w:r>
      <w:r w:rsidR="1D7A868C" w:rsidRPr="75F13B30">
        <w:rPr>
          <w:rFonts w:ascii="Arial" w:hAnsi="Arial" w:cs="Arial"/>
          <w:color w:val="000000" w:themeColor="text1"/>
          <w:lang w:eastAsia="en-CA"/>
        </w:rPr>
        <w:t xml:space="preserve"> to the Office of the Privacy Commissioner and the Treasury Board </w:t>
      </w:r>
      <w:r w:rsidR="0D0367C8" w:rsidRPr="75F13B30">
        <w:rPr>
          <w:rFonts w:ascii="Arial" w:hAnsi="Arial" w:cs="Arial"/>
          <w:color w:val="000000" w:themeColor="text1"/>
          <w:lang w:eastAsia="en-CA"/>
        </w:rPr>
        <w:t>Secretariat</w:t>
      </w:r>
      <w:r w:rsidR="1D7A868C" w:rsidRPr="75F13B30">
        <w:rPr>
          <w:rFonts w:ascii="Arial" w:hAnsi="Arial" w:cs="Arial"/>
          <w:color w:val="000000" w:themeColor="text1"/>
          <w:lang w:eastAsia="en-CA"/>
        </w:rPr>
        <w:t xml:space="preserve"> </w:t>
      </w:r>
      <w:r w:rsidR="0D0367C8" w:rsidRPr="75F13B30">
        <w:rPr>
          <w:rFonts w:ascii="Arial" w:hAnsi="Arial" w:cs="Arial"/>
          <w:color w:val="000000" w:themeColor="text1"/>
          <w:lang w:eastAsia="en-CA"/>
        </w:rPr>
        <w:t>upon signature. OPC and TBS</w:t>
      </w:r>
      <w:r w:rsidR="66BE5C63" w:rsidRPr="75F13B30">
        <w:rPr>
          <w:rFonts w:ascii="Arial" w:hAnsi="Arial" w:cs="Arial"/>
          <w:color w:val="000000" w:themeColor="text1"/>
          <w:lang w:eastAsia="en-CA"/>
        </w:rPr>
        <w:t xml:space="preserve"> were notified prior to submission on May 15, 2025</w:t>
      </w:r>
      <w:r w:rsidR="650C6ACB" w:rsidRPr="75F13B30">
        <w:rPr>
          <w:rFonts w:ascii="Arial" w:hAnsi="Arial" w:cs="Arial"/>
          <w:color w:val="000000" w:themeColor="text1"/>
          <w:lang w:eastAsia="en-CA"/>
        </w:rPr>
        <w:t xml:space="preserve">, to meet </w:t>
      </w:r>
      <w:r w:rsidR="4104A456" w:rsidRPr="75F13B30">
        <w:rPr>
          <w:rFonts w:ascii="Arial" w:hAnsi="Arial" w:cs="Arial"/>
          <w:color w:val="000000" w:themeColor="text1"/>
          <w:lang w:eastAsia="en-CA"/>
        </w:rPr>
        <w:t xml:space="preserve">requirements under </w:t>
      </w:r>
      <w:r w:rsidR="31982117" w:rsidRPr="75F13B30">
        <w:rPr>
          <w:rFonts w:ascii="Arial" w:hAnsi="Arial" w:cs="Arial"/>
          <w:color w:val="000000" w:themeColor="text1"/>
          <w:lang w:eastAsia="en-CA"/>
        </w:rPr>
        <w:t>subsection 4.2.</w:t>
      </w:r>
      <w:r w:rsidR="4104A456" w:rsidRPr="75F13B30">
        <w:rPr>
          <w:rFonts w:ascii="Arial" w:hAnsi="Arial" w:cs="Arial"/>
          <w:color w:val="000000" w:themeColor="text1"/>
          <w:lang w:eastAsia="en-CA"/>
        </w:rPr>
        <w:t xml:space="preserve">13.2 of the </w:t>
      </w:r>
      <w:r w:rsidR="650C6ACB" w:rsidRPr="75F13B30">
        <w:rPr>
          <w:rFonts w:ascii="Arial" w:hAnsi="Arial" w:cs="Arial"/>
          <w:i/>
          <w:iCs/>
          <w:color w:val="000000" w:themeColor="text1"/>
          <w:lang w:eastAsia="en-CA"/>
        </w:rPr>
        <w:t>Directive on Privacy Practices</w:t>
      </w:r>
      <w:r w:rsidR="4104A456" w:rsidRPr="75F13B30">
        <w:rPr>
          <w:rFonts w:ascii="Arial" w:hAnsi="Arial" w:cs="Arial"/>
          <w:color w:val="000000" w:themeColor="text1"/>
          <w:lang w:eastAsia="en-CA"/>
        </w:rPr>
        <w:t>.</w:t>
      </w:r>
    </w:p>
    <w:p w14:paraId="22893A08" w14:textId="77777777" w:rsidR="007F2DCB" w:rsidRPr="006737A6" w:rsidRDefault="007F2DCB" w:rsidP="007F2DCB">
      <w:pPr>
        <w:pStyle w:val="Heading3"/>
        <w:rPr>
          <w:rFonts w:ascii="Arial" w:hAnsi="Arial" w:cs="Arial"/>
          <w:lang w:eastAsia="en-CA"/>
        </w:rPr>
      </w:pPr>
      <w:bookmarkStart w:id="51" w:name="_Toc207796729"/>
      <w:r w:rsidRPr="006737A6">
        <w:rPr>
          <w:rFonts w:ascii="Arial" w:hAnsi="Arial" w:cs="Arial"/>
          <w:lang w:eastAsia="en-CA"/>
        </w:rPr>
        <w:t>2. Legal authority</w:t>
      </w:r>
      <w:bookmarkEnd w:id="50"/>
      <w:bookmarkEnd w:id="51"/>
      <w:r w:rsidRPr="006737A6">
        <w:rPr>
          <w:rFonts w:ascii="Arial" w:hAnsi="Arial" w:cs="Arial"/>
          <w:lang w:eastAsia="en-CA"/>
        </w:rPr>
        <w:t xml:space="preserve"> </w:t>
      </w:r>
    </w:p>
    <w:p w14:paraId="07D85892" w14:textId="77777777" w:rsidR="008B1BB1" w:rsidRPr="00B93604" w:rsidRDefault="008B1BB1" w:rsidP="00DF49EE">
      <w:pPr>
        <w:pStyle w:val="ListParagraph"/>
        <w:numPr>
          <w:ilvl w:val="0"/>
          <w:numId w:val="8"/>
        </w:numPr>
        <w:spacing w:after="200" w:line="240" w:lineRule="auto"/>
        <w:ind w:left="360"/>
        <w:rPr>
          <w:rFonts w:ascii="Arial" w:hAnsi="Arial" w:cs="Arial"/>
          <w:i/>
          <w:iCs/>
          <w:color w:val="2F5496" w:themeColor="accent1" w:themeShade="BF"/>
          <w:kern w:val="2"/>
          <w:lang w:eastAsia="en-CA"/>
          <w14:ligatures w14:val="standardContextual"/>
        </w:rPr>
      </w:pPr>
      <w:r w:rsidRPr="00B93604">
        <w:rPr>
          <w:rFonts w:ascii="Arial" w:hAnsi="Arial" w:cs="Arial"/>
          <w:i/>
          <w:iCs/>
          <w:color w:val="2F5496" w:themeColor="accent1" w:themeShade="BF"/>
          <w:kern w:val="2"/>
          <w:lang w:eastAsia="en-CA"/>
          <w14:ligatures w14:val="standardContextual"/>
        </w:rPr>
        <w:t>List the legal authority to collect personal information, citing the relevant clause(s):</w:t>
      </w:r>
    </w:p>
    <w:p w14:paraId="3390D917" w14:textId="77777777" w:rsidR="003205BB" w:rsidRDefault="59F7CD2A" w:rsidP="003205BB">
      <w:pPr>
        <w:spacing w:after="200" w:line="240" w:lineRule="auto"/>
        <w:rPr>
          <w:rFonts w:ascii="Arial" w:hAnsi="Arial" w:cs="Arial"/>
          <w:kern w:val="2"/>
          <w:lang w:val="en-CA" w:eastAsia="en-CA"/>
          <w14:ligatures w14:val="standardContextual"/>
        </w:rPr>
      </w:pPr>
      <w:r w:rsidRPr="00A57BD1">
        <w:rPr>
          <w:rFonts w:ascii="Arial" w:hAnsi="Arial" w:cs="Arial"/>
          <w:kern w:val="2"/>
          <w:highlight w:val="lightGray"/>
          <w:lang w:val="en-CA" w:eastAsia="en-CA"/>
          <w14:ligatures w14:val="standardContextual"/>
        </w:rPr>
        <w:t>Response</w:t>
      </w:r>
      <w:r>
        <w:rPr>
          <w:rFonts w:ascii="Arial" w:hAnsi="Arial" w:cs="Arial"/>
          <w:kern w:val="2"/>
          <w:lang w:val="en-CA" w:eastAsia="en-CA"/>
          <w14:ligatures w14:val="standardContextual"/>
        </w:rPr>
        <w:t xml:space="preserve">: </w:t>
      </w:r>
    </w:p>
    <w:p w14:paraId="4006AED7" w14:textId="56C50008" w:rsidR="0064517D" w:rsidRPr="00060089" w:rsidRDefault="16E8CB71" w:rsidP="00C33171">
      <w:pPr>
        <w:spacing w:line="240" w:lineRule="auto"/>
        <w:rPr>
          <w:rFonts w:ascii="Arial" w:eastAsia="Aptos Serif" w:hAnsi="Arial" w:cs="Arial"/>
          <w:color w:val="000000" w:themeColor="text1"/>
          <w:lang w:val="en-CA"/>
        </w:rPr>
      </w:pPr>
      <w:r w:rsidRPr="00060089">
        <w:rPr>
          <w:rFonts w:ascii="Arial" w:eastAsia="Aptos Serif" w:hAnsi="Arial" w:cs="Arial"/>
          <w:color w:val="000000" w:themeColor="text1"/>
          <w:lang w:val="en-CA"/>
        </w:rPr>
        <w:t xml:space="preserve">In the </w:t>
      </w:r>
      <w:r w:rsidR="579A1D9F" w:rsidRPr="00060089">
        <w:rPr>
          <w:rFonts w:ascii="Arial" w:eastAsia="Aptos Serif" w:hAnsi="Arial" w:cs="Arial"/>
          <w:color w:val="000000" w:themeColor="text1"/>
          <w:lang w:val="en-CA"/>
        </w:rPr>
        <w:t xml:space="preserve">context of personal information </w:t>
      </w:r>
      <w:r w:rsidR="1DADA5C4" w:rsidRPr="00060089">
        <w:rPr>
          <w:rFonts w:ascii="Arial" w:eastAsia="Aptos Serif" w:hAnsi="Arial" w:cs="Arial"/>
          <w:color w:val="000000" w:themeColor="text1"/>
          <w:lang w:val="en-CA"/>
        </w:rPr>
        <w:t>entered</w:t>
      </w:r>
      <w:ins w:id="52" w:author="Hodgson, Rachel R [NC]" w:date="2025-09-23T07:35:00Z" w16du:dateUtc="2025-09-23T11:35:00Z">
        <w:r w:rsidR="007863B8">
          <w:rPr>
            <w:rFonts w:ascii="Arial" w:eastAsia="Aptos Serif" w:hAnsi="Arial" w:cs="Arial"/>
            <w:color w:val="000000" w:themeColor="text1"/>
            <w:lang w:val="en-CA"/>
          </w:rPr>
          <w:t xml:space="preserve"> as part of input</w:t>
        </w:r>
      </w:ins>
      <w:ins w:id="53" w:author="Hodgson, Rachel R [NC]" w:date="2025-09-23T07:36:00Z" w16du:dateUtc="2025-09-23T11:36:00Z">
        <w:r w:rsidR="007863B8">
          <w:rPr>
            <w:rFonts w:ascii="Arial" w:eastAsia="Aptos Serif" w:hAnsi="Arial" w:cs="Arial"/>
            <w:color w:val="000000" w:themeColor="text1"/>
            <w:lang w:val="en-CA"/>
          </w:rPr>
          <w:t xml:space="preserve"> data</w:t>
        </w:r>
      </w:ins>
      <w:r w:rsidR="1DADA5C4" w:rsidRPr="00060089">
        <w:rPr>
          <w:rFonts w:ascii="Arial" w:eastAsia="Aptos Serif" w:hAnsi="Arial" w:cs="Arial"/>
          <w:color w:val="000000" w:themeColor="text1"/>
          <w:lang w:val="en-CA"/>
        </w:rPr>
        <w:t xml:space="preserve"> into EVA </w:t>
      </w:r>
      <w:r w:rsidR="00C112DD">
        <w:rPr>
          <w:rFonts w:ascii="Arial" w:eastAsia="Aptos Serif" w:hAnsi="Arial" w:cs="Arial"/>
          <w:color w:val="000000" w:themeColor="text1"/>
          <w:lang w:val="en-CA"/>
        </w:rPr>
        <w:t>Cha</w:t>
      </w:r>
      <w:r w:rsidR="003D4014">
        <w:rPr>
          <w:rFonts w:ascii="Arial" w:eastAsia="Aptos Serif" w:hAnsi="Arial" w:cs="Arial"/>
          <w:color w:val="000000" w:themeColor="text1"/>
          <w:lang w:val="en-CA"/>
        </w:rPr>
        <w:t xml:space="preserve">t </w:t>
      </w:r>
      <w:r w:rsidR="7ED2FDC9" w:rsidRPr="00060089">
        <w:rPr>
          <w:rFonts w:ascii="Arial" w:eastAsia="Aptos Serif" w:hAnsi="Arial" w:cs="Arial"/>
          <w:color w:val="000000" w:themeColor="text1"/>
          <w:lang w:val="en-CA"/>
        </w:rPr>
        <w:t xml:space="preserve">by </w:t>
      </w:r>
      <w:r w:rsidR="14495C01" w:rsidRPr="00060089">
        <w:rPr>
          <w:rFonts w:ascii="Arial" w:eastAsia="Aptos Serif" w:hAnsi="Arial" w:cs="Arial"/>
          <w:color w:val="000000" w:themeColor="text1"/>
          <w:lang w:val="en-CA"/>
        </w:rPr>
        <w:t xml:space="preserve">users, </w:t>
      </w:r>
      <w:r w:rsidR="1B6C73F5" w:rsidRPr="00060089">
        <w:rPr>
          <w:rFonts w:ascii="Arial" w:eastAsia="Aptos Serif" w:hAnsi="Arial" w:cs="Arial"/>
          <w:color w:val="000000" w:themeColor="text1"/>
          <w:lang w:val="en-CA"/>
        </w:rPr>
        <w:t xml:space="preserve">EVA’s collection, handling, and use of personal information </w:t>
      </w:r>
      <w:r w:rsidR="3A43E1BD" w:rsidRPr="00060089">
        <w:rPr>
          <w:rFonts w:ascii="Arial" w:eastAsia="Aptos Serif" w:hAnsi="Arial" w:cs="Arial"/>
          <w:color w:val="000000" w:themeColor="text1"/>
          <w:lang w:val="en-CA"/>
        </w:rPr>
        <w:t>does not fall under a specific legal authority, as it is not a program with a specified goal</w:t>
      </w:r>
      <w:r w:rsidR="0B871F1D" w:rsidRPr="00060089">
        <w:rPr>
          <w:rFonts w:ascii="Arial" w:eastAsia="Aptos Serif" w:hAnsi="Arial" w:cs="Arial"/>
          <w:color w:val="000000" w:themeColor="text1"/>
          <w:lang w:val="en-CA"/>
        </w:rPr>
        <w:t xml:space="preserve">, but rather a tool </w:t>
      </w:r>
      <w:r w:rsidR="30E1DE39" w:rsidRPr="00060089">
        <w:rPr>
          <w:rFonts w:ascii="Arial" w:eastAsia="Aptos Serif" w:hAnsi="Arial" w:cs="Arial"/>
          <w:color w:val="000000" w:themeColor="text1"/>
          <w:lang w:val="en-CA"/>
        </w:rPr>
        <w:t xml:space="preserve">that collects, handles, and uses personal </w:t>
      </w:r>
      <w:r w:rsidR="71343DE8" w:rsidRPr="00060089">
        <w:rPr>
          <w:rFonts w:ascii="Arial" w:eastAsia="Aptos Serif" w:hAnsi="Arial" w:cs="Arial"/>
          <w:color w:val="000000" w:themeColor="text1"/>
          <w:lang w:val="en-CA"/>
        </w:rPr>
        <w:t>as incidental to its primary function</w:t>
      </w:r>
      <w:r w:rsidR="13DACE0B" w:rsidRPr="00060089">
        <w:rPr>
          <w:rFonts w:ascii="Arial" w:eastAsia="Aptos Serif" w:hAnsi="Arial" w:cs="Arial"/>
          <w:color w:val="000000" w:themeColor="text1"/>
          <w:lang w:val="en-CA"/>
        </w:rPr>
        <w:t xml:space="preserve"> of assisting employees with work-related tasks</w:t>
      </w:r>
      <w:r w:rsidR="71343DE8" w:rsidRPr="00060089">
        <w:rPr>
          <w:rFonts w:ascii="Arial" w:eastAsia="Aptos Serif" w:hAnsi="Arial" w:cs="Arial"/>
          <w:color w:val="000000" w:themeColor="text1"/>
          <w:lang w:val="en-CA"/>
        </w:rPr>
        <w:t>.</w:t>
      </w:r>
      <w:r w:rsidR="30E1DE39" w:rsidRPr="00060089">
        <w:rPr>
          <w:rFonts w:ascii="Arial" w:eastAsia="Aptos Serif" w:hAnsi="Arial" w:cs="Arial"/>
          <w:color w:val="000000" w:themeColor="text1"/>
          <w:lang w:val="en-CA"/>
        </w:rPr>
        <w:t xml:space="preserve"> </w:t>
      </w:r>
    </w:p>
    <w:p w14:paraId="75B8781F" w14:textId="7A81C56D" w:rsidR="00FF4E32" w:rsidRDefault="00CC08EE">
      <w:r>
        <w:rPr>
          <w:rFonts w:ascii="Arial" w:eastAsia="Aptos Serif" w:hAnsi="Arial" w:cs="Arial"/>
          <w:color w:val="000000" w:themeColor="text1"/>
          <w:lang w:val="en-CA"/>
        </w:rPr>
        <w:t>L</w:t>
      </w:r>
      <w:r w:rsidR="00612E33">
        <w:rPr>
          <w:rFonts w:ascii="Arial" w:eastAsia="Aptos Serif" w:hAnsi="Arial" w:cs="Arial"/>
          <w:color w:val="000000" w:themeColor="text1"/>
          <w:lang w:val="en-CA"/>
        </w:rPr>
        <w:t xml:space="preserve">egal authority for the use, handling and storage of personal </w:t>
      </w:r>
      <w:r w:rsidR="00194079">
        <w:rPr>
          <w:rFonts w:ascii="Arial" w:eastAsia="Aptos Serif" w:hAnsi="Arial" w:cs="Arial"/>
          <w:color w:val="000000" w:themeColor="text1"/>
          <w:lang w:val="en-CA"/>
        </w:rPr>
        <w:t xml:space="preserve">information from various ESDC </w:t>
      </w:r>
      <w:r w:rsidR="0050515F">
        <w:rPr>
          <w:rFonts w:ascii="Arial" w:eastAsia="Aptos Serif" w:hAnsi="Arial" w:cs="Arial"/>
          <w:color w:val="000000" w:themeColor="text1"/>
          <w:lang w:val="en-CA"/>
        </w:rPr>
        <w:t>programs in EVA Chat is the responsibil</w:t>
      </w:r>
      <w:r w:rsidR="003971F7">
        <w:rPr>
          <w:rFonts w:ascii="Arial" w:eastAsia="Aptos Serif" w:hAnsi="Arial" w:cs="Arial"/>
          <w:color w:val="000000" w:themeColor="text1"/>
          <w:lang w:val="en-CA"/>
        </w:rPr>
        <w:t xml:space="preserve">ity of the executives and senior officials </w:t>
      </w:r>
      <w:r w:rsidR="00393CAF">
        <w:rPr>
          <w:rFonts w:ascii="Arial" w:eastAsia="Aptos Serif" w:hAnsi="Arial" w:cs="Arial"/>
          <w:color w:val="000000" w:themeColor="text1"/>
          <w:lang w:val="en-CA"/>
        </w:rPr>
        <w:t xml:space="preserve">who act as the program authorities for each individual </w:t>
      </w:r>
      <w:r w:rsidR="00CC5A83">
        <w:rPr>
          <w:rFonts w:ascii="Arial" w:eastAsia="Aptos Serif" w:hAnsi="Arial" w:cs="Arial"/>
          <w:color w:val="000000" w:themeColor="text1"/>
          <w:lang w:val="en-CA"/>
        </w:rPr>
        <w:t>program</w:t>
      </w:r>
      <w:r w:rsidR="001541F5">
        <w:rPr>
          <w:rFonts w:ascii="Arial" w:eastAsia="Aptos Serif" w:hAnsi="Arial" w:cs="Arial"/>
          <w:color w:val="000000" w:themeColor="text1"/>
          <w:lang w:val="en-CA"/>
        </w:rPr>
        <w:t xml:space="preserve"> or activity</w:t>
      </w:r>
      <w:r w:rsidR="00CC5A83">
        <w:rPr>
          <w:rFonts w:ascii="Arial" w:eastAsia="Aptos Serif" w:hAnsi="Arial" w:cs="Arial"/>
          <w:color w:val="000000" w:themeColor="text1"/>
          <w:lang w:val="en-CA"/>
        </w:rPr>
        <w:t xml:space="preserve">. </w:t>
      </w:r>
      <w:r w:rsidR="00FF4E32" w:rsidRPr="00FF4E32">
        <w:rPr>
          <w:rFonts w:ascii="Arial" w:eastAsia="Aptos Serif" w:hAnsi="Arial" w:cs="Arial"/>
          <w:color w:val="000000" w:themeColor="text1"/>
          <w:kern w:val="2"/>
          <w:lang w:val="en-CA"/>
          <w14:ligatures w14:val="standardContextual"/>
        </w:rPr>
        <w:t>EVA Chat serves as a technical tool to enable these programs</w:t>
      </w:r>
      <w:r w:rsidR="00FF4E32">
        <w:rPr>
          <w:rFonts w:ascii="Aptos Serif" w:eastAsia="Aptos Serif" w:hAnsi="Aptos Serif" w:cs="Aptos Serif"/>
          <w:color w:val="000000" w:themeColor="text1"/>
          <w:kern w:val="2"/>
          <w:lang w:val="en-CA"/>
          <w14:ligatures w14:val="standardContextual"/>
        </w:rPr>
        <w:t>.</w:t>
      </w:r>
    </w:p>
    <w:p w14:paraId="41F72AC3" w14:textId="0DF47E77" w:rsidR="00A42DC7" w:rsidRPr="00060089" w:rsidRDefault="00CC5A83" w:rsidP="00C33171">
      <w:pPr>
        <w:spacing w:line="240" w:lineRule="auto"/>
        <w:rPr>
          <w:rFonts w:ascii="Arial" w:eastAsia="Aptos Serif" w:hAnsi="Arial" w:cs="Arial"/>
          <w:color w:val="000000" w:themeColor="text1"/>
          <w:lang w:val="en-CA"/>
        </w:rPr>
      </w:pPr>
      <w:r>
        <w:rPr>
          <w:rFonts w:ascii="Arial" w:eastAsia="Aptos Serif" w:hAnsi="Arial" w:cs="Arial"/>
          <w:color w:val="000000" w:themeColor="text1"/>
          <w:lang w:val="en-CA"/>
        </w:rPr>
        <w:t xml:space="preserve">Program authorities </w:t>
      </w:r>
      <w:r w:rsidR="00045C2F">
        <w:rPr>
          <w:rFonts w:ascii="Arial" w:eastAsia="Aptos Serif" w:hAnsi="Arial" w:cs="Arial"/>
          <w:color w:val="000000" w:themeColor="text1"/>
          <w:lang w:val="en-CA"/>
        </w:rPr>
        <w:t>must</w:t>
      </w:r>
      <w:r>
        <w:rPr>
          <w:rFonts w:ascii="Arial" w:eastAsia="Aptos Serif" w:hAnsi="Arial" w:cs="Arial"/>
          <w:color w:val="000000" w:themeColor="text1"/>
          <w:lang w:val="en-CA"/>
        </w:rPr>
        <w:t xml:space="preserve"> ensure that</w:t>
      </w:r>
      <w:r w:rsidR="009532CE">
        <w:rPr>
          <w:rFonts w:ascii="Arial" w:eastAsia="Aptos Serif" w:hAnsi="Arial" w:cs="Arial"/>
          <w:color w:val="000000" w:themeColor="text1"/>
          <w:lang w:val="en-CA"/>
        </w:rPr>
        <w:t xml:space="preserve"> the</w:t>
      </w:r>
      <w:r w:rsidR="00F44400">
        <w:rPr>
          <w:rFonts w:ascii="Arial" w:eastAsia="Aptos Serif" w:hAnsi="Arial" w:cs="Arial"/>
          <w:color w:val="000000" w:themeColor="text1"/>
          <w:lang w:val="en-CA"/>
        </w:rPr>
        <w:t xml:space="preserve"> </w:t>
      </w:r>
      <w:r w:rsidR="00D006AE" w:rsidRPr="00060089">
        <w:rPr>
          <w:rFonts w:ascii="Arial" w:eastAsia="Aptos Serif" w:hAnsi="Arial" w:cs="Arial"/>
          <w:color w:val="000000" w:themeColor="text1"/>
          <w:lang w:val="en-CA"/>
        </w:rPr>
        <w:t xml:space="preserve">use, handling, and storage of personal information from </w:t>
      </w:r>
      <w:r w:rsidR="009532CE">
        <w:rPr>
          <w:rFonts w:ascii="Arial" w:eastAsia="Aptos Serif" w:hAnsi="Arial" w:cs="Arial"/>
          <w:color w:val="000000" w:themeColor="text1"/>
          <w:lang w:val="en-CA"/>
        </w:rPr>
        <w:t>the program(s) in their respective charge</w:t>
      </w:r>
      <w:r w:rsidR="00045C2F">
        <w:rPr>
          <w:rFonts w:ascii="Arial" w:eastAsia="Aptos Serif" w:hAnsi="Arial" w:cs="Arial"/>
          <w:color w:val="000000" w:themeColor="text1"/>
          <w:lang w:val="en-CA"/>
        </w:rPr>
        <w:t xml:space="preserve"> in EVA Chat is </w:t>
      </w:r>
      <w:r w:rsidR="009A7EE8" w:rsidRPr="00060089">
        <w:rPr>
          <w:rFonts w:ascii="Arial" w:eastAsia="Aptos Serif" w:hAnsi="Arial" w:cs="Arial"/>
          <w:color w:val="000000" w:themeColor="text1"/>
          <w:lang w:val="en-CA"/>
        </w:rPr>
        <w:t xml:space="preserve">in accordance with Part 4 of the </w:t>
      </w:r>
      <w:r w:rsidR="00E136CF" w:rsidRPr="00060089">
        <w:rPr>
          <w:rFonts w:ascii="Arial" w:eastAsia="Aptos Serif" w:hAnsi="Arial" w:cs="Arial"/>
          <w:i/>
          <w:iCs/>
          <w:color w:val="000000" w:themeColor="text1"/>
          <w:lang w:val="en-CA"/>
        </w:rPr>
        <w:t xml:space="preserve">Department of </w:t>
      </w:r>
      <w:r w:rsidR="00D06ABE" w:rsidRPr="00060089">
        <w:rPr>
          <w:rFonts w:ascii="Arial" w:eastAsia="Aptos Serif" w:hAnsi="Arial" w:cs="Arial"/>
          <w:i/>
          <w:iCs/>
          <w:color w:val="000000" w:themeColor="text1"/>
          <w:lang w:val="en-CA"/>
        </w:rPr>
        <w:t>Employment and Social Development Act</w:t>
      </w:r>
      <w:r w:rsidR="007D74D8" w:rsidRPr="00060089">
        <w:rPr>
          <w:rFonts w:ascii="Arial" w:eastAsia="Aptos Serif" w:hAnsi="Arial" w:cs="Arial"/>
          <w:color w:val="000000" w:themeColor="text1"/>
          <w:lang w:val="en-CA"/>
        </w:rPr>
        <w:t xml:space="preserve"> and the </w:t>
      </w:r>
      <w:r w:rsidR="004454CB" w:rsidRPr="00060089">
        <w:rPr>
          <w:rFonts w:ascii="Arial" w:eastAsia="Aptos Serif" w:hAnsi="Arial" w:cs="Arial"/>
          <w:i/>
          <w:iCs/>
          <w:color w:val="000000" w:themeColor="text1"/>
          <w:lang w:val="en-CA"/>
        </w:rPr>
        <w:t>Privacy Act</w:t>
      </w:r>
      <w:r w:rsidR="004454CB" w:rsidRPr="00060089">
        <w:rPr>
          <w:rFonts w:ascii="Arial" w:eastAsia="Aptos Serif" w:hAnsi="Arial" w:cs="Arial"/>
          <w:color w:val="000000" w:themeColor="text1"/>
          <w:lang w:val="en-CA"/>
        </w:rPr>
        <w:t>.</w:t>
      </w:r>
    </w:p>
    <w:p w14:paraId="1590CA1F" w14:textId="179194CC" w:rsidR="00031A8E" w:rsidRDefault="14B2619C" w:rsidP="00C33171">
      <w:pPr>
        <w:spacing w:line="240" w:lineRule="auto"/>
        <w:rPr>
          <w:rFonts w:ascii="Arial" w:eastAsia="Aptos Serif" w:hAnsi="Arial" w:cs="Arial"/>
          <w:color w:val="000000" w:themeColor="text1"/>
          <w:lang w:val="en-CA"/>
        </w:rPr>
      </w:pPr>
      <w:r w:rsidRPr="017ACD20">
        <w:rPr>
          <w:rFonts w:ascii="Arial" w:eastAsia="Aptos Serif" w:hAnsi="Arial" w:cs="Arial"/>
          <w:color w:val="000000" w:themeColor="text1"/>
          <w:lang w:val="en-CA"/>
        </w:rPr>
        <w:t xml:space="preserve">EVA </w:t>
      </w:r>
      <w:ins w:id="54" w:author="Hodgson, Rachel R [NC]" w:date="2025-09-23T07:37:00Z">
        <w:r w:rsidR="00E41D9D" w:rsidRPr="017ACD20">
          <w:rPr>
            <w:rFonts w:ascii="Arial" w:eastAsia="Aptos Serif" w:hAnsi="Arial" w:cs="Arial"/>
            <w:color w:val="000000" w:themeColor="text1"/>
            <w:lang w:val="en-CA"/>
          </w:rPr>
          <w:t>collec</w:t>
        </w:r>
      </w:ins>
      <w:ins w:id="55" w:author="Hodgson, Rachel R [NC]" w:date="2025-09-23T07:38:00Z">
        <w:r w:rsidR="00E41D9D" w:rsidRPr="017ACD20">
          <w:rPr>
            <w:rFonts w:ascii="Arial" w:eastAsia="Aptos Serif" w:hAnsi="Arial" w:cs="Arial"/>
            <w:color w:val="000000" w:themeColor="text1"/>
            <w:lang w:val="en-CA"/>
          </w:rPr>
          <w:t xml:space="preserve">ts </w:t>
        </w:r>
        <w:r w:rsidR="002D7B7A" w:rsidRPr="017ACD20">
          <w:rPr>
            <w:rFonts w:ascii="Arial" w:eastAsia="Aptos Serif" w:hAnsi="Arial" w:cs="Arial"/>
            <w:color w:val="000000" w:themeColor="text1"/>
            <w:lang w:val="en-CA"/>
          </w:rPr>
          <w:t xml:space="preserve">user data which is </w:t>
        </w:r>
      </w:ins>
      <w:del w:id="56" w:author="Hodgson, Rachel R [NC]" w:date="2025-09-23T07:37:00Z">
        <w:r w:rsidRPr="017ACD20" w:rsidDel="14B2619C">
          <w:rPr>
            <w:rFonts w:ascii="Arial" w:eastAsia="Aptos Serif" w:hAnsi="Arial" w:cs="Arial"/>
            <w:color w:val="000000" w:themeColor="text1"/>
            <w:lang w:val="en-CA"/>
          </w:rPr>
          <w:delText>does</w:delText>
        </w:r>
        <w:r w:rsidRPr="017ACD20" w:rsidDel="19822852">
          <w:rPr>
            <w:rFonts w:ascii="Arial" w:eastAsia="Aptos Serif" w:hAnsi="Arial" w:cs="Arial"/>
            <w:color w:val="000000" w:themeColor="text1"/>
            <w:lang w:val="en-CA"/>
          </w:rPr>
          <w:delText>,</w:delText>
        </w:r>
        <w:r w:rsidRPr="017ACD20" w:rsidDel="14B2619C">
          <w:rPr>
            <w:rFonts w:ascii="Arial" w:eastAsia="Aptos Serif" w:hAnsi="Arial" w:cs="Arial"/>
            <w:color w:val="000000" w:themeColor="text1"/>
            <w:lang w:val="en-CA"/>
          </w:rPr>
          <w:delText xml:space="preserve"> however, collect </w:delText>
        </w:r>
      </w:del>
      <w:r w:rsidRPr="017ACD20">
        <w:rPr>
          <w:rFonts w:ascii="Arial" w:eastAsia="Aptos Serif" w:hAnsi="Arial" w:cs="Arial"/>
          <w:color w:val="000000" w:themeColor="text1"/>
          <w:lang w:val="en-CA"/>
        </w:rPr>
        <w:t>limited personal information</w:t>
      </w:r>
      <w:r w:rsidR="5571F54C" w:rsidRPr="017ACD20">
        <w:rPr>
          <w:rFonts w:ascii="Arial" w:eastAsia="Aptos Serif" w:hAnsi="Arial" w:cs="Arial"/>
          <w:color w:val="000000" w:themeColor="text1"/>
          <w:lang w:val="en-CA"/>
        </w:rPr>
        <w:t xml:space="preserve"> </w:t>
      </w:r>
      <w:ins w:id="57" w:author="Hodgson, Rachel R [NC]" w:date="2025-09-23T07:38:00Z">
        <w:r w:rsidR="002D7B7A" w:rsidRPr="017ACD20">
          <w:rPr>
            <w:rFonts w:ascii="Arial" w:eastAsia="Aptos Serif" w:hAnsi="Arial" w:cs="Arial"/>
            <w:color w:val="000000" w:themeColor="text1"/>
            <w:lang w:val="en-CA"/>
          </w:rPr>
          <w:t xml:space="preserve">collected </w:t>
        </w:r>
      </w:ins>
      <w:r w:rsidR="5571F54C" w:rsidRPr="017ACD20">
        <w:rPr>
          <w:rFonts w:ascii="Arial" w:eastAsia="Aptos Serif" w:hAnsi="Arial" w:cs="Arial"/>
          <w:color w:val="000000" w:themeColor="text1"/>
          <w:lang w:val="en-CA"/>
        </w:rPr>
        <w:t>directly</w:t>
      </w:r>
      <w:r w:rsidR="00D8E6CA" w:rsidRPr="017ACD20">
        <w:rPr>
          <w:rFonts w:ascii="Arial" w:eastAsia="Aptos Serif" w:hAnsi="Arial" w:cs="Arial"/>
          <w:color w:val="000000" w:themeColor="text1"/>
          <w:lang w:val="en-CA"/>
        </w:rPr>
        <w:t xml:space="preserve"> from users</w:t>
      </w:r>
      <w:r w:rsidRPr="017ACD20">
        <w:rPr>
          <w:rFonts w:ascii="Arial" w:eastAsia="Aptos Serif" w:hAnsi="Arial" w:cs="Arial"/>
          <w:color w:val="000000" w:themeColor="text1"/>
          <w:lang w:val="en-CA"/>
        </w:rPr>
        <w:t xml:space="preserve"> in the form of username and date and time of visit. The collection is demonstrably necessary to support security and compliance processes, as described in subsection 4.2.9 of the TBS </w:t>
      </w:r>
      <w:r w:rsidRPr="017ACD20">
        <w:rPr>
          <w:rFonts w:ascii="Arial" w:eastAsia="Aptos Serif" w:hAnsi="Arial" w:cs="Arial"/>
          <w:i/>
          <w:iCs/>
          <w:color w:val="000000" w:themeColor="text1"/>
          <w:lang w:val="en-CA"/>
        </w:rPr>
        <w:t>Directive on Privacy Practices</w:t>
      </w:r>
      <w:r w:rsidRPr="017ACD20">
        <w:rPr>
          <w:rFonts w:ascii="Arial" w:eastAsia="Aptos Serif" w:hAnsi="Arial" w:cs="Arial"/>
          <w:color w:val="000000" w:themeColor="text1"/>
          <w:lang w:val="en-CA"/>
        </w:rPr>
        <w:t xml:space="preserve"> and directly relates to the operating of an activity of the institution as described in Section 4 of the </w:t>
      </w:r>
      <w:r w:rsidRPr="017ACD20">
        <w:rPr>
          <w:rFonts w:ascii="Arial" w:eastAsia="Aptos Serif" w:hAnsi="Arial" w:cs="Arial"/>
          <w:i/>
          <w:iCs/>
          <w:color w:val="000000" w:themeColor="text1"/>
          <w:lang w:val="en-CA"/>
        </w:rPr>
        <w:t>Privacy Act</w:t>
      </w:r>
      <w:r w:rsidRPr="017ACD20">
        <w:rPr>
          <w:rFonts w:ascii="Arial" w:eastAsia="Aptos Serif" w:hAnsi="Arial" w:cs="Arial"/>
          <w:color w:val="000000" w:themeColor="text1"/>
          <w:lang w:val="en-CA"/>
        </w:rPr>
        <w:t>.</w:t>
      </w:r>
    </w:p>
    <w:p w14:paraId="1C3CFF17" w14:textId="4794E7E1" w:rsidR="00FC58B1" w:rsidRPr="002E3FD9" w:rsidRDefault="00FC58B1" w:rsidP="00DF49EE">
      <w:pPr>
        <w:pStyle w:val="ListParagraph"/>
        <w:numPr>
          <w:ilvl w:val="0"/>
          <w:numId w:val="8"/>
        </w:numPr>
        <w:spacing w:after="200" w:line="240" w:lineRule="auto"/>
        <w:ind w:left="284"/>
        <w:rPr>
          <w:rFonts w:ascii="Arial" w:hAnsi="Arial" w:cs="Arial"/>
          <w:i/>
          <w:iCs/>
          <w:color w:val="2F5496" w:themeColor="accent1" w:themeShade="BF"/>
          <w:kern w:val="2"/>
          <w:lang w:eastAsia="en-CA"/>
          <w14:ligatures w14:val="standardContextual"/>
        </w:rPr>
      </w:pPr>
      <w:r w:rsidRPr="002E3FD9">
        <w:rPr>
          <w:rFonts w:ascii="Arial" w:hAnsi="Arial" w:cs="Arial"/>
          <w:i/>
          <w:iCs/>
          <w:color w:val="2F5496" w:themeColor="accent1" w:themeShade="BF"/>
          <w:kern w:val="2"/>
          <w:lang w:eastAsia="en-CA"/>
          <w14:ligatures w14:val="standardContextual"/>
        </w:rPr>
        <w:t>If personal information for your program or programs is collected by another government institution, another jurisdiction, or private sector third party and subsequently disclosed to your institution:</w:t>
      </w:r>
    </w:p>
    <w:p w14:paraId="76D337C3" w14:textId="77777777" w:rsidR="006600DE" w:rsidRDefault="59F7CD2A" w:rsidP="006600DE">
      <w:pPr>
        <w:spacing w:after="200" w:line="240" w:lineRule="auto"/>
        <w:rPr>
          <w:rFonts w:ascii="Arial" w:hAnsi="Arial" w:cs="Arial"/>
          <w:kern w:val="2"/>
          <w:lang w:val="en-CA" w:eastAsia="en-CA"/>
          <w14:ligatures w14:val="standardContextual"/>
        </w:rPr>
      </w:pPr>
      <w:r w:rsidRPr="00A57BD1">
        <w:rPr>
          <w:rFonts w:ascii="Arial" w:hAnsi="Arial" w:cs="Arial"/>
          <w:kern w:val="2"/>
          <w:highlight w:val="lightGray"/>
          <w:lang w:val="en-CA" w:eastAsia="en-CA"/>
          <w14:ligatures w14:val="standardContextual"/>
        </w:rPr>
        <w:t>Response:</w:t>
      </w:r>
    </w:p>
    <w:p w14:paraId="6FFF1823" w14:textId="3FA507DB" w:rsidR="00822450" w:rsidRDefault="030B89B7" w:rsidP="41995454">
      <w:pPr>
        <w:spacing w:line="240" w:lineRule="auto"/>
        <w:rPr>
          <w:rFonts w:ascii="Arial" w:eastAsia="Aptos Serif" w:hAnsi="Arial" w:cs="Arial"/>
          <w:color w:val="000000" w:themeColor="text1"/>
        </w:rPr>
      </w:pPr>
      <w:bookmarkStart w:id="58" w:name="_Hlk194907972"/>
      <w:r w:rsidRPr="41995454">
        <w:rPr>
          <w:rFonts w:ascii="Arial" w:eastAsia="Aptos Serif" w:hAnsi="Arial" w:cs="Arial"/>
          <w:color w:val="000000" w:themeColor="text1"/>
        </w:rPr>
        <w:t xml:space="preserve">EVA </w:t>
      </w:r>
      <w:r w:rsidR="009316A8">
        <w:rPr>
          <w:rFonts w:ascii="Arial" w:eastAsia="Aptos Serif" w:hAnsi="Arial" w:cs="Arial"/>
          <w:color w:val="000000" w:themeColor="text1"/>
        </w:rPr>
        <w:t xml:space="preserve">Chat </w:t>
      </w:r>
      <w:r w:rsidR="005E4E27" w:rsidRPr="41995454">
        <w:rPr>
          <w:rFonts w:ascii="Arial" w:eastAsia="Aptos Serif" w:hAnsi="Arial" w:cs="Arial"/>
          <w:color w:val="000000" w:themeColor="text1"/>
        </w:rPr>
        <w:t xml:space="preserve">may collect personal information </w:t>
      </w:r>
      <w:r w:rsidR="00E41792" w:rsidRPr="41995454">
        <w:rPr>
          <w:rFonts w:ascii="Arial" w:eastAsia="Aptos Serif" w:hAnsi="Arial" w:cs="Arial"/>
          <w:color w:val="000000" w:themeColor="text1"/>
        </w:rPr>
        <w:t xml:space="preserve">initially </w:t>
      </w:r>
      <w:r w:rsidR="005E4E27" w:rsidRPr="41995454">
        <w:rPr>
          <w:rFonts w:ascii="Arial" w:eastAsia="Aptos Serif" w:hAnsi="Arial" w:cs="Arial"/>
          <w:color w:val="000000" w:themeColor="text1"/>
        </w:rPr>
        <w:t>collected by other insti</w:t>
      </w:r>
      <w:r w:rsidR="009F40AE" w:rsidRPr="41995454">
        <w:rPr>
          <w:rFonts w:ascii="Arial" w:eastAsia="Aptos Serif" w:hAnsi="Arial" w:cs="Arial"/>
          <w:color w:val="000000" w:themeColor="text1"/>
        </w:rPr>
        <w:t xml:space="preserve">tutions incidentally as </w:t>
      </w:r>
      <w:ins w:id="59" w:author="Hodgson, Rachel R [NC]" w:date="2025-09-23T07:41:00Z" w16du:dateUtc="2025-09-23T11:41:00Z">
        <w:r w:rsidR="00A9186D">
          <w:rPr>
            <w:rFonts w:ascii="Arial" w:eastAsia="Aptos Serif" w:hAnsi="Arial" w:cs="Arial"/>
            <w:color w:val="000000" w:themeColor="text1"/>
          </w:rPr>
          <w:t xml:space="preserve">input data </w:t>
        </w:r>
        <w:r w:rsidR="0094475F">
          <w:rPr>
            <w:rFonts w:ascii="Arial" w:eastAsia="Aptos Serif" w:hAnsi="Arial" w:cs="Arial"/>
            <w:color w:val="000000" w:themeColor="text1"/>
          </w:rPr>
          <w:t xml:space="preserve">as </w:t>
        </w:r>
      </w:ins>
      <w:r w:rsidR="009F40AE" w:rsidRPr="41995454">
        <w:rPr>
          <w:rFonts w:ascii="Arial" w:eastAsia="Aptos Serif" w:hAnsi="Arial" w:cs="Arial"/>
          <w:color w:val="000000" w:themeColor="text1"/>
        </w:rPr>
        <w:t xml:space="preserve">part of its </w:t>
      </w:r>
      <w:bookmarkStart w:id="60" w:name="_Hlk194908027"/>
      <w:r w:rsidR="009F40AE" w:rsidRPr="41995454">
        <w:rPr>
          <w:rFonts w:ascii="Arial" w:eastAsia="Aptos Serif" w:hAnsi="Arial" w:cs="Arial"/>
          <w:color w:val="000000" w:themeColor="text1"/>
        </w:rPr>
        <w:t>function</w:t>
      </w:r>
      <w:r w:rsidR="00B94799" w:rsidRPr="41995454">
        <w:rPr>
          <w:rFonts w:ascii="Arial" w:eastAsia="Aptos Serif" w:hAnsi="Arial" w:cs="Arial"/>
          <w:color w:val="000000" w:themeColor="text1"/>
        </w:rPr>
        <w:t xml:space="preserve"> to support work-related employee tasks</w:t>
      </w:r>
      <w:bookmarkEnd w:id="60"/>
      <w:r w:rsidR="009F40AE" w:rsidRPr="41995454">
        <w:rPr>
          <w:rFonts w:ascii="Arial" w:eastAsia="Aptos Serif" w:hAnsi="Arial" w:cs="Arial"/>
          <w:color w:val="000000" w:themeColor="text1"/>
        </w:rPr>
        <w:t>.</w:t>
      </w:r>
      <w:r w:rsidR="00822450" w:rsidRPr="41995454">
        <w:rPr>
          <w:rFonts w:ascii="Arial" w:eastAsia="Aptos Serif" w:hAnsi="Arial" w:cs="Arial"/>
          <w:color w:val="000000" w:themeColor="text1"/>
        </w:rPr>
        <w:t xml:space="preserve">  </w:t>
      </w:r>
    </w:p>
    <w:p w14:paraId="44CB0B5E" w14:textId="5F955042" w:rsidR="002E3FD9" w:rsidRDefault="00822450">
      <w:pPr>
        <w:rPr>
          <w:rFonts w:ascii="Arial" w:eastAsia="Aptos Serif" w:hAnsi="Arial" w:cs="Arial"/>
          <w:color w:val="000000" w:themeColor="text1"/>
          <w:lang w:val="en-CA"/>
        </w:rPr>
      </w:pPr>
      <w:r>
        <w:rPr>
          <w:rFonts w:ascii="Arial" w:eastAsia="Aptos Serif" w:hAnsi="Arial" w:cs="Arial"/>
          <w:color w:val="000000" w:themeColor="text1"/>
          <w:lang w:val="en-CA"/>
        </w:rPr>
        <w:t xml:space="preserve">The </w:t>
      </w:r>
      <w:r w:rsidRPr="00E03EEE">
        <w:rPr>
          <w:rFonts w:ascii="Arial" w:eastAsia="Aptos Serif" w:hAnsi="Arial" w:cs="Arial"/>
          <w:i/>
          <w:iCs/>
          <w:color w:val="000000" w:themeColor="text1"/>
        </w:rPr>
        <w:t>Directive on Privacy Practices</w:t>
      </w:r>
      <w:r>
        <w:rPr>
          <w:rFonts w:ascii="Arial" w:eastAsia="Aptos Serif" w:hAnsi="Arial" w:cs="Arial"/>
          <w:color w:val="000000" w:themeColor="text1"/>
          <w:lang w:val="en-CA"/>
        </w:rPr>
        <w:t xml:space="preserve"> </w:t>
      </w:r>
      <w:r w:rsidR="00666D7C">
        <w:rPr>
          <w:rFonts w:ascii="Arial" w:eastAsia="Aptos Serif" w:hAnsi="Arial" w:cs="Arial"/>
          <w:color w:val="000000" w:themeColor="text1"/>
          <w:lang w:val="en-CA"/>
        </w:rPr>
        <w:t>specif</w:t>
      </w:r>
      <w:r w:rsidR="005B2FA7">
        <w:rPr>
          <w:rFonts w:ascii="Arial" w:eastAsia="Aptos Serif" w:hAnsi="Arial" w:cs="Arial"/>
          <w:color w:val="000000" w:themeColor="text1"/>
          <w:lang w:val="en-CA"/>
        </w:rPr>
        <w:t>ies</w:t>
      </w:r>
      <w:r w:rsidR="00666D7C">
        <w:rPr>
          <w:rFonts w:ascii="Arial" w:eastAsia="Aptos Serif" w:hAnsi="Arial" w:cs="Arial"/>
          <w:color w:val="000000" w:themeColor="text1"/>
          <w:lang w:val="en-CA"/>
        </w:rPr>
        <w:t xml:space="preserve"> </w:t>
      </w:r>
      <w:r w:rsidR="000E6D9B">
        <w:rPr>
          <w:rFonts w:ascii="Arial" w:eastAsia="Aptos Serif" w:hAnsi="Arial" w:cs="Arial"/>
          <w:color w:val="000000" w:themeColor="text1"/>
          <w:lang w:val="en-CA"/>
        </w:rPr>
        <w:t xml:space="preserve">the </w:t>
      </w:r>
      <w:r w:rsidR="00666D7C">
        <w:rPr>
          <w:rFonts w:ascii="Arial" w:eastAsia="Aptos Serif" w:hAnsi="Arial" w:cs="Arial"/>
          <w:color w:val="000000" w:themeColor="text1"/>
          <w:lang w:val="en-CA"/>
        </w:rPr>
        <w:t>responsibilities of executives and senior officials who manage programs or activities involving the creation, collection or handling of personal information</w:t>
      </w:r>
      <w:r w:rsidR="00306CEE">
        <w:rPr>
          <w:rFonts w:ascii="Arial" w:eastAsia="Aptos Serif" w:hAnsi="Arial" w:cs="Arial"/>
          <w:color w:val="000000" w:themeColor="text1"/>
          <w:lang w:val="en-CA"/>
        </w:rPr>
        <w:t xml:space="preserve">. </w:t>
      </w:r>
      <w:r w:rsidR="000A45EA" w:rsidRPr="0088127E">
        <w:rPr>
          <w:rFonts w:ascii="Arial" w:eastAsia="Aptos Serif" w:hAnsi="Arial" w:cs="Arial"/>
          <w:color w:val="000000" w:themeColor="text1"/>
          <w:lang w:val="en-CA"/>
        </w:rPr>
        <w:t>It is the responsibility of i</w:t>
      </w:r>
      <w:r w:rsidR="00F3441E" w:rsidRPr="0088127E">
        <w:rPr>
          <w:rFonts w:ascii="Arial" w:eastAsia="Aptos Serif" w:hAnsi="Arial" w:cs="Arial"/>
          <w:color w:val="000000" w:themeColor="text1"/>
          <w:lang w:val="en-CA"/>
        </w:rPr>
        <w:t xml:space="preserve">ndividual users and </w:t>
      </w:r>
      <w:r w:rsidR="00306CEE">
        <w:rPr>
          <w:rFonts w:ascii="Arial" w:eastAsia="Aptos Serif" w:hAnsi="Arial" w:cs="Arial"/>
          <w:color w:val="000000" w:themeColor="text1"/>
          <w:lang w:val="en-CA"/>
        </w:rPr>
        <w:t xml:space="preserve">executives and senior officials who manage </w:t>
      </w:r>
      <w:r w:rsidR="00F3441E" w:rsidRPr="0088127E">
        <w:rPr>
          <w:rFonts w:ascii="Arial" w:eastAsia="Aptos Serif" w:hAnsi="Arial" w:cs="Arial"/>
          <w:color w:val="000000" w:themeColor="text1"/>
          <w:lang w:val="en-CA"/>
        </w:rPr>
        <w:t>programs</w:t>
      </w:r>
      <w:r w:rsidR="00306CEE">
        <w:rPr>
          <w:rFonts w:ascii="Arial" w:eastAsia="Aptos Serif" w:hAnsi="Arial" w:cs="Arial"/>
          <w:color w:val="000000" w:themeColor="text1"/>
          <w:lang w:val="en-CA"/>
        </w:rPr>
        <w:t xml:space="preserve"> </w:t>
      </w:r>
      <w:r w:rsidR="002E0266">
        <w:rPr>
          <w:rFonts w:ascii="Arial" w:eastAsia="Aptos Serif" w:hAnsi="Arial" w:cs="Arial"/>
          <w:color w:val="000000" w:themeColor="text1"/>
          <w:lang w:val="en-CA"/>
        </w:rPr>
        <w:t>or activities</w:t>
      </w:r>
      <w:r w:rsidR="00F3441E" w:rsidRPr="0088127E">
        <w:rPr>
          <w:rFonts w:ascii="Arial" w:eastAsia="Aptos Serif" w:hAnsi="Arial" w:cs="Arial"/>
          <w:color w:val="000000" w:themeColor="text1"/>
          <w:lang w:val="en-CA"/>
        </w:rPr>
        <w:t xml:space="preserve"> </w:t>
      </w:r>
      <w:r w:rsidR="000A45EA" w:rsidRPr="0088127E">
        <w:rPr>
          <w:rFonts w:ascii="Arial" w:eastAsia="Aptos Serif" w:hAnsi="Arial" w:cs="Arial"/>
          <w:color w:val="000000" w:themeColor="text1"/>
          <w:lang w:val="en-CA"/>
        </w:rPr>
        <w:t>to</w:t>
      </w:r>
      <w:r w:rsidR="005825BA" w:rsidRPr="0088127E">
        <w:rPr>
          <w:rFonts w:ascii="Arial" w:eastAsia="Aptos Serif" w:hAnsi="Arial" w:cs="Arial"/>
          <w:color w:val="000000" w:themeColor="text1"/>
          <w:lang w:val="en-CA"/>
        </w:rPr>
        <w:t xml:space="preserve"> use personal information collected by other institutions in EVA Chat in a</w:t>
      </w:r>
      <w:r w:rsidR="00786AF7" w:rsidRPr="0088127E">
        <w:rPr>
          <w:rFonts w:ascii="Arial" w:eastAsia="Aptos Serif" w:hAnsi="Arial" w:cs="Arial"/>
          <w:color w:val="000000" w:themeColor="text1"/>
          <w:lang w:val="en-CA"/>
        </w:rPr>
        <w:t xml:space="preserve">ccordance with </w:t>
      </w:r>
      <w:r w:rsidR="00BA7337" w:rsidRPr="0088127E">
        <w:rPr>
          <w:rFonts w:ascii="Arial" w:eastAsia="Aptos Serif" w:hAnsi="Arial" w:cs="Arial"/>
          <w:color w:val="000000" w:themeColor="text1"/>
          <w:lang w:val="en-CA"/>
        </w:rPr>
        <w:t>I</w:t>
      </w:r>
      <w:r w:rsidR="00786AF7" w:rsidRPr="0088127E">
        <w:rPr>
          <w:rFonts w:ascii="Arial" w:eastAsia="Aptos Serif" w:hAnsi="Arial" w:cs="Arial"/>
          <w:color w:val="000000" w:themeColor="text1"/>
          <w:lang w:val="en-CA"/>
        </w:rPr>
        <w:t xml:space="preserve">nformation </w:t>
      </w:r>
      <w:r w:rsidR="00BA7337" w:rsidRPr="0088127E">
        <w:rPr>
          <w:rFonts w:ascii="Arial" w:eastAsia="Aptos Serif" w:hAnsi="Arial" w:cs="Arial"/>
          <w:color w:val="000000" w:themeColor="text1"/>
          <w:lang w:val="en-CA"/>
        </w:rPr>
        <w:t>S</w:t>
      </w:r>
      <w:r w:rsidR="00786AF7" w:rsidRPr="0088127E">
        <w:rPr>
          <w:rFonts w:ascii="Arial" w:eastAsia="Aptos Serif" w:hAnsi="Arial" w:cs="Arial"/>
          <w:color w:val="000000" w:themeColor="text1"/>
          <w:lang w:val="en-CA"/>
        </w:rPr>
        <w:t xml:space="preserve">haring </w:t>
      </w:r>
      <w:r w:rsidR="00BA7337" w:rsidRPr="0088127E">
        <w:rPr>
          <w:rFonts w:ascii="Arial" w:eastAsia="Aptos Serif" w:hAnsi="Arial" w:cs="Arial"/>
          <w:color w:val="000000" w:themeColor="text1"/>
          <w:lang w:val="en-CA"/>
        </w:rPr>
        <w:t>A</w:t>
      </w:r>
      <w:r w:rsidR="00786AF7" w:rsidRPr="0088127E">
        <w:rPr>
          <w:rFonts w:ascii="Arial" w:eastAsia="Aptos Serif" w:hAnsi="Arial" w:cs="Arial"/>
          <w:color w:val="000000" w:themeColor="text1"/>
          <w:lang w:val="en-CA"/>
        </w:rPr>
        <w:t xml:space="preserve">greements and </w:t>
      </w:r>
      <w:r w:rsidR="00BA7337" w:rsidRPr="0088127E">
        <w:rPr>
          <w:rFonts w:ascii="Arial" w:eastAsia="Aptos Serif" w:hAnsi="Arial" w:cs="Arial"/>
          <w:color w:val="000000" w:themeColor="text1"/>
          <w:lang w:val="en-CA"/>
        </w:rPr>
        <w:t>A</w:t>
      </w:r>
      <w:r w:rsidR="00786AF7" w:rsidRPr="0088127E">
        <w:rPr>
          <w:rFonts w:ascii="Arial" w:eastAsia="Aptos Serif" w:hAnsi="Arial" w:cs="Arial"/>
          <w:color w:val="000000" w:themeColor="text1"/>
          <w:lang w:val="en-CA"/>
        </w:rPr>
        <w:t>rrangements</w:t>
      </w:r>
      <w:r w:rsidR="000622AE" w:rsidRPr="0088127E">
        <w:rPr>
          <w:rFonts w:ascii="Arial" w:eastAsia="Aptos Serif" w:hAnsi="Arial" w:cs="Arial"/>
          <w:color w:val="000000" w:themeColor="text1"/>
          <w:lang w:val="en-CA"/>
        </w:rPr>
        <w:t xml:space="preserve"> or other guardrails which would restrict or limit the use</w:t>
      </w:r>
      <w:r w:rsidR="00FF0AA1" w:rsidRPr="0088127E">
        <w:rPr>
          <w:rFonts w:ascii="Arial" w:eastAsia="Aptos Serif" w:hAnsi="Arial" w:cs="Arial"/>
          <w:color w:val="000000" w:themeColor="text1"/>
          <w:lang w:val="en-CA"/>
        </w:rPr>
        <w:t>, handling and storage</w:t>
      </w:r>
      <w:r w:rsidR="000622AE" w:rsidRPr="0088127E">
        <w:rPr>
          <w:rFonts w:ascii="Arial" w:eastAsia="Aptos Serif" w:hAnsi="Arial" w:cs="Arial"/>
          <w:color w:val="000000" w:themeColor="text1"/>
          <w:lang w:val="en-CA"/>
        </w:rPr>
        <w:t xml:space="preserve"> of personal information in a </w:t>
      </w:r>
      <w:r w:rsidR="00FF0AA1" w:rsidRPr="00156673">
        <w:rPr>
          <w:rFonts w:ascii="Arial" w:eastAsia="Aptos Serif" w:hAnsi="Arial" w:cs="Arial"/>
          <w:color w:val="000000" w:themeColor="text1"/>
          <w:lang w:val="en-CA"/>
        </w:rPr>
        <w:t>tool such as EVA Chat.</w:t>
      </w:r>
      <w:bookmarkEnd w:id="58"/>
    </w:p>
    <w:p w14:paraId="47B20F5E" w14:textId="0470DB39" w:rsidR="00156673" w:rsidRPr="00156673" w:rsidRDefault="00156673" w:rsidP="006600DE">
      <w:pPr>
        <w:spacing w:after="200" w:line="240" w:lineRule="auto"/>
        <w:rPr>
          <w:rFonts w:ascii="Arial" w:hAnsi="Arial" w:cs="Arial"/>
        </w:rPr>
      </w:pPr>
      <w:r w:rsidRPr="00156673">
        <w:rPr>
          <w:rFonts w:ascii="Arial" w:hAnsi="Arial" w:cs="Arial"/>
        </w:rPr>
        <w:lastRenderedPageBreak/>
        <w:t xml:space="preserve">In accordance with Section 4.2 of the </w:t>
      </w:r>
      <w:r w:rsidRPr="00156673">
        <w:rPr>
          <w:rFonts w:ascii="Arial" w:hAnsi="Arial" w:cs="Arial"/>
          <w:i/>
          <w:iCs/>
        </w:rPr>
        <w:t>Directive on Privacy Practices</w:t>
      </w:r>
      <w:r w:rsidRPr="00156673">
        <w:rPr>
          <w:rFonts w:ascii="Arial" w:hAnsi="Arial" w:cs="Arial"/>
        </w:rPr>
        <w:t xml:space="preserve">, program executives and senior officials are responsible for ensuring that any </w:t>
      </w:r>
      <w:r w:rsidR="00861E2A">
        <w:rPr>
          <w:rFonts w:ascii="Arial" w:hAnsi="Arial" w:cs="Arial"/>
        </w:rPr>
        <w:t xml:space="preserve">administrative </w:t>
      </w:r>
      <w:r w:rsidRPr="00156673">
        <w:rPr>
          <w:rFonts w:ascii="Arial" w:hAnsi="Arial" w:cs="Arial"/>
        </w:rPr>
        <w:t>use of personal information within EVA Chat, especially involving data from other institutions,</w:t>
      </w:r>
      <w:r w:rsidR="00A56673">
        <w:rPr>
          <w:rFonts w:ascii="Arial" w:hAnsi="Arial" w:cs="Arial"/>
        </w:rPr>
        <w:t xml:space="preserve"> </w:t>
      </w:r>
      <w:r w:rsidRPr="00156673">
        <w:rPr>
          <w:rFonts w:ascii="Arial" w:hAnsi="Arial" w:cs="Arial"/>
        </w:rPr>
        <w:t>is authorized, safeguarded, and assessed through a PIA and associated governance structures. This includes ensuring that inter-institutional data sharing complies with existing information-sharing agreements and is properly documented.</w:t>
      </w:r>
    </w:p>
    <w:p w14:paraId="15047520" w14:textId="77777777" w:rsidR="00156673" w:rsidRPr="00156673" w:rsidRDefault="00156673" w:rsidP="006600DE">
      <w:pPr>
        <w:spacing w:after="200" w:line="240" w:lineRule="auto"/>
        <w:rPr>
          <w:rFonts w:ascii="Arial" w:hAnsi="Arial" w:cs="Arial"/>
        </w:rPr>
      </w:pPr>
      <w:r w:rsidRPr="00156673">
        <w:rPr>
          <w:rFonts w:ascii="Arial" w:hAnsi="Arial" w:cs="Arial"/>
        </w:rPr>
        <w:t xml:space="preserve">Ref.: </w:t>
      </w:r>
      <w:hyperlink r:id="rId20" w:history="1">
        <w:r w:rsidRPr="00156673">
          <w:rPr>
            <w:rStyle w:val="Hyperlink"/>
            <w:rFonts w:ascii="Arial" w:hAnsi="Arial" w:cs="Arial"/>
          </w:rPr>
          <w:t>Directive on Privacy Practices- Canada.ca</w:t>
        </w:r>
      </w:hyperlink>
    </w:p>
    <w:p w14:paraId="6317CF89" w14:textId="77777777" w:rsidR="006A371C" w:rsidRDefault="006A371C">
      <w:pPr>
        <w:rPr>
          <w:rFonts w:ascii="Arial" w:hAnsi="Arial" w:cs="Arial"/>
          <w:i/>
          <w:iCs/>
          <w:color w:val="2F5496" w:themeColor="accent1" w:themeShade="BF"/>
          <w:kern w:val="2"/>
          <w:lang w:val="en-CA" w:eastAsia="en-CA"/>
          <w14:ligatures w14:val="standardContextual"/>
        </w:rPr>
      </w:pPr>
    </w:p>
    <w:p w14:paraId="34BDBDF1" w14:textId="310FC37B" w:rsidR="00B36FB0" w:rsidRPr="00B93604" w:rsidRDefault="00B36FB0" w:rsidP="00DF49EE">
      <w:pPr>
        <w:numPr>
          <w:ilvl w:val="0"/>
          <w:numId w:val="8"/>
        </w:numPr>
        <w:tabs>
          <w:tab w:val="left" w:pos="426"/>
        </w:tabs>
        <w:spacing w:after="200" w:line="240" w:lineRule="auto"/>
        <w:ind w:left="0" w:firstLine="0"/>
        <w:rPr>
          <w:rFonts w:ascii="Arial" w:hAnsi="Arial" w:cs="Arial"/>
          <w:i/>
          <w:iCs/>
          <w:color w:val="2F5496" w:themeColor="accent1" w:themeShade="BF"/>
          <w:kern w:val="2"/>
          <w:lang w:val="en-CA" w:eastAsia="en-CA"/>
          <w14:ligatures w14:val="standardContextual"/>
        </w:rPr>
      </w:pPr>
      <w:r w:rsidRPr="00B93604">
        <w:rPr>
          <w:rFonts w:ascii="Arial" w:hAnsi="Arial" w:cs="Arial"/>
          <w:i/>
          <w:iCs/>
          <w:color w:val="2F5496" w:themeColor="accent1" w:themeShade="BF"/>
          <w:kern w:val="2"/>
          <w:lang w:val="en-CA" w:eastAsia="en-CA"/>
          <w14:ligatures w14:val="standardContextual"/>
        </w:rPr>
        <w:t>If the social insurance number (SIN) is collected:</w:t>
      </w:r>
    </w:p>
    <w:p w14:paraId="016CBC3D" w14:textId="0FF88CBE" w:rsidR="00AB24CF" w:rsidRPr="006737A6" w:rsidRDefault="59F7CD2A" w:rsidP="44A32A20">
      <w:pPr>
        <w:spacing w:after="200" w:line="240" w:lineRule="auto"/>
        <w:rPr>
          <w:rFonts w:ascii="Arial" w:hAnsi="Arial" w:cs="Arial"/>
          <w:lang w:val="en-CA" w:eastAsia="en-CA"/>
        </w:rPr>
      </w:pPr>
      <w:r w:rsidRPr="00A57BD1">
        <w:rPr>
          <w:rFonts w:ascii="Arial" w:hAnsi="Arial" w:cs="Arial"/>
          <w:kern w:val="2"/>
          <w:highlight w:val="lightGray"/>
          <w:lang w:val="en-CA" w:eastAsia="en-CA"/>
          <w14:ligatures w14:val="standardContextual"/>
        </w:rPr>
        <w:t>Response:</w:t>
      </w:r>
      <w:r>
        <w:rPr>
          <w:rFonts w:ascii="Arial" w:hAnsi="Arial" w:cs="Arial"/>
          <w:kern w:val="2"/>
          <w:lang w:val="en-CA" w:eastAsia="en-CA"/>
          <w14:ligatures w14:val="standardContextual"/>
        </w:rPr>
        <w:t xml:space="preserve"> </w:t>
      </w:r>
    </w:p>
    <w:p w14:paraId="69D06EC1" w14:textId="1F2E73BA" w:rsidR="00FF0AA1" w:rsidRPr="006737A6" w:rsidRDefault="00FF0AA1" w:rsidP="0DCDA132">
      <w:pPr>
        <w:spacing w:after="200" w:line="240" w:lineRule="auto"/>
        <w:rPr>
          <w:rFonts w:ascii="Arial" w:hAnsi="Arial" w:cs="Arial"/>
          <w:lang w:val="en-CA" w:eastAsia="en-CA"/>
        </w:rPr>
        <w:sectPr w:rsidR="00FF0AA1" w:rsidRPr="006737A6" w:rsidSect="00C06431">
          <w:pgSz w:w="12242" w:h="15840" w:code="1"/>
          <w:pgMar w:top="1440" w:right="1440" w:bottom="567" w:left="1440" w:header="708" w:footer="29" w:gutter="0"/>
          <w:cols w:space="708"/>
          <w:docGrid w:linePitch="360"/>
        </w:sectPr>
      </w:pPr>
      <w:bookmarkStart w:id="61" w:name="_Toc181179913"/>
      <w:r w:rsidRPr="56B373B7">
        <w:rPr>
          <w:rFonts w:ascii="Arial" w:hAnsi="Arial" w:cs="Arial"/>
          <w:lang w:val="en-CA" w:eastAsia="en-CA"/>
        </w:rPr>
        <w:t xml:space="preserve">EVA may collect SIN incidentally </w:t>
      </w:r>
      <w:ins w:id="62" w:author="Hodgson, Rachel R [NC]" w:date="2025-09-23T07:48:00Z" w16du:dateUtc="2025-09-23T11:48:00Z">
        <w:r w:rsidR="00812A69">
          <w:rPr>
            <w:rFonts w:ascii="Arial" w:hAnsi="Arial" w:cs="Arial"/>
            <w:lang w:val="en-CA" w:eastAsia="en-CA"/>
          </w:rPr>
          <w:t xml:space="preserve">as </w:t>
        </w:r>
      </w:ins>
      <w:ins w:id="63" w:author="Hodgson, Rachel R [NC]" w:date="2025-09-23T07:57:00Z" w16du:dateUtc="2025-09-23T11:57:00Z">
        <w:r w:rsidR="00DD6364">
          <w:rPr>
            <w:rFonts w:ascii="Arial" w:hAnsi="Arial" w:cs="Arial"/>
            <w:lang w:val="en-CA" w:eastAsia="en-CA"/>
          </w:rPr>
          <w:t>part of</w:t>
        </w:r>
      </w:ins>
      <w:ins w:id="64" w:author="Hodgson, Rachel R [NC]" w:date="2025-09-23T07:58:00Z" w16du:dateUtc="2025-09-23T11:58:00Z">
        <w:r w:rsidR="00DD6364">
          <w:rPr>
            <w:rFonts w:ascii="Arial" w:hAnsi="Arial" w:cs="Arial"/>
            <w:lang w:val="en-CA" w:eastAsia="en-CA"/>
          </w:rPr>
          <w:t xml:space="preserve"> </w:t>
        </w:r>
      </w:ins>
      <w:ins w:id="65" w:author="Hodgson, Rachel R [NC]" w:date="2025-09-23T07:48:00Z" w16du:dateUtc="2025-09-23T11:48:00Z">
        <w:r w:rsidR="00812A69">
          <w:rPr>
            <w:rFonts w:ascii="Arial" w:hAnsi="Arial" w:cs="Arial"/>
            <w:lang w:val="en-CA" w:eastAsia="en-CA"/>
          </w:rPr>
          <w:t xml:space="preserve">input data </w:t>
        </w:r>
      </w:ins>
      <w:del w:id="66" w:author="Hodgson, Rachel R [NC]" w:date="2025-09-23T07:58:00Z" w16du:dateUtc="2025-09-23T11:58:00Z">
        <w:r w:rsidRPr="56B373B7" w:rsidDel="00DD6364">
          <w:rPr>
            <w:rFonts w:ascii="Arial" w:hAnsi="Arial" w:cs="Arial"/>
            <w:lang w:val="en-CA" w:eastAsia="en-CA"/>
          </w:rPr>
          <w:delText xml:space="preserve">as part of its </w:delText>
        </w:r>
        <w:r w:rsidR="00B94799" w:rsidRPr="56B373B7" w:rsidDel="00DD6364">
          <w:rPr>
            <w:rFonts w:ascii="Arial" w:hAnsi="Arial" w:cs="Arial"/>
            <w:lang w:val="en-CA" w:eastAsia="en-CA"/>
          </w:rPr>
          <w:delText xml:space="preserve">function </w:delText>
        </w:r>
      </w:del>
      <w:r w:rsidR="00B94799" w:rsidRPr="56B373B7">
        <w:rPr>
          <w:rFonts w:ascii="Arial" w:hAnsi="Arial" w:cs="Arial"/>
          <w:lang w:val="en-CA" w:eastAsia="en-CA"/>
        </w:rPr>
        <w:t xml:space="preserve">to support work-related employee </w:t>
      </w:r>
      <w:commentRangeStart w:id="67"/>
      <w:r w:rsidR="00B94799" w:rsidRPr="56B373B7">
        <w:rPr>
          <w:rFonts w:ascii="Arial" w:hAnsi="Arial" w:cs="Arial"/>
          <w:lang w:val="en-CA" w:eastAsia="en-CA"/>
        </w:rPr>
        <w:t>tasks</w:t>
      </w:r>
      <w:commentRangeEnd w:id="67"/>
      <w:r w:rsidR="001D047C" w:rsidRPr="56B373B7">
        <w:rPr>
          <w:rStyle w:val="CommentReference"/>
          <w:rFonts w:ascii="Arial" w:hAnsi="Arial" w:cs="Arial"/>
          <w:sz w:val="22"/>
          <w:szCs w:val="22"/>
          <w:lang w:val="en-CA" w:eastAsia="en-CA"/>
        </w:rPr>
        <w:commentReference w:id="67"/>
      </w:r>
      <w:r w:rsidRPr="56B373B7">
        <w:rPr>
          <w:rFonts w:ascii="Arial" w:hAnsi="Arial" w:cs="Arial"/>
          <w:lang w:val="en-CA" w:eastAsia="en-CA"/>
        </w:rPr>
        <w:t xml:space="preserve">. </w:t>
      </w:r>
      <w:ins w:id="68" w:author="Presta, Marco M [NC]" w:date="2025-10-30T16:38:00Z" w16du:dateUtc="2025-10-30T20:38:00Z">
        <w:r w:rsidR="001D047C" w:rsidRPr="001D047C">
          <w:rPr>
            <w:rFonts w:ascii="Arial" w:hAnsi="Arial" w:cs="Arial"/>
            <w:lang w:val="en-CA" w:eastAsia="en-CA"/>
          </w:rPr>
          <w:t xml:space="preserve">Feasibility analysis is underway to additionally assess options to mask potential SINs before log storage. If adopted, masking would occur at ingestion, preventing cleartext persistence in the PostgreSQL database. </w:t>
        </w:r>
      </w:ins>
      <w:r w:rsidRPr="56B373B7">
        <w:rPr>
          <w:rFonts w:ascii="Arial" w:hAnsi="Arial" w:cs="Arial"/>
          <w:lang w:val="en-CA" w:eastAsia="en-CA"/>
        </w:rPr>
        <w:t xml:space="preserve">Individual users and programs </w:t>
      </w:r>
      <w:r w:rsidR="00686540">
        <w:rPr>
          <w:rFonts w:ascii="Arial" w:hAnsi="Arial" w:cs="Arial"/>
          <w:lang w:val="en-CA" w:eastAsia="en-CA"/>
        </w:rPr>
        <w:t>are responsible for ensuring</w:t>
      </w:r>
      <w:r w:rsidR="00B94799" w:rsidRPr="56B373B7">
        <w:rPr>
          <w:rFonts w:ascii="Arial" w:hAnsi="Arial" w:cs="Arial"/>
          <w:lang w:val="en-CA" w:eastAsia="en-CA"/>
        </w:rPr>
        <w:t xml:space="preserve"> that SIN entered into </w:t>
      </w:r>
      <w:r w:rsidRPr="56B373B7">
        <w:rPr>
          <w:rFonts w:ascii="Arial" w:hAnsi="Arial" w:cs="Arial"/>
          <w:lang w:val="en-CA" w:eastAsia="en-CA"/>
        </w:rPr>
        <w:t>EVA Chat i</w:t>
      </w:r>
      <w:r w:rsidR="00B94799" w:rsidRPr="56B373B7">
        <w:rPr>
          <w:rFonts w:ascii="Arial" w:hAnsi="Arial" w:cs="Arial"/>
          <w:lang w:val="en-CA" w:eastAsia="en-CA"/>
        </w:rPr>
        <w:t>s entered and used in</w:t>
      </w:r>
      <w:r w:rsidRPr="56B373B7">
        <w:rPr>
          <w:rFonts w:ascii="Arial" w:hAnsi="Arial" w:cs="Arial"/>
          <w:lang w:val="en-CA" w:eastAsia="en-CA"/>
        </w:rPr>
        <w:t xml:space="preserve"> accordance with</w:t>
      </w:r>
      <w:r w:rsidR="00B94799" w:rsidRPr="56B373B7">
        <w:rPr>
          <w:rFonts w:ascii="Arial" w:hAnsi="Arial" w:cs="Arial"/>
          <w:lang w:val="en-CA" w:eastAsia="en-CA"/>
        </w:rPr>
        <w:t xml:space="preserve"> prescribed guidelines and </w:t>
      </w:r>
      <w:r w:rsidR="003549FC" w:rsidRPr="56B373B7">
        <w:rPr>
          <w:rFonts w:ascii="Arial" w:hAnsi="Arial" w:cs="Arial"/>
          <w:lang w:val="en-CA" w:eastAsia="en-CA"/>
        </w:rPr>
        <w:t>legal requirements for that program</w:t>
      </w:r>
      <w:r w:rsidRPr="56B373B7">
        <w:rPr>
          <w:rFonts w:ascii="Arial" w:hAnsi="Arial" w:cs="Arial"/>
          <w:lang w:val="en-CA" w:eastAsia="en-CA"/>
        </w:rPr>
        <w:t>.</w:t>
      </w:r>
    </w:p>
    <w:p w14:paraId="01E95D38" w14:textId="77777777" w:rsidR="007F2DCB" w:rsidRPr="006737A6" w:rsidRDefault="007F2DCB" w:rsidP="007F2DCB">
      <w:pPr>
        <w:pStyle w:val="Heading3"/>
        <w:rPr>
          <w:rFonts w:ascii="Arial" w:hAnsi="Arial" w:cs="Arial"/>
          <w:lang w:eastAsia="en-CA"/>
        </w:rPr>
      </w:pPr>
      <w:bookmarkStart w:id="69" w:name="_Toc207796730"/>
      <w:r w:rsidRPr="006737A6">
        <w:rPr>
          <w:rFonts w:ascii="Arial" w:hAnsi="Arial" w:cs="Arial"/>
          <w:lang w:eastAsia="en-CA"/>
        </w:rPr>
        <w:lastRenderedPageBreak/>
        <w:t>3. Personal information banks (PIBs)</w:t>
      </w:r>
      <w:bookmarkEnd w:id="61"/>
      <w:bookmarkEnd w:id="69"/>
    </w:p>
    <w:p w14:paraId="2553AE32" w14:textId="6EA43BCE" w:rsidR="00391BA8" w:rsidRPr="00B93604" w:rsidRDefault="00391BA8" w:rsidP="00DF49EE">
      <w:pPr>
        <w:numPr>
          <w:ilvl w:val="0"/>
          <w:numId w:val="5"/>
        </w:numPr>
        <w:tabs>
          <w:tab w:val="num" w:pos="360"/>
        </w:tabs>
        <w:spacing w:after="200" w:line="240" w:lineRule="auto"/>
        <w:ind w:left="0" w:firstLine="0"/>
        <w:rPr>
          <w:rFonts w:ascii="Arial" w:hAnsi="Arial" w:cs="Arial"/>
          <w:i/>
          <w:iCs/>
          <w:color w:val="2F5496" w:themeColor="accent1" w:themeShade="BF"/>
          <w:kern w:val="2"/>
          <w:lang w:val="en-CA" w:eastAsia="en-CA"/>
          <w14:ligatures w14:val="standardContextual"/>
        </w:rPr>
      </w:pPr>
      <w:bookmarkStart w:id="70" w:name="_Hlk181268960"/>
      <w:r w:rsidRPr="00B93604">
        <w:rPr>
          <w:rFonts w:ascii="Arial" w:hAnsi="Arial" w:cs="Arial"/>
          <w:i/>
          <w:iCs/>
          <w:color w:val="2F5496" w:themeColor="accent1" w:themeShade="BF"/>
          <w:kern w:val="2"/>
          <w:lang w:val="en-CA" w:eastAsia="en-CA"/>
          <w14:ligatures w14:val="standardContextual"/>
        </w:rPr>
        <w:t xml:space="preserve">Do one or more PIBs already exist for this program? </w:t>
      </w:r>
    </w:p>
    <w:p w14:paraId="73F5BAB9" w14:textId="77777777" w:rsidR="00C92073" w:rsidRDefault="59F7CD2A" w:rsidP="44A32A20">
      <w:pPr>
        <w:spacing w:after="200" w:line="240" w:lineRule="auto"/>
        <w:rPr>
          <w:rFonts w:ascii="Arial" w:hAnsi="Arial" w:cs="Arial"/>
          <w:color w:val="000000" w:themeColor="text1"/>
          <w:kern w:val="2"/>
          <w:lang w:eastAsia="en-CA"/>
          <w14:ligatures w14:val="standardContextual"/>
        </w:rPr>
      </w:pPr>
      <w:r w:rsidRPr="44A32A20">
        <w:rPr>
          <w:rFonts w:ascii="Arial" w:hAnsi="Arial" w:cs="Arial"/>
          <w:color w:val="000000" w:themeColor="text1"/>
          <w:kern w:val="2"/>
          <w:highlight w:val="lightGray"/>
          <w:lang w:eastAsia="en-CA"/>
          <w14:ligatures w14:val="standardContextual"/>
        </w:rPr>
        <w:t>Response</w:t>
      </w:r>
      <w:r w:rsidRPr="44A32A20">
        <w:rPr>
          <w:rFonts w:ascii="Arial" w:hAnsi="Arial" w:cs="Arial"/>
          <w:color w:val="000000" w:themeColor="text1"/>
          <w:kern w:val="2"/>
          <w:lang w:eastAsia="en-CA"/>
          <w14:ligatures w14:val="standardContextual"/>
        </w:rPr>
        <w:t>:</w:t>
      </w:r>
    </w:p>
    <w:p w14:paraId="1DE0F1F6" w14:textId="4953BB19" w:rsidR="00005163" w:rsidRPr="00AB24CF" w:rsidRDefault="006B75D2" w:rsidP="4694D96C">
      <w:pPr>
        <w:spacing w:after="200" w:line="240" w:lineRule="auto"/>
        <w:rPr>
          <w:rFonts w:ascii="Arial" w:hAnsi="Arial" w:cs="Arial"/>
          <w:color w:val="000000" w:themeColor="text1"/>
          <w:lang w:eastAsia="en-CA"/>
        </w:rPr>
      </w:pPr>
      <w:r w:rsidRPr="006B75D2">
        <w:rPr>
          <w:rFonts w:ascii="Arial" w:hAnsi="Arial" w:cs="Arial"/>
          <w:color w:val="000000" w:themeColor="text1"/>
          <w:lang w:eastAsia="en-CA"/>
        </w:rPr>
        <w:t>Electronic Network Monitoring Logs</w:t>
      </w:r>
      <w:r w:rsidR="5A6B0A77" w:rsidRPr="4694D96C">
        <w:rPr>
          <w:rFonts w:ascii="Arial" w:hAnsi="Arial" w:cs="Arial"/>
          <w:color w:val="000000" w:themeColor="text1"/>
          <w:lang w:eastAsia="en-CA"/>
        </w:rPr>
        <w:t xml:space="preserve"> Bank Number: PSU 905</w:t>
      </w:r>
    </w:p>
    <w:p w14:paraId="5860F4CE" w14:textId="7C6DD205" w:rsidR="00005163" w:rsidRPr="003B2D93" w:rsidRDefault="006B75D2" w:rsidP="51056EB0">
      <w:pPr>
        <w:spacing w:after="200"/>
        <w:rPr>
          <w:rFonts w:ascii="Arial" w:eastAsia="Arial" w:hAnsi="Arial" w:cs="Arial"/>
          <w:color w:val="000000" w:themeColor="text1"/>
        </w:rPr>
      </w:pPr>
      <w:r w:rsidRPr="00354FCA">
        <w:rPr>
          <w:rFonts w:ascii="Arial" w:eastAsia="Arial" w:hAnsi="Arial" w:cs="Arial"/>
          <w:color w:val="000000" w:themeColor="text1"/>
          <w:lang w:eastAsia="en-CA"/>
        </w:rPr>
        <w:t xml:space="preserve">From EVA’s </w:t>
      </w:r>
      <w:r w:rsidR="5A6B0A77" w:rsidRPr="003B2D93">
        <w:rPr>
          <w:rFonts w:ascii="Arial" w:eastAsia="Arial" w:hAnsi="Arial" w:cs="Arial"/>
          <w:color w:val="000000" w:themeColor="text1"/>
        </w:rPr>
        <w:t>Privacy Notice Statement</w:t>
      </w:r>
      <w:r w:rsidRPr="003B2D93">
        <w:rPr>
          <w:rFonts w:ascii="Arial" w:eastAsia="Arial" w:hAnsi="Arial" w:cs="Arial"/>
          <w:color w:val="000000" w:themeColor="text1"/>
        </w:rPr>
        <w:t>:</w:t>
      </w:r>
    </w:p>
    <w:p w14:paraId="23A9C29D" w14:textId="300D786F" w:rsidR="00005163" w:rsidRPr="007111B3" w:rsidRDefault="0000658B" w:rsidP="00354FCA">
      <w:pPr>
        <w:spacing w:after="200"/>
        <w:rPr>
          <w:rFonts w:ascii="Arial" w:hAnsi="Arial" w:cs="Arial"/>
          <w:color w:val="000000" w:themeColor="text1"/>
          <w:lang w:eastAsia="en-CA"/>
        </w:rPr>
      </w:pPr>
      <w:r>
        <w:rPr>
          <w:rFonts w:ascii="Arial" w:hAnsi="Arial" w:cs="Arial"/>
          <w:color w:val="000000" w:themeColor="text1"/>
          <w:lang w:eastAsia="en-CA"/>
        </w:rPr>
        <w:t>“</w:t>
      </w:r>
      <w:r w:rsidR="5A6B0A77" w:rsidRPr="007111B3">
        <w:rPr>
          <w:rFonts w:ascii="Arial" w:hAnsi="Arial" w:cs="Arial"/>
          <w:color w:val="000000" w:themeColor="text1"/>
          <w:lang w:eastAsia="en-CA"/>
        </w:rPr>
        <w:t xml:space="preserve">Any personal information will be managed in accordance with the </w:t>
      </w:r>
      <w:hyperlink r:id="rId25" w:history="1">
        <w:r w:rsidR="5A6B0A77" w:rsidRPr="00FD2840">
          <w:rPr>
            <w:rFonts w:ascii="Arial" w:hAnsi="Arial" w:cs="Arial"/>
            <w:i/>
            <w:iCs/>
            <w:color w:val="000000" w:themeColor="text1"/>
            <w:lang w:eastAsia="en-CA"/>
          </w:rPr>
          <w:t>Privacy Act</w:t>
        </w:r>
      </w:hyperlink>
      <w:r w:rsidR="5A6B0A77" w:rsidRPr="007111B3">
        <w:rPr>
          <w:rFonts w:ascii="Arial" w:hAnsi="Arial" w:cs="Arial"/>
          <w:color w:val="000000" w:themeColor="text1"/>
          <w:lang w:eastAsia="en-CA"/>
        </w:rPr>
        <w:t xml:space="preserve"> and related policies. You have the right to the protection of, access to, and correction of your personal information, which is described in Personal Information Bank </w:t>
      </w:r>
      <w:hyperlink r:id="rId26" w:anchor="psu905" w:history="1">
        <w:r w:rsidR="5A6B0A77" w:rsidRPr="007111B3">
          <w:rPr>
            <w:rFonts w:ascii="Arial" w:hAnsi="Arial" w:cs="Arial"/>
            <w:color w:val="000000" w:themeColor="text1"/>
            <w:lang w:eastAsia="en-CA"/>
          </w:rPr>
          <w:t>Electronic Network Monitoring Logs (PSU 905)</w:t>
        </w:r>
      </w:hyperlink>
      <w:r w:rsidR="5A6B0A77" w:rsidRPr="007111B3">
        <w:rPr>
          <w:rFonts w:ascii="Arial" w:hAnsi="Arial" w:cs="Arial"/>
          <w:color w:val="000000" w:themeColor="text1"/>
          <w:lang w:eastAsia="en-CA"/>
        </w:rPr>
        <w:t xml:space="preserve">. Instructions for obtaining this information is outlined in the following government publication entitled </w:t>
      </w:r>
      <w:hyperlink r:id="rId27" w:history="1">
        <w:r w:rsidR="5A6B0A77" w:rsidRPr="007111B3">
          <w:rPr>
            <w:rFonts w:ascii="Arial" w:hAnsi="Arial" w:cs="Arial"/>
            <w:color w:val="000000" w:themeColor="text1"/>
            <w:lang w:eastAsia="en-CA"/>
          </w:rPr>
          <w:t>Info Source</w:t>
        </w:r>
      </w:hyperlink>
      <w:r w:rsidR="5A6B0A77" w:rsidRPr="007111B3">
        <w:rPr>
          <w:rFonts w:ascii="Arial" w:hAnsi="Arial" w:cs="Arial"/>
          <w:color w:val="000000" w:themeColor="text1"/>
          <w:lang w:eastAsia="en-CA"/>
        </w:rPr>
        <w:t>.</w:t>
      </w:r>
      <w:r>
        <w:rPr>
          <w:rFonts w:ascii="Arial" w:hAnsi="Arial" w:cs="Arial"/>
          <w:color w:val="000000" w:themeColor="text1"/>
          <w:lang w:eastAsia="en-CA"/>
        </w:rPr>
        <w:t>”</w:t>
      </w:r>
    </w:p>
    <w:p w14:paraId="1951215D" w14:textId="0255BFD1" w:rsidR="00005163" w:rsidRPr="00AB24CF" w:rsidRDefault="00005163" w:rsidP="00AB24CF">
      <w:pPr>
        <w:spacing w:after="200" w:line="240" w:lineRule="auto"/>
        <w:rPr>
          <w:rFonts w:ascii="Arial" w:hAnsi="Arial" w:cs="Arial"/>
          <w:bCs/>
          <w:color w:val="000000" w:themeColor="text1"/>
          <w:kern w:val="2"/>
          <w:lang w:eastAsia="en-CA"/>
          <w14:ligatures w14:val="standardContextual"/>
        </w:rPr>
      </w:pPr>
    </w:p>
    <w:p w14:paraId="237387EA" w14:textId="77777777" w:rsidR="00D2023E" w:rsidRPr="000C6043" w:rsidRDefault="00005163" w:rsidP="00DF49EE">
      <w:pPr>
        <w:numPr>
          <w:ilvl w:val="0"/>
          <w:numId w:val="5"/>
        </w:numPr>
        <w:tabs>
          <w:tab w:val="num" w:pos="360"/>
        </w:tabs>
        <w:spacing w:after="200" w:line="240" w:lineRule="auto"/>
        <w:ind w:left="0" w:firstLine="0"/>
        <w:rPr>
          <w:rFonts w:ascii="Arial" w:hAnsi="Arial" w:cs="Arial"/>
          <w:color w:val="000000" w:themeColor="text1"/>
          <w:kern w:val="2"/>
          <w:lang w:eastAsia="en-CA"/>
          <w14:ligatures w14:val="standardContextual"/>
        </w:rPr>
      </w:pPr>
      <w:r w:rsidRPr="000C6043">
        <w:rPr>
          <w:rFonts w:ascii="Arial" w:hAnsi="Arial" w:cs="Arial"/>
          <w:i/>
          <w:iCs/>
          <w:color w:val="2F5496" w:themeColor="accent1" w:themeShade="BF"/>
          <w:kern w:val="2"/>
          <w:lang w:val="en-CA" w:eastAsia="en-CA"/>
          <w14:ligatures w14:val="standardContextual"/>
        </w:rPr>
        <w:t xml:space="preserve">Does a PIB needs to be substantially modified or edited for this program? </w:t>
      </w:r>
    </w:p>
    <w:p w14:paraId="6C447E15" w14:textId="50A34AA5" w:rsidR="00AB24CF" w:rsidRPr="000C6043" w:rsidRDefault="59F7CD2A" w:rsidP="00D2023E">
      <w:pPr>
        <w:spacing w:after="200" w:line="240" w:lineRule="auto"/>
        <w:rPr>
          <w:rFonts w:ascii="Arial" w:hAnsi="Arial" w:cs="Arial"/>
          <w:color w:val="000000" w:themeColor="text1"/>
          <w:kern w:val="2"/>
          <w:lang w:eastAsia="en-CA"/>
          <w14:ligatures w14:val="standardContextual"/>
        </w:rPr>
      </w:pPr>
      <w:r w:rsidRPr="000C6043">
        <w:rPr>
          <w:rFonts w:ascii="Arial" w:hAnsi="Arial" w:cs="Arial"/>
          <w:color w:val="000000" w:themeColor="text1"/>
          <w:kern w:val="2"/>
          <w:highlight w:val="lightGray"/>
          <w:lang w:eastAsia="en-CA"/>
          <w14:ligatures w14:val="standardContextual"/>
        </w:rPr>
        <w:t>Response</w:t>
      </w:r>
      <w:r w:rsidRPr="000C6043">
        <w:rPr>
          <w:rFonts w:ascii="Arial" w:hAnsi="Arial" w:cs="Arial"/>
          <w:color w:val="000000" w:themeColor="text1"/>
          <w:kern w:val="2"/>
          <w:lang w:eastAsia="en-CA"/>
          <w14:ligatures w14:val="standardContextual"/>
        </w:rPr>
        <w:t>:</w:t>
      </w:r>
    </w:p>
    <w:p w14:paraId="6A790FAD" w14:textId="7917B39B" w:rsidR="007536C1" w:rsidRPr="000228BB" w:rsidRDefault="007536C1" w:rsidP="007536C1">
      <w:pPr>
        <w:spacing w:after="200" w:line="240" w:lineRule="auto"/>
        <w:rPr>
          <w:rStyle w:val="eop"/>
          <w:rFonts w:ascii="Arial" w:hAnsi="Arial" w:cs="Arial"/>
          <w:color w:val="000000" w:themeColor="text1"/>
          <w:shd w:val="clear" w:color="auto" w:fill="FFFFFF"/>
        </w:rPr>
      </w:pPr>
      <w:r w:rsidRPr="009658F3">
        <w:rPr>
          <w:rStyle w:val="normaltextrun"/>
          <w:rFonts w:ascii="Arial" w:hAnsi="Arial" w:cs="Arial"/>
          <w:color w:val="000000" w:themeColor="text1"/>
          <w:shd w:val="clear" w:color="auto" w:fill="FFFFFF"/>
        </w:rPr>
        <w:t>No</w:t>
      </w:r>
      <w:r w:rsidRPr="00973E76">
        <w:rPr>
          <w:rStyle w:val="normaltextrun"/>
          <w:rFonts w:ascii="Arial" w:hAnsi="Arial" w:cs="Arial"/>
          <w:color w:val="000000" w:themeColor="text1"/>
          <w:shd w:val="clear" w:color="auto" w:fill="FFFFFF"/>
        </w:rPr>
        <w:t xml:space="preserve">, </w:t>
      </w:r>
      <w:r w:rsidRPr="005E0E8A">
        <w:rPr>
          <w:rStyle w:val="normaltextrun"/>
          <w:rFonts w:ascii="Arial" w:hAnsi="Arial" w:cs="Arial"/>
          <w:color w:val="000000" w:themeColor="text1"/>
          <w:shd w:val="clear" w:color="auto" w:fill="FFFFFF"/>
        </w:rPr>
        <w:t>a PIB does not need to be established for EVA Chat as it is not intended to be used for administrative purposes, nor does it make personal information in the logs organized and retrievable by name</w:t>
      </w:r>
      <w:ins w:id="71" w:author="Hodgson, Rachel R [NC]" w:date="2025-09-23T10:20:00Z" w16du:dateUtc="2025-09-23T14:20:00Z">
        <w:r w:rsidR="0044497B">
          <w:rPr>
            <w:rStyle w:val="normaltextrun"/>
            <w:rFonts w:ascii="Arial" w:hAnsi="Arial" w:cs="Arial"/>
            <w:color w:val="000000" w:themeColor="text1"/>
            <w:shd w:val="clear" w:color="auto" w:fill="FFFFFF"/>
          </w:rPr>
          <w:t>,</w:t>
        </w:r>
      </w:ins>
      <w:r w:rsidRPr="005E0E8A">
        <w:rPr>
          <w:rStyle w:val="normaltextrun"/>
          <w:rFonts w:ascii="Arial" w:hAnsi="Arial" w:cs="Arial"/>
          <w:color w:val="000000" w:themeColor="text1"/>
          <w:shd w:val="clear" w:color="auto" w:fill="FFFFFF"/>
        </w:rPr>
        <w:t xml:space="preserve"> number or other </w:t>
      </w:r>
      <w:ins w:id="72" w:author="Hodgson, Rachel R [NC]" w:date="2025-09-23T10:21:00Z" w16du:dateUtc="2025-09-23T14:21:00Z">
        <w:r w:rsidR="0044497B">
          <w:rPr>
            <w:rStyle w:val="normaltextrun"/>
            <w:rFonts w:ascii="Arial" w:hAnsi="Arial" w:cs="Arial"/>
            <w:color w:val="000000" w:themeColor="text1"/>
            <w:shd w:val="clear" w:color="auto" w:fill="FFFFFF"/>
          </w:rPr>
          <w:t xml:space="preserve">identifier </w:t>
        </w:r>
      </w:ins>
      <w:del w:id="73" w:author="Hodgson, Rachel R [NC]" w:date="2025-09-23T10:21:00Z" w16du:dateUtc="2025-09-23T14:21:00Z">
        <w:r w:rsidRPr="005E0E8A" w:rsidDel="0044497B">
          <w:rPr>
            <w:rStyle w:val="normaltextrun"/>
            <w:rFonts w:ascii="Arial" w:hAnsi="Arial" w:cs="Arial"/>
            <w:color w:val="000000" w:themeColor="text1"/>
            <w:shd w:val="clear" w:color="auto" w:fill="FFFFFF"/>
          </w:rPr>
          <w:delText xml:space="preserve">particular </w:delText>
        </w:r>
      </w:del>
      <w:r w:rsidRPr="005E0E8A">
        <w:rPr>
          <w:rStyle w:val="normaltextrun"/>
          <w:rFonts w:ascii="Arial" w:hAnsi="Arial" w:cs="Arial"/>
          <w:color w:val="000000" w:themeColor="text1"/>
          <w:shd w:val="clear" w:color="auto" w:fill="FFFFFF"/>
        </w:rPr>
        <w:t xml:space="preserve">assigned to an individual </w:t>
      </w:r>
      <w:del w:id="74" w:author="Hodgson, Rachel R [NC]" w:date="2025-09-23T10:21:00Z" w16du:dateUtc="2025-09-23T14:21:00Z">
        <w:r w:rsidRPr="005E0E8A" w:rsidDel="00561E24">
          <w:rPr>
            <w:rStyle w:val="normaltextrun"/>
            <w:rFonts w:ascii="Arial" w:hAnsi="Arial" w:cs="Arial"/>
            <w:color w:val="000000" w:themeColor="text1"/>
            <w:shd w:val="clear" w:color="auto" w:fill="FFFFFF"/>
          </w:rPr>
          <w:delText>retrievable</w:delText>
        </w:r>
      </w:del>
      <w:r w:rsidRPr="005E0E8A">
        <w:rPr>
          <w:rStyle w:val="normaltextrun"/>
          <w:rFonts w:ascii="Arial" w:hAnsi="Arial" w:cs="Arial"/>
          <w:color w:val="000000" w:themeColor="text1"/>
          <w:shd w:val="clear" w:color="auto" w:fill="FFFFFF"/>
        </w:rPr>
        <w:t xml:space="preserve"> which would create the need to establish one under 4.1.8 of the </w:t>
      </w:r>
      <w:r w:rsidRPr="005E0E8A">
        <w:rPr>
          <w:rStyle w:val="normaltextrun"/>
          <w:rFonts w:ascii="Arial" w:hAnsi="Arial" w:cs="Arial"/>
          <w:i/>
          <w:iCs/>
          <w:color w:val="000000" w:themeColor="text1"/>
          <w:shd w:val="clear" w:color="auto" w:fill="FFFFFF"/>
        </w:rPr>
        <w:t>Directive on Privacy Practices</w:t>
      </w:r>
      <w:r w:rsidRPr="005E0E8A">
        <w:rPr>
          <w:rStyle w:val="normaltextrun"/>
          <w:rFonts w:ascii="Arial" w:hAnsi="Arial" w:cs="Arial"/>
          <w:color w:val="000000" w:themeColor="text1"/>
          <w:shd w:val="clear" w:color="auto" w:fill="FFFFFF"/>
        </w:rPr>
        <w:t>.</w:t>
      </w:r>
      <w:r w:rsidRPr="000228BB">
        <w:rPr>
          <w:rStyle w:val="eop"/>
          <w:rFonts w:ascii="Arial" w:hAnsi="Arial" w:cs="Arial"/>
          <w:color w:val="000000" w:themeColor="text1"/>
          <w:shd w:val="clear" w:color="auto" w:fill="FFFFFF"/>
        </w:rPr>
        <w:t> </w:t>
      </w:r>
    </w:p>
    <w:p w14:paraId="5127B84F" w14:textId="1DA40416" w:rsidR="00F174C1" w:rsidRDefault="007536C1" w:rsidP="245FFBDD">
      <w:pPr>
        <w:spacing w:after="200" w:line="240" w:lineRule="auto"/>
        <w:rPr>
          <w:rStyle w:val="normaltextrun"/>
          <w:rFonts w:ascii="Arial" w:hAnsi="Arial" w:cs="Arial"/>
          <w:shd w:val="clear" w:color="auto" w:fill="FFFFFF"/>
        </w:rPr>
      </w:pPr>
      <w:r w:rsidRPr="005E0E8A">
        <w:rPr>
          <w:rStyle w:val="normaltextrun"/>
          <w:rFonts w:ascii="Arial" w:hAnsi="Arial" w:cs="Arial"/>
          <w:shd w:val="clear" w:color="auto" w:fill="FFFFFF"/>
        </w:rPr>
        <w:t>However, 4.1.9 states that “Heads of government institutions or their delegates are responsible for the following:…Ensuring that a class of personal information is established for any personal information that is under the control of a government institution but that is not intended to be used for an administrative purpose and that cannot be retrieved by the name of the individual or another personal identifier;”. Therefore, a class of personal information will be established and registered in Info Source for the use of personal information in EVA Chat and similar tools used in the department.</w:t>
      </w:r>
    </w:p>
    <w:p w14:paraId="28492C73" w14:textId="77777777" w:rsidR="000228BB" w:rsidRPr="000228BB" w:rsidRDefault="000228BB" w:rsidP="245FFBDD">
      <w:pPr>
        <w:spacing w:after="200" w:line="240" w:lineRule="auto"/>
        <w:rPr>
          <w:rFonts w:ascii="Arial" w:hAnsi="Arial" w:cs="Arial"/>
          <w:color w:val="000000" w:themeColor="text1"/>
          <w:lang w:eastAsia="en-CA"/>
        </w:rPr>
      </w:pPr>
    </w:p>
    <w:p w14:paraId="6CE72C6F" w14:textId="5EE58829" w:rsidR="009D1795" w:rsidRPr="00B93604" w:rsidRDefault="009D1795" w:rsidP="00DF49EE">
      <w:pPr>
        <w:numPr>
          <w:ilvl w:val="0"/>
          <w:numId w:val="5"/>
        </w:numPr>
        <w:tabs>
          <w:tab w:val="num" w:pos="360"/>
        </w:tabs>
        <w:spacing w:after="200" w:line="240" w:lineRule="auto"/>
        <w:ind w:left="0" w:firstLine="0"/>
        <w:rPr>
          <w:rFonts w:ascii="Arial" w:hAnsi="Arial" w:cs="Arial"/>
          <w:color w:val="2F5496" w:themeColor="accent1" w:themeShade="BF"/>
          <w:kern w:val="2"/>
          <w:lang w:val="en-CA" w:eastAsia="en-CA"/>
          <w14:ligatures w14:val="standardContextual"/>
        </w:rPr>
      </w:pPr>
      <w:r w:rsidRPr="00B93604">
        <w:rPr>
          <w:rFonts w:ascii="Arial" w:hAnsi="Arial" w:cs="Arial"/>
          <w:color w:val="2F5496" w:themeColor="accent1" w:themeShade="BF"/>
          <w:kern w:val="2"/>
          <w:lang w:val="en-CA" w:eastAsia="en-CA"/>
          <w14:ligatures w14:val="standardContextual"/>
        </w:rPr>
        <w:t xml:space="preserve">Does a new PIB need to be prepared for this program? </w:t>
      </w:r>
    </w:p>
    <w:p w14:paraId="129F5DCE" w14:textId="42AA96E3" w:rsidR="000228BB" w:rsidRDefault="59F7CD2A" w:rsidP="001F0AFC">
      <w:pPr>
        <w:spacing w:after="200" w:line="240" w:lineRule="auto"/>
        <w:rPr>
          <w:rFonts w:ascii="Arial" w:hAnsi="Arial" w:cs="Arial"/>
          <w:color w:val="000000" w:themeColor="text1"/>
          <w:kern w:val="2"/>
          <w:lang w:eastAsia="en-CA"/>
          <w14:ligatures w14:val="standardContextual"/>
        </w:rPr>
      </w:pPr>
      <w:r w:rsidRPr="44A32A20">
        <w:rPr>
          <w:rFonts w:ascii="Arial" w:hAnsi="Arial" w:cs="Arial"/>
          <w:color w:val="000000" w:themeColor="text1"/>
          <w:kern w:val="2"/>
          <w:highlight w:val="lightGray"/>
          <w:lang w:eastAsia="en-CA"/>
          <w14:ligatures w14:val="standardContextual"/>
        </w:rPr>
        <w:t>Response:</w:t>
      </w:r>
      <w:bookmarkEnd w:id="70"/>
      <w:del w:id="75" w:author="Hodgson, Rachel R [NC]" w:date="2025-09-23T08:01:00Z" w16du:dateUtc="2025-09-23T12:01:00Z">
        <w:r w:rsidR="00D35A22" w:rsidDel="00835060">
          <w:rPr>
            <w:rFonts w:ascii="Arial" w:hAnsi="Arial" w:cs="Arial"/>
            <w:color w:val="000000" w:themeColor="text1"/>
            <w:kern w:val="2"/>
            <w:lang w:eastAsia="en-CA"/>
            <w14:ligatures w14:val="standardContextual"/>
          </w:rPr>
          <w:delText>\</w:delText>
        </w:r>
      </w:del>
    </w:p>
    <w:p w14:paraId="73E209C4" w14:textId="533CAB2F" w:rsidR="00D35A22" w:rsidRPr="00A04F83" w:rsidRDefault="00D35A22" w:rsidP="001F0AFC">
      <w:pPr>
        <w:spacing w:after="200" w:line="240" w:lineRule="auto"/>
        <w:rPr>
          <w:rFonts w:ascii="Arial" w:hAnsi="Arial" w:cs="Arial"/>
          <w:color w:val="000000" w:themeColor="text1"/>
          <w:kern w:val="2"/>
          <w:lang w:eastAsia="en-CA"/>
          <w14:ligatures w14:val="standardContextual"/>
        </w:rPr>
      </w:pPr>
      <w:r w:rsidRPr="00D35A22">
        <w:rPr>
          <w:rFonts w:ascii="Arial" w:hAnsi="Arial" w:cs="Arial"/>
          <w:color w:val="000000" w:themeColor="text1"/>
          <w:kern w:val="2"/>
          <w:lang w:eastAsia="en-CA"/>
          <w14:ligatures w14:val="standardContextual"/>
        </w:rPr>
        <w:t>No, as stated above, a PIB is not required but a class of personal information will be established and registered in Info Source to describe the non-administrative use of personal information in EVA Chat and similar tools used in the department</w:t>
      </w:r>
      <w:ins w:id="76" w:author="Hodgson, Rachel R [NC]" w:date="2025-09-23T10:22:00Z" w16du:dateUtc="2025-09-23T14:22:00Z">
        <w:r w:rsidR="005617B6">
          <w:rPr>
            <w:rFonts w:ascii="Arial" w:hAnsi="Arial" w:cs="Arial"/>
            <w:color w:val="000000" w:themeColor="text1"/>
            <w:kern w:val="2"/>
            <w:lang w:eastAsia="en-CA"/>
            <w14:ligatures w14:val="standardContextual"/>
          </w:rPr>
          <w:t>.</w:t>
        </w:r>
      </w:ins>
    </w:p>
    <w:p w14:paraId="0FCAD7E8" w14:textId="2E3D2518" w:rsidR="00F01333" w:rsidRDefault="00F01333" w:rsidP="44A32A20">
      <w:pPr>
        <w:spacing w:after="200" w:line="240" w:lineRule="auto"/>
        <w:rPr>
          <w:rFonts w:ascii="Arial" w:hAnsi="Arial" w:cs="Arial"/>
          <w:color w:val="000000" w:themeColor="text1"/>
          <w:highlight w:val="lightGray"/>
          <w:lang w:eastAsia="en-CA"/>
        </w:rPr>
        <w:sectPr w:rsidR="00F01333" w:rsidSect="00C06431">
          <w:pgSz w:w="12242" w:h="15840" w:code="1"/>
          <w:pgMar w:top="1440" w:right="1440" w:bottom="567" w:left="1440" w:header="708" w:footer="29" w:gutter="0"/>
          <w:cols w:space="708"/>
          <w:docGrid w:linePitch="360"/>
        </w:sectPr>
      </w:pPr>
    </w:p>
    <w:p w14:paraId="01584C83" w14:textId="77777777" w:rsidR="007F2DCB" w:rsidRPr="006737A6" w:rsidRDefault="007F2DCB" w:rsidP="007F2DCB">
      <w:pPr>
        <w:pStyle w:val="Heading3"/>
        <w:rPr>
          <w:rFonts w:ascii="Arial" w:hAnsi="Arial" w:cs="Arial"/>
        </w:rPr>
      </w:pPr>
      <w:bookmarkStart w:id="77" w:name="_Toc181179914"/>
      <w:bookmarkStart w:id="78" w:name="_Toc207796731"/>
      <w:r w:rsidRPr="006737A6">
        <w:rPr>
          <w:rFonts w:ascii="Arial" w:hAnsi="Arial" w:cs="Arial"/>
        </w:rPr>
        <w:lastRenderedPageBreak/>
        <w:t>4. Handling of personal information</w:t>
      </w:r>
      <w:bookmarkEnd w:id="77"/>
      <w:bookmarkEnd w:id="78"/>
    </w:p>
    <w:p w14:paraId="337BE65A" w14:textId="77777777" w:rsidR="00375916" w:rsidRPr="00A97223" w:rsidRDefault="00375916" w:rsidP="00C34B4F">
      <w:pPr>
        <w:spacing w:after="120" w:line="240" w:lineRule="auto"/>
        <w:rPr>
          <w:rFonts w:ascii="Arial" w:hAnsi="Arial" w:cs="Arial"/>
          <w:i/>
          <w:iCs/>
          <w:color w:val="2F5496" w:themeColor="accent1" w:themeShade="BF"/>
          <w:kern w:val="2"/>
          <w:lang w:val="en-CA" w:eastAsia="en-CA"/>
          <w14:ligatures w14:val="standardContextual"/>
        </w:rPr>
      </w:pPr>
      <w:r w:rsidRPr="00A97223">
        <w:rPr>
          <w:rFonts w:ascii="Arial" w:hAnsi="Arial" w:cs="Arial"/>
          <w:i/>
          <w:iCs/>
          <w:color w:val="2F5496" w:themeColor="accent1" w:themeShade="BF"/>
          <w:kern w:val="2"/>
          <w:lang w:val="en-CA" w:eastAsia="en-CA"/>
          <w14:ligatures w14:val="standardContextual"/>
        </w:rPr>
        <w:t>Use the table below to describe the handling of the personal information for both administrative and non-administrative purposes. Describe:</w:t>
      </w:r>
    </w:p>
    <w:p w14:paraId="3340DD58" w14:textId="77777777" w:rsidR="00375916" w:rsidRPr="00A97223" w:rsidRDefault="00375916" w:rsidP="00DF49EE">
      <w:pPr>
        <w:pStyle w:val="ListParagraph"/>
        <w:numPr>
          <w:ilvl w:val="0"/>
          <w:numId w:val="19"/>
        </w:numPr>
        <w:spacing w:after="200" w:line="240" w:lineRule="auto"/>
        <w:rPr>
          <w:rFonts w:ascii="Arial" w:hAnsi="Arial" w:cs="Arial"/>
          <w:i/>
          <w:iCs/>
          <w:color w:val="2F5496" w:themeColor="accent1" w:themeShade="BF"/>
          <w:kern w:val="2"/>
          <w:lang w:eastAsia="en-CA"/>
          <w14:ligatures w14:val="standardContextual"/>
        </w:rPr>
      </w:pPr>
      <w:r w:rsidRPr="00A97223">
        <w:rPr>
          <w:rFonts w:ascii="Arial" w:hAnsi="Arial" w:cs="Arial"/>
          <w:i/>
          <w:iCs/>
          <w:color w:val="2F5496" w:themeColor="accent1" w:themeShade="BF"/>
          <w:kern w:val="2"/>
          <w:lang w:eastAsia="en-CA"/>
          <w14:ligatures w14:val="standardContextual"/>
        </w:rPr>
        <w:t>how the personal information is being created (includes data linking) or collected (directly from the individual, indirectly from another source, or a combination of the two)</w:t>
      </w:r>
    </w:p>
    <w:p w14:paraId="5A78455B" w14:textId="77777777" w:rsidR="00375916" w:rsidRPr="00A97223" w:rsidRDefault="00375916" w:rsidP="00DF49EE">
      <w:pPr>
        <w:pStyle w:val="ListParagraph"/>
        <w:numPr>
          <w:ilvl w:val="0"/>
          <w:numId w:val="19"/>
        </w:numPr>
        <w:spacing w:after="200" w:line="240" w:lineRule="auto"/>
        <w:rPr>
          <w:rFonts w:ascii="Arial" w:hAnsi="Arial" w:cs="Arial"/>
          <w:i/>
          <w:iCs/>
          <w:color w:val="2F5496" w:themeColor="accent1" w:themeShade="BF"/>
          <w:kern w:val="2"/>
          <w:lang w:eastAsia="en-CA"/>
          <w14:ligatures w14:val="standardContextual"/>
        </w:rPr>
      </w:pPr>
      <w:r w:rsidRPr="00A97223">
        <w:rPr>
          <w:rFonts w:ascii="Arial" w:hAnsi="Arial" w:cs="Arial"/>
          <w:i/>
          <w:iCs/>
          <w:color w:val="2F5496" w:themeColor="accent1" w:themeShade="BF"/>
          <w:kern w:val="2"/>
          <w:lang w:eastAsia="en-CA"/>
          <w14:ligatures w14:val="standardContextual"/>
        </w:rPr>
        <w:t>how the personal information will be disclosed: list the entities to whom it will be disclosed and link the disclosure to the purpose of the program</w:t>
      </w:r>
    </w:p>
    <w:p w14:paraId="5309A816" w14:textId="77777777" w:rsidR="00375916" w:rsidRPr="00A97223" w:rsidRDefault="00375916" w:rsidP="00DF49EE">
      <w:pPr>
        <w:pStyle w:val="ListParagraph"/>
        <w:numPr>
          <w:ilvl w:val="0"/>
          <w:numId w:val="19"/>
        </w:numPr>
        <w:spacing w:after="200" w:line="240" w:lineRule="auto"/>
        <w:rPr>
          <w:rFonts w:ascii="Arial" w:hAnsi="Arial" w:cs="Arial"/>
          <w:i/>
          <w:iCs/>
          <w:color w:val="2F5496" w:themeColor="accent1" w:themeShade="BF"/>
          <w:kern w:val="2"/>
          <w:lang w:eastAsia="en-CA"/>
          <w14:ligatures w14:val="standardContextual"/>
        </w:rPr>
      </w:pPr>
      <w:r w:rsidRPr="00A97223">
        <w:rPr>
          <w:rFonts w:ascii="Arial" w:hAnsi="Arial" w:cs="Arial"/>
          <w:i/>
          <w:iCs/>
          <w:color w:val="2F5496" w:themeColor="accent1" w:themeShade="BF"/>
          <w:kern w:val="2"/>
          <w:lang w:eastAsia="en-CA"/>
          <w14:ligatures w14:val="standardContextual"/>
        </w:rPr>
        <w:t>how the personal information will be used and who will use the information: link the use to the purpose of the program</w:t>
      </w:r>
    </w:p>
    <w:p w14:paraId="34822511" w14:textId="77777777" w:rsidR="00375916" w:rsidRPr="00A97223" w:rsidRDefault="00375916" w:rsidP="00DF49EE">
      <w:pPr>
        <w:pStyle w:val="ListParagraph"/>
        <w:numPr>
          <w:ilvl w:val="0"/>
          <w:numId w:val="19"/>
        </w:numPr>
        <w:spacing w:after="200" w:line="240" w:lineRule="auto"/>
        <w:rPr>
          <w:rFonts w:ascii="Arial" w:hAnsi="Arial" w:cs="Arial"/>
          <w:i/>
          <w:iCs/>
          <w:color w:val="2F5496" w:themeColor="accent1" w:themeShade="BF"/>
          <w:kern w:val="2"/>
          <w:lang w:eastAsia="en-CA"/>
          <w14:ligatures w14:val="standardContextual"/>
        </w:rPr>
      </w:pPr>
      <w:r w:rsidRPr="00A97223">
        <w:rPr>
          <w:rFonts w:ascii="Arial" w:hAnsi="Arial" w:cs="Arial"/>
          <w:i/>
          <w:iCs/>
          <w:color w:val="2F5496" w:themeColor="accent1" w:themeShade="BF"/>
          <w:kern w:val="2"/>
          <w:lang w:eastAsia="en-CA"/>
          <w14:ligatures w14:val="standardContextual"/>
        </w:rPr>
        <w:t>how the personal information will be stored and the retention period for the elements of personal information</w:t>
      </w:r>
    </w:p>
    <w:p w14:paraId="7FD4C52E" w14:textId="77777777" w:rsidR="00375916" w:rsidRPr="00A97223" w:rsidRDefault="00375916" w:rsidP="00DF49EE">
      <w:pPr>
        <w:pStyle w:val="ListParagraph"/>
        <w:numPr>
          <w:ilvl w:val="0"/>
          <w:numId w:val="19"/>
        </w:numPr>
        <w:spacing w:after="120" w:line="240" w:lineRule="auto"/>
        <w:ind w:left="714" w:hanging="357"/>
        <w:rPr>
          <w:rFonts w:ascii="Arial" w:hAnsi="Arial" w:cs="Arial"/>
          <w:i/>
          <w:iCs/>
          <w:color w:val="2F5496" w:themeColor="accent1" w:themeShade="BF"/>
          <w:kern w:val="2"/>
          <w:lang w:eastAsia="en-CA"/>
          <w14:ligatures w14:val="standardContextual"/>
        </w:rPr>
      </w:pPr>
      <w:r w:rsidRPr="00A97223">
        <w:rPr>
          <w:rFonts w:ascii="Arial" w:hAnsi="Arial" w:cs="Arial"/>
          <w:i/>
          <w:iCs/>
          <w:color w:val="2F5496" w:themeColor="accent1" w:themeShade="BF"/>
          <w:kern w:val="2"/>
          <w:lang w:eastAsia="en-CA"/>
          <w14:ligatures w14:val="standardContextual"/>
        </w:rPr>
        <w:t>how the personal information will be disposed of</w:t>
      </w:r>
    </w:p>
    <w:p w14:paraId="209D64E8" w14:textId="77777777" w:rsidR="007F2DCB" w:rsidRPr="00A97223" w:rsidRDefault="00375916" w:rsidP="00375916">
      <w:pPr>
        <w:spacing w:after="200" w:line="240" w:lineRule="auto"/>
        <w:rPr>
          <w:rFonts w:ascii="Arial" w:hAnsi="Arial" w:cs="Arial"/>
          <w:i/>
          <w:iCs/>
          <w:color w:val="2F5496" w:themeColor="accent1" w:themeShade="BF"/>
          <w:kern w:val="2"/>
          <w:lang w:val="en-CA" w:eastAsia="en-CA"/>
          <w14:ligatures w14:val="standardContextual"/>
        </w:rPr>
      </w:pPr>
      <w:r w:rsidRPr="00A97223">
        <w:rPr>
          <w:rFonts w:ascii="Arial" w:hAnsi="Arial" w:cs="Arial"/>
          <w:i/>
          <w:iCs/>
          <w:color w:val="2F5496" w:themeColor="accent1" w:themeShade="BF"/>
          <w:kern w:val="2"/>
          <w:lang w:val="en-CA" w:eastAsia="en-CA"/>
          <w14:ligatures w14:val="standardContextual"/>
        </w:rPr>
        <w:t>This section should also include the identification of partners that handle the personal information during the administration of your program.</w:t>
      </w:r>
    </w:p>
    <w:tbl>
      <w:tblPr>
        <w:tblStyle w:val="TableGrid"/>
        <w:tblW w:w="18143"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455"/>
        <w:gridCol w:w="1221"/>
        <w:gridCol w:w="1152"/>
        <w:gridCol w:w="1152"/>
        <w:gridCol w:w="2611"/>
        <w:gridCol w:w="1104"/>
        <w:gridCol w:w="1544"/>
        <w:gridCol w:w="1074"/>
        <w:gridCol w:w="1604"/>
        <w:gridCol w:w="1290"/>
        <w:gridCol w:w="1396"/>
        <w:gridCol w:w="1323"/>
        <w:gridCol w:w="1217"/>
      </w:tblGrid>
      <w:tr w:rsidR="00A251D5" w:rsidRPr="006737A6" w14:paraId="5C0BC2E7" w14:textId="77777777" w:rsidTr="0076370C">
        <w:trPr>
          <w:trHeight w:val="557"/>
          <w:tblHeader/>
        </w:trPr>
        <w:tc>
          <w:tcPr>
            <w:tcW w:w="1455" w:type="dxa"/>
            <w:shd w:val="clear" w:color="auto" w:fill="F2F2F2" w:themeFill="background1" w:themeFillShade="F2"/>
          </w:tcPr>
          <w:p w14:paraId="5134E109" w14:textId="77777777" w:rsidR="007F2DCB" w:rsidRPr="006737A6" w:rsidRDefault="007F2DCB" w:rsidP="006B6EFC">
            <w:pPr>
              <w:spacing w:after="200" w:line="259" w:lineRule="auto"/>
              <w:rPr>
                <w:rFonts w:ascii="Arial" w:hAnsi="Arial" w:cs="Arial"/>
                <w:b/>
                <w:bCs/>
                <w:sz w:val="18"/>
                <w:szCs w:val="18"/>
                <w:lang w:val="en-CA"/>
              </w:rPr>
            </w:pPr>
            <w:r w:rsidRPr="006737A6">
              <w:rPr>
                <w:rFonts w:ascii="Arial" w:hAnsi="Arial" w:cs="Arial"/>
                <w:b/>
                <w:bCs/>
                <w:sz w:val="18"/>
                <w:szCs w:val="18"/>
                <w:lang w:val="en-CA"/>
              </w:rPr>
              <w:t>1. Categories of personal information</w:t>
            </w:r>
          </w:p>
        </w:tc>
        <w:tc>
          <w:tcPr>
            <w:tcW w:w="1221" w:type="dxa"/>
            <w:shd w:val="clear" w:color="auto" w:fill="F2F2F2" w:themeFill="background1" w:themeFillShade="F2"/>
          </w:tcPr>
          <w:p w14:paraId="74A9FE6B" w14:textId="77777777" w:rsidR="007F2DCB" w:rsidRPr="006737A6" w:rsidRDefault="007F2DCB" w:rsidP="006B6EFC">
            <w:pPr>
              <w:spacing w:after="200" w:line="259" w:lineRule="auto"/>
              <w:rPr>
                <w:rFonts w:ascii="Arial" w:hAnsi="Arial" w:cs="Arial"/>
                <w:b/>
                <w:bCs/>
                <w:sz w:val="18"/>
                <w:szCs w:val="18"/>
                <w:lang w:val="en-CA"/>
              </w:rPr>
            </w:pPr>
            <w:r w:rsidRPr="006737A6">
              <w:rPr>
                <w:rFonts w:ascii="Arial" w:hAnsi="Arial" w:cs="Arial"/>
                <w:b/>
                <w:bCs/>
                <w:sz w:val="18"/>
                <w:szCs w:val="18"/>
                <w:lang w:val="en-CA"/>
              </w:rPr>
              <w:t>2. Data Elements</w:t>
            </w:r>
          </w:p>
        </w:tc>
        <w:tc>
          <w:tcPr>
            <w:tcW w:w="1152" w:type="dxa"/>
            <w:shd w:val="clear" w:color="auto" w:fill="F2F2F2" w:themeFill="background1" w:themeFillShade="F2"/>
          </w:tcPr>
          <w:p w14:paraId="38923B25" w14:textId="77777777" w:rsidR="007F2DCB" w:rsidRPr="006737A6" w:rsidRDefault="007F2DCB" w:rsidP="006B6EFC">
            <w:pPr>
              <w:spacing w:after="200" w:line="259" w:lineRule="auto"/>
              <w:rPr>
                <w:rFonts w:ascii="Arial" w:hAnsi="Arial" w:cs="Arial"/>
                <w:b/>
                <w:bCs/>
                <w:sz w:val="18"/>
                <w:szCs w:val="18"/>
                <w:lang w:val="en-CA"/>
              </w:rPr>
            </w:pPr>
            <w:r w:rsidRPr="006737A6">
              <w:rPr>
                <w:rFonts w:ascii="Arial" w:hAnsi="Arial" w:cs="Arial"/>
                <w:b/>
                <w:bCs/>
                <w:sz w:val="18"/>
                <w:szCs w:val="18"/>
                <w:lang w:val="en-CA"/>
              </w:rPr>
              <w:t>3. Created or collected from (source)</w:t>
            </w:r>
          </w:p>
        </w:tc>
        <w:tc>
          <w:tcPr>
            <w:tcW w:w="1152" w:type="dxa"/>
            <w:shd w:val="clear" w:color="auto" w:fill="F2F2F2" w:themeFill="background1" w:themeFillShade="F2"/>
          </w:tcPr>
          <w:p w14:paraId="5CF3C00C" w14:textId="77777777" w:rsidR="007F2DCB" w:rsidRPr="006737A6" w:rsidRDefault="007F2DCB" w:rsidP="006B6EFC">
            <w:pPr>
              <w:pStyle w:val="ListParagraph"/>
              <w:spacing w:after="200" w:line="259" w:lineRule="auto"/>
              <w:ind w:left="0"/>
              <w:rPr>
                <w:rFonts w:ascii="Arial" w:hAnsi="Arial" w:cs="Arial"/>
                <w:b/>
                <w:bCs/>
                <w:sz w:val="18"/>
                <w:szCs w:val="18"/>
              </w:rPr>
            </w:pPr>
            <w:r w:rsidRPr="006737A6">
              <w:rPr>
                <w:rFonts w:ascii="Arial" w:hAnsi="Arial" w:cs="Arial"/>
                <w:b/>
                <w:bCs/>
                <w:sz w:val="18"/>
                <w:szCs w:val="18"/>
              </w:rPr>
              <w:t>4. Created or collected by</w:t>
            </w:r>
          </w:p>
        </w:tc>
        <w:tc>
          <w:tcPr>
            <w:tcW w:w="2611" w:type="dxa"/>
            <w:shd w:val="clear" w:color="auto" w:fill="F2F2F2" w:themeFill="background1" w:themeFillShade="F2"/>
          </w:tcPr>
          <w:p w14:paraId="0E1B82C0" w14:textId="77777777" w:rsidR="007F2DCB" w:rsidRPr="006737A6" w:rsidRDefault="007F2DCB" w:rsidP="006B6EFC">
            <w:pPr>
              <w:spacing w:after="200" w:line="259" w:lineRule="auto"/>
              <w:rPr>
                <w:rFonts w:ascii="Arial" w:hAnsi="Arial" w:cs="Arial"/>
                <w:b/>
                <w:bCs/>
                <w:sz w:val="18"/>
                <w:szCs w:val="18"/>
                <w:lang w:val="en-CA"/>
              </w:rPr>
            </w:pPr>
            <w:r w:rsidRPr="006737A6">
              <w:rPr>
                <w:rFonts w:ascii="Arial" w:hAnsi="Arial" w:cs="Arial"/>
                <w:b/>
                <w:bCs/>
                <w:sz w:val="18"/>
                <w:szCs w:val="18"/>
                <w:lang w:val="en-CA"/>
              </w:rPr>
              <w:t>5. Method and format of collection</w:t>
            </w:r>
          </w:p>
        </w:tc>
        <w:tc>
          <w:tcPr>
            <w:tcW w:w="1104" w:type="dxa"/>
            <w:shd w:val="clear" w:color="auto" w:fill="F2F2F2" w:themeFill="background1" w:themeFillShade="F2"/>
          </w:tcPr>
          <w:p w14:paraId="5073B2ED" w14:textId="77777777" w:rsidR="007F2DCB" w:rsidRPr="006737A6" w:rsidRDefault="007F2DCB" w:rsidP="006B6EFC">
            <w:pPr>
              <w:spacing w:after="200" w:line="259" w:lineRule="auto"/>
              <w:ind w:hanging="17"/>
              <w:rPr>
                <w:rFonts w:ascii="Arial" w:hAnsi="Arial" w:cs="Arial"/>
                <w:b/>
                <w:bCs/>
                <w:sz w:val="18"/>
                <w:szCs w:val="18"/>
                <w:lang w:val="en-CA"/>
              </w:rPr>
            </w:pPr>
            <w:r w:rsidRPr="006737A6">
              <w:rPr>
                <w:rFonts w:ascii="Arial" w:hAnsi="Arial" w:cs="Arial"/>
                <w:b/>
                <w:bCs/>
                <w:sz w:val="18"/>
                <w:szCs w:val="18"/>
                <w:lang w:val="en-CA"/>
              </w:rPr>
              <w:t>6. Purpose of the collection</w:t>
            </w:r>
          </w:p>
        </w:tc>
        <w:tc>
          <w:tcPr>
            <w:tcW w:w="1544" w:type="dxa"/>
            <w:shd w:val="clear" w:color="auto" w:fill="F2F2F2" w:themeFill="background1" w:themeFillShade="F2"/>
          </w:tcPr>
          <w:p w14:paraId="01A40A43" w14:textId="77777777" w:rsidR="007F2DCB" w:rsidRPr="006737A6" w:rsidRDefault="007F2DCB" w:rsidP="006B6EFC">
            <w:pPr>
              <w:spacing w:after="200" w:line="259" w:lineRule="auto"/>
              <w:rPr>
                <w:rFonts w:ascii="Arial" w:hAnsi="Arial" w:cs="Arial"/>
                <w:b/>
                <w:bCs/>
                <w:sz w:val="18"/>
                <w:szCs w:val="18"/>
                <w:lang w:val="en-CA"/>
              </w:rPr>
            </w:pPr>
            <w:r w:rsidRPr="006737A6">
              <w:rPr>
                <w:rFonts w:ascii="Arial" w:hAnsi="Arial" w:cs="Arial"/>
                <w:b/>
                <w:bCs/>
                <w:sz w:val="18"/>
                <w:szCs w:val="18"/>
                <w:lang w:val="en-CA"/>
              </w:rPr>
              <w:t>7. Used by</w:t>
            </w:r>
          </w:p>
        </w:tc>
        <w:tc>
          <w:tcPr>
            <w:tcW w:w="1074" w:type="dxa"/>
            <w:shd w:val="clear" w:color="auto" w:fill="F2F2F2" w:themeFill="background1" w:themeFillShade="F2"/>
          </w:tcPr>
          <w:p w14:paraId="0D2A6FDB" w14:textId="77777777" w:rsidR="007F2DCB" w:rsidRPr="006737A6" w:rsidRDefault="007F2DCB" w:rsidP="006B6EFC">
            <w:pPr>
              <w:spacing w:after="200" w:line="259" w:lineRule="auto"/>
              <w:ind w:left="-73"/>
              <w:rPr>
                <w:rFonts w:ascii="Arial" w:hAnsi="Arial" w:cs="Arial"/>
                <w:b/>
                <w:bCs/>
                <w:sz w:val="18"/>
                <w:szCs w:val="18"/>
                <w:lang w:val="en-CA"/>
              </w:rPr>
            </w:pPr>
            <w:r w:rsidRPr="006737A6">
              <w:rPr>
                <w:rFonts w:ascii="Arial" w:hAnsi="Arial" w:cs="Arial"/>
                <w:b/>
                <w:bCs/>
                <w:sz w:val="18"/>
                <w:szCs w:val="18"/>
                <w:lang w:val="en-CA"/>
              </w:rPr>
              <w:t>8. Consistent uses*</w:t>
            </w:r>
          </w:p>
        </w:tc>
        <w:tc>
          <w:tcPr>
            <w:tcW w:w="1604" w:type="dxa"/>
            <w:shd w:val="clear" w:color="auto" w:fill="F2F2F2" w:themeFill="background1" w:themeFillShade="F2"/>
          </w:tcPr>
          <w:p w14:paraId="3011CAED" w14:textId="77777777" w:rsidR="007F2DCB" w:rsidRPr="006737A6" w:rsidRDefault="007F2DCB" w:rsidP="006B6EFC">
            <w:pPr>
              <w:spacing w:after="200" w:line="259" w:lineRule="auto"/>
              <w:ind w:left="-7"/>
              <w:rPr>
                <w:rFonts w:ascii="Arial" w:hAnsi="Arial" w:cs="Arial"/>
                <w:b/>
                <w:bCs/>
                <w:sz w:val="18"/>
                <w:szCs w:val="18"/>
                <w:lang w:val="en-CA"/>
              </w:rPr>
            </w:pPr>
            <w:r w:rsidRPr="006737A6">
              <w:rPr>
                <w:rFonts w:ascii="Arial" w:hAnsi="Arial" w:cs="Arial"/>
                <w:b/>
                <w:bCs/>
                <w:sz w:val="18"/>
                <w:szCs w:val="18"/>
                <w:lang w:val="en-CA"/>
              </w:rPr>
              <w:t>9. Accessed by</w:t>
            </w:r>
          </w:p>
        </w:tc>
        <w:tc>
          <w:tcPr>
            <w:tcW w:w="1290" w:type="dxa"/>
            <w:shd w:val="clear" w:color="auto" w:fill="F2F2F2" w:themeFill="background1" w:themeFillShade="F2"/>
          </w:tcPr>
          <w:p w14:paraId="35A2A513" w14:textId="77777777" w:rsidR="007F2DCB" w:rsidRPr="006737A6" w:rsidRDefault="007F2DCB" w:rsidP="006B6EFC">
            <w:pPr>
              <w:spacing w:after="200" w:line="259" w:lineRule="auto"/>
              <w:rPr>
                <w:rFonts w:ascii="Arial" w:hAnsi="Arial" w:cs="Arial"/>
                <w:b/>
                <w:bCs/>
                <w:sz w:val="18"/>
                <w:szCs w:val="18"/>
                <w:lang w:val="en-CA"/>
              </w:rPr>
            </w:pPr>
            <w:r w:rsidRPr="006737A6">
              <w:rPr>
                <w:rFonts w:ascii="Arial" w:hAnsi="Arial" w:cs="Arial"/>
                <w:b/>
                <w:bCs/>
                <w:sz w:val="18"/>
                <w:szCs w:val="18"/>
                <w:lang w:val="en-CA"/>
              </w:rPr>
              <w:t>10. Disclosed to*</w:t>
            </w:r>
          </w:p>
        </w:tc>
        <w:tc>
          <w:tcPr>
            <w:tcW w:w="1396" w:type="dxa"/>
            <w:shd w:val="clear" w:color="auto" w:fill="F2F2F2" w:themeFill="background1" w:themeFillShade="F2"/>
          </w:tcPr>
          <w:p w14:paraId="3BA3AA39" w14:textId="77777777" w:rsidR="007F2DCB" w:rsidRPr="006737A6" w:rsidRDefault="007F2DCB" w:rsidP="006B6EFC">
            <w:pPr>
              <w:spacing w:after="200" w:line="259" w:lineRule="auto"/>
              <w:ind w:left="9"/>
              <w:rPr>
                <w:rFonts w:ascii="Arial" w:hAnsi="Arial" w:cs="Arial"/>
                <w:b/>
                <w:bCs/>
                <w:sz w:val="18"/>
                <w:szCs w:val="18"/>
                <w:lang w:val="en-CA"/>
              </w:rPr>
            </w:pPr>
            <w:r w:rsidRPr="006737A6">
              <w:rPr>
                <w:rFonts w:ascii="Arial" w:hAnsi="Arial" w:cs="Arial"/>
                <w:b/>
                <w:bCs/>
                <w:sz w:val="18"/>
                <w:szCs w:val="18"/>
                <w:lang w:val="en-CA"/>
              </w:rPr>
              <w:t>11. Transmission method (how it is disclosed)</w:t>
            </w:r>
          </w:p>
        </w:tc>
        <w:tc>
          <w:tcPr>
            <w:tcW w:w="1323" w:type="dxa"/>
            <w:shd w:val="clear" w:color="auto" w:fill="F2F2F2" w:themeFill="background1" w:themeFillShade="F2"/>
          </w:tcPr>
          <w:p w14:paraId="10C62679" w14:textId="77777777" w:rsidR="007F2DCB" w:rsidRPr="006737A6" w:rsidRDefault="007F2DCB" w:rsidP="006B6EFC">
            <w:pPr>
              <w:spacing w:after="200" w:line="259" w:lineRule="auto"/>
              <w:ind w:left="9"/>
              <w:rPr>
                <w:rFonts w:ascii="Arial" w:hAnsi="Arial" w:cs="Arial"/>
                <w:b/>
                <w:bCs/>
                <w:sz w:val="18"/>
                <w:szCs w:val="18"/>
                <w:lang w:val="en-CA"/>
              </w:rPr>
            </w:pPr>
            <w:r w:rsidRPr="006737A6">
              <w:rPr>
                <w:rFonts w:ascii="Arial" w:hAnsi="Arial" w:cs="Arial"/>
                <w:b/>
                <w:bCs/>
                <w:sz w:val="18"/>
                <w:szCs w:val="18"/>
                <w:lang w:val="en-CA"/>
              </w:rPr>
              <w:t xml:space="preserve">12. Location of storage and retention period </w:t>
            </w:r>
          </w:p>
        </w:tc>
        <w:tc>
          <w:tcPr>
            <w:tcW w:w="1217" w:type="dxa"/>
            <w:shd w:val="clear" w:color="auto" w:fill="F2F2F2" w:themeFill="background1" w:themeFillShade="F2"/>
          </w:tcPr>
          <w:p w14:paraId="1CBEBAAA" w14:textId="77777777" w:rsidR="007F2DCB" w:rsidRPr="006737A6" w:rsidRDefault="007F2DCB" w:rsidP="006B6EFC">
            <w:pPr>
              <w:spacing w:after="200" w:line="259" w:lineRule="auto"/>
              <w:ind w:left="9" w:right="151"/>
              <w:rPr>
                <w:rFonts w:ascii="Arial" w:hAnsi="Arial" w:cs="Arial"/>
                <w:b/>
                <w:bCs/>
                <w:sz w:val="18"/>
                <w:szCs w:val="18"/>
                <w:lang w:val="en-CA"/>
              </w:rPr>
            </w:pPr>
            <w:r w:rsidRPr="006737A6">
              <w:rPr>
                <w:rFonts w:ascii="Arial" w:hAnsi="Arial" w:cs="Arial"/>
                <w:b/>
                <w:bCs/>
                <w:sz w:val="18"/>
                <w:szCs w:val="18"/>
                <w:lang w:val="en-CA"/>
              </w:rPr>
              <w:t>13. Disposed of</w:t>
            </w:r>
          </w:p>
        </w:tc>
      </w:tr>
      <w:tr w:rsidR="00436BFE" w:rsidRPr="006737A6" w14:paraId="1CDBB0B6" w14:textId="77777777" w:rsidTr="0076370C">
        <w:trPr>
          <w:trHeight w:val="300"/>
        </w:trPr>
        <w:tc>
          <w:tcPr>
            <w:tcW w:w="1455" w:type="dxa"/>
          </w:tcPr>
          <w:p w14:paraId="14A9A17A" w14:textId="34D588AF" w:rsidR="00436BFE" w:rsidRPr="006737A6" w:rsidRDefault="02F2E9C5" w:rsidP="006B6EFC">
            <w:pPr>
              <w:spacing w:after="200"/>
              <w:rPr>
                <w:rFonts w:ascii="Arial" w:hAnsi="Arial" w:cs="Arial"/>
                <w:sz w:val="18"/>
                <w:szCs w:val="18"/>
                <w:lang w:val="en-CA"/>
              </w:rPr>
            </w:pPr>
            <w:r w:rsidRPr="202D255D">
              <w:rPr>
                <w:rFonts w:ascii="Arial" w:hAnsi="Arial" w:cs="Arial"/>
                <w:sz w:val="18"/>
                <w:szCs w:val="18"/>
                <w:lang w:val="en-CA"/>
              </w:rPr>
              <w:t>AD group members</w:t>
            </w:r>
          </w:p>
        </w:tc>
        <w:tc>
          <w:tcPr>
            <w:tcW w:w="1221" w:type="dxa"/>
          </w:tcPr>
          <w:p w14:paraId="4AA4799F" w14:textId="27740ADE" w:rsidR="00436BFE" w:rsidRPr="006737A6" w:rsidRDefault="4974D12B" w:rsidP="006B6EFC">
            <w:pPr>
              <w:spacing w:after="200"/>
            </w:pPr>
            <w:r w:rsidRPr="202D255D">
              <w:rPr>
                <w:rFonts w:ascii="Arial" w:hAnsi="Arial" w:cs="Arial"/>
                <w:sz w:val="18"/>
                <w:szCs w:val="18"/>
                <w:lang w:val="en-CA"/>
              </w:rPr>
              <w:t>List of Users</w:t>
            </w:r>
          </w:p>
        </w:tc>
        <w:tc>
          <w:tcPr>
            <w:tcW w:w="1152" w:type="dxa"/>
          </w:tcPr>
          <w:p w14:paraId="22DA9A5C" w14:textId="5E45ACB1" w:rsidR="00436BFE" w:rsidRPr="006737A6" w:rsidRDefault="15B01FF9" w:rsidP="006B6EFC">
            <w:pPr>
              <w:spacing w:after="200"/>
              <w:rPr>
                <w:rFonts w:ascii="Arial" w:hAnsi="Arial" w:cs="Arial"/>
                <w:sz w:val="18"/>
                <w:szCs w:val="18"/>
                <w:lang w:val="en-CA"/>
              </w:rPr>
            </w:pPr>
            <w:r w:rsidRPr="202D255D">
              <w:rPr>
                <w:rFonts w:ascii="Arial" w:hAnsi="Arial" w:cs="Arial"/>
                <w:sz w:val="18"/>
                <w:szCs w:val="18"/>
                <w:lang w:val="en-CA"/>
              </w:rPr>
              <w:t>EVA Chat</w:t>
            </w:r>
            <w:r w:rsidR="0F0FC54A" w:rsidRPr="202D255D">
              <w:rPr>
                <w:rFonts w:ascii="Arial" w:hAnsi="Arial" w:cs="Arial"/>
                <w:sz w:val="18"/>
                <w:szCs w:val="18"/>
                <w:lang w:val="en-CA"/>
              </w:rPr>
              <w:t xml:space="preserve"> </w:t>
            </w:r>
          </w:p>
        </w:tc>
        <w:tc>
          <w:tcPr>
            <w:tcW w:w="1152" w:type="dxa"/>
          </w:tcPr>
          <w:p w14:paraId="37608DD8" w14:textId="44303165" w:rsidR="00436BFE" w:rsidRPr="006737A6" w:rsidRDefault="74D26C52" w:rsidP="006B6EFC">
            <w:pPr>
              <w:spacing w:after="200"/>
              <w:rPr>
                <w:rFonts w:ascii="Arial" w:hAnsi="Arial" w:cs="Arial"/>
                <w:sz w:val="18"/>
                <w:szCs w:val="18"/>
                <w:lang w:val="en-CA"/>
              </w:rPr>
            </w:pPr>
            <w:r w:rsidRPr="202D255D">
              <w:rPr>
                <w:rFonts w:ascii="Arial" w:hAnsi="Arial" w:cs="Arial"/>
                <w:sz w:val="18"/>
                <w:szCs w:val="18"/>
                <w:lang w:val="en-CA"/>
              </w:rPr>
              <w:t>(Entra ID)</w:t>
            </w:r>
          </w:p>
        </w:tc>
        <w:tc>
          <w:tcPr>
            <w:tcW w:w="2611" w:type="dxa"/>
          </w:tcPr>
          <w:p w14:paraId="0E2E69D1" w14:textId="37830454" w:rsidR="00436BFE" w:rsidRPr="006737A6" w:rsidRDefault="37263E61" w:rsidP="006B6EFC">
            <w:pPr>
              <w:spacing w:after="200"/>
              <w:rPr>
                <w:rFonts w:ascii="Arial" w:hAnsi="Arial" w:cs="Arial"/>
                <w:sz w:val="18"/>
                <w:szCs w:val="18"/>
                <w:lang w:val="en-CA"/>
              </w:rPr>
            </w:pPr>
            <w:r w:rsidRPr="65469671">
              <w:rPr>
                <w:rFonts w:ascii="Arial" w:hAnsi="Arial" w:cs="Arial"/>
                <w:sz w:val="18"/>
                <w:szCs w:val="18"/>
                <w:lang w:val="en-CA"/>
              </w:rPr>
              <w:t>Active</w:t>
            </w:r>
            <w:r w:rsidRPr="67C732DA">
              <w:rPr>
                <w:rFonts w:ascii="Arial" w:hAnsi="Arial" w:cs="Arial"/>
                <w:sz w:val="18"/>
                <w:szCs w:val="18"/>
                <w:lang w:val="en-CA"/>
              </w:rPr>
              <w:t xml:space="preserve"> Directory </w:t>
            </w:r>
            <w:r w:rsidRPr="160340F9">
              <w:rPr>
                <w:rFonts w:ascii="Arial" w:hAnsi="Arial" w:cs="Arial"/>
                <w:sz w:val="18"/>
                <w:szCs w:val="18"/>
                <w:lang w:val="en-CA"/>
              </w:rPr>
              <w:t xml:space="preserve">Module. Group </w:t>
            </w:r>
            <w:r w:rsidRPr="72187D4F">
              <w:rPr>
                <w:rFonts w:ascii="Arial" w:hAnsi="Arial" w:cs="Arial"/>
                <w:sz w:val="18"/>
                <w:szCs w:val="18"/>
                <w:lang w:val="en-CA"/>
              </w:rPr>
              <w:t>Identity</w:t>
            </w:r>
          </w:p>
        </w:tc>
        <w:tc>
          <w:tcPr>
            <w:tcW w:w="1104" w:type="dxa"/>
          </w:tcPr>
          <w:p w14:paraId="259E424E" w14:textId="6656C98A" w:rsidR="00436BFE" w:rsidRPr="006737A6" w:rsidRDefault="1A9AFDE0" w:rsidP="006B6EFC">
            <w:pPr>
              <w:spacing w:after="200"/>
              <w:rPr>
                <w:rFonts w:ascii="Arial" w:hAnsi="Arial" w:cs="Arial"/>
                <w:sz w:val="18"/>
                <w:szCs w:val="18"/>
                <w:lang w:val="en-CA"/>
              </w:rPr>
            </w:pPr>
            <w:r w:rsidRPr="202D255D">
              <w:rPr>
                <w:rFonts w:ascii="Arial" w:hAnsi="Arial" w:cs="Arial"/>
                <w:sz w:val="18"/>
                <w:szCs w:val="18"/>
                <w:lang w:val="en-CA"/>
              </w:rPr>
              <w:t>Audit trail</w:t>
            </w:r>
          </w:p>
        </w:tc>
        <w:tc>
          <w:tcPr>
            <w:tcW w:w="1544" w:type="dxa"/>
          </w:tcPr>
          <w:p w14:paraId="436279D6" w14:textId="297BF1D8" w:rsidR="00436BFE" w:rsidRPr="006737A6" w:rsidRDefault="4C3F4DFC" w:rsidP="006B6EFC">
            <w:pPr>
              <w:spacing w:after="200"/>
              <w:rPr>
                <w:rFonts w:ascii="Arial" w:hAnsi="Arial" w:cs="Arial"/>
                <w:sz w:val="18"/>
                <w:szCs w:val="18"/>
                <w:lang w:val="en-CA"/>
              </w:rPr>
            </w:pPr>
            <w:r w:rsidRPr="202D255D">
              <w:rPr>
                <w:rFonts w:ascii="Arial" w:hAnsi="Arial" w:cs="Arial"/>
                <w:sz w:val="18"/>
                <w:szCs w:val="18"/>
                <w:lang w:val="en-CA"/>
              </w:rPr>
              <w:t>Cloud Infrastructure ADmin</w:t>
            </w:r>
          </w:p>
        </w:tc>
        <w:tc>
          <w:tcPr>
            <w:tcW w:w="1074" w:type="dxa"/>
          </w:tcPr>
          <w:p w14:paraId="33E8D5DE" w14:textId="5F3025CD" w:rsidR="00436BFE" w:rsidRPr="006737A6" w:rsidRDefault="3A9D8D46" w:rsidP="006B6EFC">
            <w:pPr>
              <w:spacing w:after="200"/>
              <w:rPr>
                <w:rFonts w:ascii="Arial" w:hAnsi="Arial" w:cs="Arial"/>
                <w:sz w:val="18"/>
                <w:szCs w:val="18"/>
                <w:lang w:val="en-CA"/>
              </w:rPr>
            </w:pPr>
            <w:r w:rsidRPr="202D255D">
              <w:rPr>
                <w:rFonts w:ascii="Arial" w:hAnsi="Arial" w:cs="Arial"/>
                <w:sz w:val="18"/>
                <w:szCs w:val="18"/>
                <w:lang w:val="en-CA"/>
              </w:rPr>
              <w:t>Yes</w:t>
            </w:r>
          </w:p>
        </w:tc>
        <w:tc>
          <w:tcPr>
            <w:tcW w:w="1604" w:type="dxa"/>
          </w:tcPr>
          <w:p w14:paraId="0661784C" w14:textId="77D32DA2" w:rsidR="00436BFE" w:rsidRPr="006737A6" w:rsidRDefault="4FF54D00" w:rsidP="006B6EFC">
            <w:pPr>
              <w:spacing w:after="200"/>
              <w:rPr>
                <w:rFonts w:ascii="Arial" w:hAnsi="Arial" w:cs="Arial"/>
                <w:sz w:val="18"/>
                <w:szCs w:val="18"/>
                <w:lang w:val="en-CA"/>
              </w:rPr>
            </w:pPr>
            <w:r w:rsidRPr="202D255D">
              <w:rPr>
                <w:rFonts w:ascii="Arial" w:hAnsi="Arial" w:cs="Arial"/>
                <w:sz w:val="18"/>
                <w:szCs w:val="18"/>
                <w:lang w:val="en-CA"/>
              </w:rPr>
              <w:t>EVA cloud infrastructure Admin</w:t>
            </w:r>
          </w:p>
        </w:tc>
        <w:tc>
          <w:tcPr>
            <w:tcW w:w="1290" w:type="dxa"/>
          </w:tcPr>
          <w:p w14:paraId="6450BC7F" w14:textId="7D151D4A" w:rsidR="00436BFE" w:rsidRPr="006737A6" w:rsidRDefault="4FF54D00" w:rsidP="006B6EFC">
            <w:pPr>
              <w:spacing w:after="200"/>
              <w:rPr>
                <w:rFonts w:ascii="Arial" w:hAnsi="Arial" w:cs="Arial"/>
                <w:sz w:val="18"/>
                <w:szCs w:val="18"/>
                <w:lang w:val="en-CA"/>
              </w:rPr>
            </w:pPr>
            <w:r w:rsidRPr="202D255D">
              <w:rPr>
                <w:rFonts w:ascii="Arial" w:hAnsi="Arial" w:cs="Arial"/>
                <w:sz w:val="18"/>
                <w:szCs w:val="18"/>
                <w:lang w:val="en-CA"/>
              </w:rPr>
              <w:t>AICoE Director, Manager</w:t>
            </w:r>
          </w:p>
        </w:tc>
        <w:tc>
          <w:tcPr>
            <w:tcW w:w="1396" w:type="dxa"/>
          </w:tcPr>
          <w:p w14:paraId="085C3985" w14:textId="237DAFC0" w:rsidR="00436BFE" w:rsidRPr="006737A6" w:rsidRDefault="03BF0221" w:rsidP="006B6EFC">
            <w:pPr>
              <w:spacing w:after="200"/>
              <w:rPr>
                <w:rFonts w:ascii="Arial" w:hAnsi="Arial" w:cs="Arial"/>
                <w:sz w:val="18"/>
                <w:szCs w:val="18"/>
                <w:lang w:val="en-CA"/>
              </w:rPr>
            </w:pPr>
            <w:r w:rsidRPr="202D255D">
              <w:rPr>
                <w:rFonts w:ascii="Arial" w:hAnsi="Arial" w:cs="Arial"/>
                <w:sz w:val="18"/>
                <w:szCs w:val="18"/>
                <w:lang w:val="en-CA"/>
              </w:rPr>
              <w:t>SQL</w:t>
            </w:r>
          </w:p>
        </w:tc>
        <w:tc>
          <w:tcPr>
            <w:tcW w:w="1323" w:type="dxa"/>
          </w:tcPr>
          <w:p w14:paraId="55174D93" w14:textId="6CB7F720" w:rsidR="00436BFE" w:rsidRPr="006737A6" w:rsidRDefault="0686C261" w:rsidP="006B6EFC">
            <w:pPr>
              <w:spacing w:after="200"/>
              <w:rPr>
                <w:rFonts w:ascii="Arial" w:hAnsi="Arial" w:cs="Arial"/>
                <w:sz w:val="18"/>
                <w:szCs w:val="18"/>
                <w:lang w:val="en-CA"/>
              </w:rPr>
            </w:pPr>
            <w:r w:rsidRPr="202D255D">
              <w:rPr>
                <w:rFonts w:ascii="Arial" w:hAnsi="Arial" w:cs="Arial"/>
                <w:sz w:val="18"/>
                <w:szCs w:val="18"/>
                <w:lang w:val="en-CA"/>
              </w:rPr>
              <w:t>Postgres SQL</w:t>
            </w:r>
          </w:p>
        </w:tc>
        <w:tc>
          <w:tcPr>
            <w:tcW w:w="1217" w:type="dxa"/>
          </w:tcPr>
          <w:p w14:paraId="7A07EB52" w14:textId="2C23953F" w:rsidR="00436BFE" w:rsidRPr="006737A6" w:rsidRDefault="738CB8C2" w:rsidP="006B6EFC">
            <w:pPr>
              <w:spacing w:after="200"/>
              <w:rPr>
                <w:rFonts w:ascii="Arial" w:hAnsi="Arial" w:cs="Arial"/>
                <w:sz w:val="18"/>
                <w:szCs w:val="18"/>
                <w:lang w:val="en-CA"/>
              </w:rPr>
            </w:pPr>
            <w:r w:rsidRPr="202D255D">
              <w:rPr>
                <w:rFonts w:ascii="Arial" w:hAnsi="Arial" w:cs="Arial"/>
                <w:sz w:val="18"/>
                <w:szCs w:val="18"/>
                <w:lang w:val="en-CA"/>
              </w:rPr>
              <w:t>90 days (minimum)</w:t>
            </w:r>
          </w:p>
        </w:tc>
      </w:tr>
      <w:tr w:rsidR="202D255D" w14:paraId="55BBD28F" w14:textId="77777777" w:rsidTr="00C34B4F">
        <w:trPr>
          <w:trHeight w:val="686"/>
        </w:trPr>
        <w:tc>
          <w:tcPr>
            <w:tcW w:w="1455" w:type="dxa"/>
          </w:tcPr>
          <w:p w14:paraId="18154FEE" w14:textId="21E264CE" w:rsidR="551DD563" w:rsidRDefault="551DD563" w:rsidP="202D255D">
            <w:pPr>
              <w:rPr>
                <w:rFonts w:ascii="Arial" w:hAnsi="Arial" w:cs="Arial"/>
                <w:sz w:val="18"/>
                <w:szCs w:val="18"/>
                <w:lang w:val="en-CA"/>
              </w:rPr>
            </w:pPr>
            <w:r w:rsidRPr="202D255D">
              <w:rPr>
                <w:rFonts w:ascii="Arial" w:hAnsi="Arial" w:cs="Arial"/>
                <w:sz w:val="18"/>
                <w:szCs w:val="18"/>
                <w:lang w:val="en-CA"/>
              </w:rPr>
              <w:t>Entra ID</w:t>
            </w:r>
          </w:p>
        </w:tc>
        <w:tc>
          <w:tcPr>
            <w:tcW w:w="1221" w:type="dxa"/>
          </w:tcPr>
          <w:p w14:paraId="12881AB9" w14:textId="371E6761" w:rsidR="72283C8F" w:rsidRDefault="72283C8F" w:rsidP="202D255D">
            <w:pPr>
              <w:rPr>
                <w:rFonts w:ascii="Arial" w:hAnsi="Arial" w:cs="Arial"/>
                <w:sz w:val="18"/>
                <w:szCs w:val="18"/>
                <w:lang w:val="en-CA"/>
              </w:rPr>
            </w:pPr>
            <w:r w:rsidRPr="202D255D">
              <w:rPr>
                <w:rFonts w:ascii="Arial" w:hAnsi="Arial" w:cs="Arial"/>
                <w:sz w:val="18"/>
                <w:szCs w:val="18"/>
                <w:lang w:val="en-CA"/>
              </w:rPr>
              <w:t>Email</w:t>
            </w:r>
          </w:p>
        </w:tc>
        <w:tc>
          <w:tcPr>
            <w:tcW w:w="1152" w:type="dxa"/>
          </w:tcPr>
          <w:p w14:paraId="218E6A2B" w14:textId="30FDEFBC" w:rsidR="27AD7108" w:rsidRDefault="27AD7108" w:rsidP="202D255D">
            <w:pPr>
              <w:spacing w:after="200"/>
              <w:rPr>
                <w:rFonts w:ascii="Arial" w:hAnsi="Arial" w:cs="Arial"/>
                <w:sz w:val="18"/>
                <w:szCs w:val="18"/>
                <w:lang w:val="en-CA"/>
              </w:rPr>
            </w:pPr>
            <w:r w:rsidRPr="202D255D">
              <w:rPr>
                <w:rFonts w:ascii="Arial" w:hAnsi="Arial" w:cs="Arial"/>
                <w:sz w:val="18"/>
                <w:szCs w:val="18"/>
                <w:lang w:val="en-CA"/>
              </w:rPr>
              <w:t xml:space="preserve">EVA Chat </w:t>
            </w:r>
          </w:p>
          <w:p w14:paraId="6E04578D" w14:textId="6609A57D" w:rsidR="202D255D" w:rsidRDefault="202D255D" w:rsidP="202D255D">
            <w:pPr>
              <w:rPr>
                <w:rFonts w:ascii="Arial" w:hAnsi="Arial" w:cs="Arial"/>
                <w:sz w:val="18"/>
                <w:szCs w:val="18"/>
                <w:lang w:val="en-CA"/>
              </w:rPr>
            </w:pPr>
          </w:p>
        </w:tc>
        <w:tc>
          <w:tcPr>
            <w:tcW w:w="1152" w:type="dxa"/>
          </w:tcPr>
          <w:p w14:paraId="6A438104" w14:textId="5F4E08C3" w:rsidR="0F816414" w:rsidRDefault="0F816414" w:rsidP="202D255D">
            <w:pPr>
              <w:rPr>
                <w:rFonts w:ascii="Arial" w:hAnsi="Arial" w:cs="Arial"/>
                <w:sz w:val="18"/>
                <w:szCs w:val="18"/>
                <w:lang w:val="en-CA"/>
              </w:rPr>
            </w:pPr>
            <w:r w:rsidRPr="202D255D">
              <w:rPr>
                <w:rFonts w:ascii="Arial" w:hAnsi="Arial" w:cs="Arial"/>
                <w:sz w:val="18"/>
                <w:szCs w:val="18"/>
                <w:lang w:val="en-CA"/>
              </w:rPr>
              <w:t>(Entra ID)</w:t>
            </w:r>
          </w:p>
        </w:tc>
        <w:tc>
          <w:tcPr>
            <w:tcW w:w="2611" w:type="dxa"/>
          </w:tcPr>
          <w:p w14:paraId="7CD21DC4" w14:textId="1C2E5D2C" w:rsidR="6F088719" w:rsidRDefault="78DF216F" w:rsidP="202D255D">
            <w:pPr>
              <w:rPr>
                <w:rFonts w:ascii="Arial" w:hAnsi="Arial" w:cs="Arial"/>
                <w:sz w:val="18"/>
                <w:szCs w:val="18"/>
                <w:lang w:val="en-CA"/>
              </w:rPr>
            </w:pPr>
            <w:r w:rsidRPr="65469671">
              <w:rPr>
                <w:rFonts w:ascii="Arial" w:hAnsi="Arial" w:cs="Arial"/>
                <w:sz w:val="18"/>
                <w:szCs w:val="18"/>
                <w:lang w:val="en-CA"/>
              </w:rPr>
              <w:t xml:space="preserve">Azure AD Group Member </w:t>
            </w:r>
          </w:p>
        </w:tc>
        <w:tc>
          <w:tcPr>
            <w:tcW w:w="1104" w:type="dxa"/>
          </w:tcPr>
          <w:p w14:paraId="538DDFFC" w14:textId="6656C98A" w:rsidR="767646BA" w:rsidRDefault="767646BA" w:rsidP="202D255D">
            <w:pPr>
              <w:spacing w:after="200"/>
              <w:rPr>
                <w:rFonts w:ascii="Arial" w:hAnsi="Arial" w:cs="Arial"/>
                <w:sz w:val="18"/>
                <w:szCs w:val="18"/>
                <w:lang w:val="en-CA"/>
              </w:rPr>
            </w:pPr>
            <w:r w:rsidRPr="202D255D">
              <w:rPr>
                <w:rFonts w:ascii="Arial" w:hAnsi="Arial" w:cs="Arial"/>
                <w:sz w:val="18"/>
                <w:szCs w:val="18"/>
                <w:lang w:val="en-CA"/>
              </w:rPr>
              <w:t>Audit trail</w:t>
            </w:r>
          </w:p>
          <w:p w14:paraId="53C7A2B0" w14:textId="51DD8907" w:rsidR="202D255D" w:rsidRDefault="202D255D" w:rsidP="202D255D">
            <w:pPr>
              <w:rPr>
                <w:rFonts w:ascii="Arial" w:hAnsi="Arial" w:cs="Arial"/>
                <w:sz w:val="18"/>
                <w:szCs w:val="18"/>
                <w:lang w:val="en-CA"/>
              </w:rPr>
            </w:pPr>
          </w:p>
        </w:tc>
        <w:tc>
          <w:tcPr>
            <w:tcW w:w="1544" w:type="dxa"/>
          </w:tcPr>
          <w:p w14:paraId="17840B3F" w14:textId="7E6DF925" w:rsidR="202D255D" w:rsidRDefault="1C049C86" w:rsidP="00C34B4F">
            <w:pPr>
              <w:spacing w:after="200"/>
              <w:rPr>
                <w:rFonts w:ascii="Arial" w:hAnsi="Arial" w:cs="Arial"/>
                <w:sz w:val="18"/>
                <w:szCs w:val="18"/>
                <w:lang w:val="en-CA"/>
              </w:rPr>
            </w:pPr>
            <w:r w:rsidRPr="202D255D">
              <w:rPr>
                <w:rFonts w:ascii="Arial" w:hAnsi="Arial" w:cs="Arial"/>
                <w:sz w:val="18"/>
                <w:szCs w:val="18"/>
                <w:lang w:val="en-CA"/>
              </w:rPr>
              <w:t>Cloud Infrastructure ADmin</w:t>
            </w:r>
          </w:p>
        </w:tc>
        <w:tc>
          <w:tcPr>
            <w:tcW w:w="1074" w:type="dxa"/>
          </w:tcPr>
          <w:p w14:paraId="22B92FFC" w14:textId="327EE821" w:rsidR="0EB0416E" w:rsidRDefault="0EB0416E" w:rsidP="202D255D">
            <w:pPr>
              <w:rPr>
                <w:rFonts w:ascii="Arial" w:hAnsi="Arial" w:cs="Arial"/>
                <w:sz w:val="18"/>
                <w:szCs w:val="18"/>
                <w:lang w:val="en-CA"/>
              </w:rPr>
            </w:pPr>
            <w:r w:rsidRPr="202D255D">
              <w:rPr>
                <w:rFonts w:ascii="Arial" w:hAnsi="Arial" w:cs="Arial"/>
                <w:sz w:val="18"/>
                <w:szCs w:val="18"/>
                <w:lang w:val="en-CA"/>
              </w:rPr>
              <w:t>Yes</w:t>
            </w:r>
          </w:p>
        </w:tc>
        <w:tc>
          <w:tcPr>
            <w:tcW w:w="1604" w:type="dxa"/>
          </w:tcPr>
          <w:p w14:paraId="7C80504D" w14:textId="77D32DA2" w:rsidR="202D255D" w:rsidRDefault="202D255D" w:rsidP="202D255D">
            <w:pPr>
              <w:spacing w:after="200"/>
              <w:rPr>
                <w:rFonts w:ascii="Arial" w:hAnsi="Arial" w:cs="Arial"/>
                <w:sz w:val="18"/>
                <w:szCs w:val="18"/>
                <w:lang w:val="en-CA"/>
              </w:rPr>
            </w:pPr>
            <w:r w:rsidRPr="202D255D">
              <w:rPr>
                <w:rFonts w:ascii="Arial" w:hAnsi="Arial" w:cs="Arial"/>
                <w:sz w:val="18"/>
                <w:szCs w:val="18"/>
                <w:lang w:val="en-CA"/>
              </w:rPr>
              <w:t>EVA cloud infrastructure Admin</w:t>
            </w:r>
          </w:p>
        </w:tc>
        <w:tc>
          <w:tcPr>
            <w:tcW w:w="1290" w:type="dxa"/>
          </w:tcPr>
          <w:p w14:paraId="584B126B" w14:textId="7D151D4A" w:rsidR="202D255D" w:rsidRDefault="202D255D" w:rsidP="202D255D">
            <w:pPr>
              <w:spacing w:after="200"/>
              <w:rPr>
                <w:rFonts w:ascii="Arial" w:hAnsi="Arial" w:cs="Arial"/>
                <w:sz w:val="18"/>
                <w:szCs w:val="18"/>
                <w:lang w:val="en-CA"/>
              </w:rPr>
            </w:pPr>
            <w:r w:rsidRPr="202D255D">
              <w:rPr>
                <w:rFonts w:ascii="Arial" w:hAnsi="Arial" w:cs="Arial"/>
                <w:sz w:val="18"/>
                <w:szCs w:val="18"/>
                <w:lang w:val="en-CA"/>
              </w:rPr>
              <w:t>AICoE Director, Manager</w:t>
            </w:r>
          </w:p>
        </w:tc>
        <w:tc>
          <w:tcPr>
            <w:tcW w:w="1396" w:type="dxa"/>
          </w:tcPr>
          <w:p w14:paraId="2DF24365" w14:textId="04BD1173" w:rsidR="249C53CA" w:rsidRDefault="249C53CA" w:rsidP="202D255D">
            <w:pPr>
              <w:rPr>
                <w:rFonts w:ascii="Arial" w:hAnsi="Arial" w:cs="Arial"/>
                <w:sz w:val="18"/>
                <w:szCs w:val="18"/>
                <w:lang w:val="en-CA"/>
              </w:rPr>
            </w:pPr>
            <w:r w:rsidRPr="202D255D">
              <w:rPr>
                <w:rFonts w:ascii="Arial" w:hAnsi="Arial" w:cs="Arial"/>
                <w:sz w:val="18"/>
                <w:szCs w:val="18"/>
                <w:lang w:val="en-CA"/>
              </w:rPr>
              <w:t>HTTPS</w:t>
            </w:r>
          </w:p>
          <w:p w14:paraId="4BA292FE" w14:textId="399345CE" w:rsidR="202D255D" w:rsidRDefault="202D255D" w:rsidP="202D255D">
            <w:pPr>
              <w:rPr>
                <w:rFonts w:ascii="Arial" w:hAnsi="Arial" w:cs="Arial"/>
                <w:sz w:val="18"/>
                <w:szCs w:val="18"/>
                <w:lang w:val="en-CA"/>
              </w:rPr>
            </w:pPr>
          </w:p>
        </w:tc>
        <w:tc>
          <w:tcPr>
            <w:tcW w:w="1323" w:type="dxa"/>
          </w:tcPr>
          <w:p w14:paraId="57CE945A" w14:textId="3A467E9F" w:rsidR="18DA9C62" w:rsidRDefault="18DA9C62" w:rsidP="202D255D">
            <w:pPr>
              <w:rPr>
                <w:rFonts w:ascii="Arial" w:hAnsi="Arial" w:cs="Arial"/>
                <w:sz w:val="18"/>
                <w:szCs w:val="18"/>
                <w:lang w:val="en-CA"/>
              </w:rPr>
            </w:pPr>
            <w:r w:rsidRPr="202D255D">
              <w:rPr>
                <w:rFonts w:ascii="Arial" w:hAnsi="Arial" w:cs="Arial"/>
                <w:sz w:val="18"/>
                <w:szCs w:val="18"/>
                <w:lang w:val="en-CA"/>
              </w:rPr>
              <w:t>Postgres SQL</w:t>
            </w:r>
          </w:p>
          <w:p w14:paraId="51E1296B" w14:textId="462B60E0" w:rsidR="58ED628F" w:rsidRDefault="58ED628F" w:rsidP="202D255D">
            <w:pPr>
              <w:rPr>
                <w:rFonts w:ascii="Arial" w:hAnsi="Arial" w:cs="Arial"/>
                <w:sz w:val="18"/>
                <w:szCs w:val="18"/>
                <w:lang w:val="en-CA"/>
              </w:rPr>
            </w:pPr>
            <w:r w:rsidRPr="202D255D">
              <w:rPr>
                <w:rFonts w:ascii="Arial" w:hAnsi="Arial" w:cs="Arial"/>
                <w:sz w:val="18"/>
                <w:szCs w:val="18"/>
                <w:lang w:val="en-CA"/>
              </w:rPr>
              <w:t>a</w:t>
            </w:r>
          </w:p>
        </w:tc>
        <w:tc>
          <w:tcPr>
            <w:tcW w:w="1217" w:type="dxa"/>
          </w:tcPr>
          <w:p w14:paraId="2B5D4E71" w14:textId="1E3F4EDA" w:rsidR="202D255D" w:rsidRDefault="517D6181" w:rsidP="00C34B4F">
            <w:pPr>
              <w:spacing w:after="200"/>
              <w:rPr>
                <w:rFonts w:ascii="Arial" w:hAnsi="Arial" w:cs="Arial"/>
                <w:sz w:val="18"/>
                <w:szCs w:val="18"/>
                <w:lang w:val="en-CA"/>
              </w:rPr>
            </w:pPr>
            <w:r w:rsidRPr="202D255D">
              <w:rPr>
                <w:rFonts w:ascii="Arial" w:hAnsi="Arial" w:cs="Arial"/>
                <w:sz w:val="18"/>
                <w:szCs w:val="18"/>
                <w:lang w:val="en-CA"/>
              </w:rPr>
              <w:t>90 days (minimum)</w:t>
            </w:r>
          </w:p>
        </w:tc>
      </w:tr>
      <w:tr w:rsidR="00436BFE" w:rsidRPr="006737A6" w14:paraId="7E75EB3F" w14:textId="77777777" w:rsidTr="0076370C">
        <w:trPr>
          <w:trHeight w:val="300"/>
        </w:trPr>
        <w:tc>
          <w:tcPr>
            <w:tcW w:w="1455" w:type="dxa"/>
          </w:tcPr>
          <w:p w14:paraId="16E05BDF" w14:textId="0BCBC235" w:rsidR="00436BFE" w:rsidRPr="006737A6" w:rsidRDefault="69091446" w:rsidP="006B6EFC">
            <w:pPr>
              <w:spacing w:after="200"/>
              <w:rPr>
                <w:rFonts w:ascii="Arial" w:hAnsi="Arial" w:cs="Arial"/>
                <w:sz w:val="18"/>
                <w:szCs w:val="18"/>
                <w:lang w:val="en-CA"/>
              </w:rPr>
            </w:pPr>
            <w:r w:rsidRPr="202D255D">
              <w:rPr>
                <w:rFonts w:ascii="Arial" w:hAnsi="Arial" w:cs="Arial"/>
                <w:sz w:val="18"/>
                <w:szCs w:val="18"/>
                <w:lang w:val="en-CA"/>
              </w:rPr>
              <w:t>Micr</w:t>
            </w:r>
            <w:r w:rsidR="0016757D">
              <w:rPr>
                <w:rFonts w:ascii="Arial" w:hAnsi="Arial" w:cs="Arial"/>
                <w:sz w:val="18"/>
                <w:szCs w:val="18"/>
                <w:lang w:val="en-CA"/>
              </w:rPr>
              <w:t>o</w:t>
            </w:r>
            <w:r w:rsidRPr="202D255D">
              <w:rPr>
                <w:rFonts w:ascii="Arial" w:hAnsi="Arial" w:cs="Arial"/>
                <w:sz w:val="18"/>
                <w:szCs w:val="18"/>
                <w:lang w:val="en-CA"/>
              </w:rPr>
              <w:t>soft Authentication</w:t>
            </w:r>
          </w:p>
        </w:tc>
        <w:tc>
          <w:tcPr>
            <w:tcW w:w="1221" w:type="dxa"/>
          </w:tcPr>
          <w:p w14:paraId="383143AB" w14:textId="6E6B068D" w:rsidR="00436BFE" w:rsidRPr="006737A6" w:rsidRDefault="4FF54D00" w:rsidP="006B6EFC">
            <w:pPr>
              <w:spacing w:after="200"/>
              <w:rPr>
                <w:rFonts w:ascii="Arial" w:hAnsi="Arial" w:cs="Arial"/>
                <w:sz w:val="18"/>
                <w:szCs w:val="18"/>
                <w:lang w:val="en-CA"/>
              </w:rPr>
            </w:pPr>
            <w:r w:rsidRPr="202D255D">
              <w:rPr>
                <w:rFonts w:ascii="Arial" w:hAnsi="Arial" w:cs="Arial"/>
                <w:sz w:val="18"/>
                <w:szCs w:val="18"/>
                <w:lang w:val="en-CA"/>
              </w:rPr>
              <w:t>OAuth Sub</w:t>
            </w:r>
          </w:p>
        </w:tc>
        <w:tc>
          <w:tcPr>
            <w:tcW w:w="1152" w:type="dxa"/>
          </w:tcPr>
          <w:p w14:paraId="12633255" w14:textId="7275B51F" w:rsidR="00436BFE" w:rsidRPr="006737A6" w:rsidRDefault="4B7D54DD" w:rsidP="202D255D">
            <w:pPr>
              <w:spacing w:after="200"/>
              <w:rPr>
                <w:rFonts w:ascii="Arial" w:hAnsi="Arial" w:cs="Arial"/>
                <w:sz w:val="18"/>
                <w:szCs w:val="18"/>
                <w:lang w:val="en-CA"/>
              </w:rPr>
            </w:pPr>
            <w:r w:rsidRPr="202D255D">
              <w:rPr>
                <w:rFonts w:ascii="Arial" w:hAnsi="Arial" w:cs="Arial"/>
                <w:sz w:val="18"/>
                <w:szCs w:val="18"/>
                <w:lang w:val="en-CA"/>
              </w:rPr>
              <w:t xml:space="preserve">EVA Chat </w:t>
            </w:r>
          </w:p>
          <w:p w14:paraId="202FA55F" w14:textId="16642C5C" w:rsidR="00436BFE" w:rsidRPr="006737A6" w:rsidRDefault="00436BFE" w:rsidP="202D255D">
            <w:pPr>
              <w:spacing w:after="200"/>
              <w:rPr>
                <w:rFonts w:ascii="Arial" w:hAnsi="Arial" w:cs="Arial"/>
                <w:sz w:val="18"/>
                <w:szCs w:val="18"/>
                <w:lang w:val="en-CA"/>
              </w:rPr>
            </w:pPr>
          </w:p>
          <w:p w14:paraId="54FDBFCD" w14:textId="1CA57355" w:rsidR="00436BFE" w:rsidRPr="006737A6" w:rsidRDefault="00436BFE" w:rsidP="006B6EFC">
            <w:pPr>
              <w:spacing w:after="200"/>
              <w:rPr>
                <w:rFonts w:ascii="Arial" w:hAnsi="Arial" w:cs="Arial"/>
                <w:sz w:val="18"/>
                <w:szCs w:val="18"/>
                <w:lang w:val="en-CA"/>
              </w:rPr>
            </w:pPr>
          </w:p>
        </w:tc>
        <w:tc>
          <w:tcPr>
            <w:tcW w:w="1152" w:type="dxa"/>
          </w:tcPr>
          <w:p w14:paraId="25B3FCA8" w14:textId="27CEC5E7" w:rsidR="00436BFE" w:rsidRPr="006737A6" w:rsidRDefault="279090C8" w:rsidP="006B6EFC">
            <w:pPr>
              <w:spacing w:after="200"/>
              <w:rPr>
                <w:rFonts w:ascii="Arial" w:hAnsi="Arial" w:cs="Arial"/>
                <w:sz w:val="18"/>
                <w:szCs w:val="18"/>
                <w:lang w:val="en-CA"/>
              </w:rPr>
            </w:pPr>
            <w:r w:rsidRPr="202D255D">
              <w:rPr>
                <w:rFonts w:ascii="Arial" w:hAnsi="Arial" w:cs="Arial"/>
                <w:sz w:val="18"/>
                <w:szCs w:val="18"/>
                <w:lang w:val="en-CA"/>
              </w:rPr>
              <w:t>(Entra ID)</w:t>
            </w:r>
          </w:p>
        </w:tc>
        <w:tc>
          <w:tcPr>
            <w:tcW w:w="2611" w:type="dxa"/>
          </w:tcPr>
          <w:p w14:paraId="31374767" w14:textId="25E2EF24" w:rsidR="00436BFE" w:rsidRPr="00C34B4F" w:rsidRDefault="70F327A5" w:rsidP="202D255D">
            <w:pPr>
              <w:spacing w:after="200"/>
              <w:rPr>
                <w:rFonts w:ascii="Arial" w:hAnsi="Arial" w:cs="Arial"/>
                <w:sz w:val="18"/>
                <w:szCs w:val="18"/>
                <w:lang w:val="en-CA"/>
              </w:rPr>
            </w:pPr>
            <w:r w:rsidRPr="00C34B4F">
              <w:rPr>
                <w:rFonts w:ascii="Arial" w:hAnsi="Arial" w:cs="Arial"/>
                <w:sz w:val="18"/>
                <w:szCs w:val="18"/>
                <w:lang w:val="en-CA"/>
              </w:rPr>
              <w:t>Encrypted Authentication of signings</w:t>
            </w:r>
          </w:p>
          <w:p w14:paraId="04F08310" w14:textId="1C0F3947" w:rsidR="00436BFE" w:rsidRPr="006737A6" w:rsidRDefault="00436BFE" w:rsidP="006B6EFC">
            <w:pPr>
              <w:spacing w:after="200"/>
              <w:rPr>
                <w:rFonts w:ascii="Arial" w:hAnsi="Arial" w:cs="Arial"/>
                <w:sz w:val="18"/>
                <w:szCs w:val="18"/>
                <w:lang w:val="en-CA"/>
              </w:rPr>
            </w:pPr>
          </w:p>
        </w:tc>
        <w:tc>
          <w:tcPr>
            <w:tcW w:w="1104" w:type="dxa"/>
          </w:tcPr>
          <w:p w14:paraId="1CAF2DB2" w14:textId="6656C98A" w:rsidR="00436BFE" w:rsidRPr="006737A6" w:rsidRDefault="767646BA" w:rsidP="202D255D">
            <w:pPr>
              <w:spacing w:after="200"/>
              <w:rPr>
                <w:rFonts w:ascii="Arial" w:hAnsi="Arial" w:cs="Arial"/>
                <w:sz w:val="18"/>
                <w:szCs w:val="18"/>
                <w:lang w:val="en-CA"/>
              </w:rPr>
            </w:pPr>
            <w:r w:rsidRPr="202D255D">
              <w:rPr>
                <w:rFonts w:ascii="Arial" w:hAnsi="Arial" w:cs="Arial"/>
                <w:sz w:val="18"/>
                <w:szCs w:val="18"/>
                <w:lang w:val="en-CA"/>
              </w:rPr>
              <w:t>Audit trail</w:t>
            </w:r>
          </w:p>
          <w:p w14:paraId="19E0C1F9" w14:textId="494439A8" w:rsidR="00436BFE" w:rsidRPr="006737A6" w:rsidRDefault="00436BFE" w:rsidP="006B6EFC">
            <w:pPr>
              <w:spacing w:after="200"/>
              <w:rPr>
                <w:rFonts w:ascii="Arial" w:hAnsi="Arial" w:cs="Arial"/>
                <w:sz w:val="18"/>
                <w:szCs w:val="18"/>
                <w:lang w:val="en-CA"/>
              </w:rPr>
            </w:pPr>
          </w:p>
        </w:tc>
        <w:tc>
          <w:tcPr>
            <w:tcW w:w="1544" w:type="dxa"/>
          </w:tcPr>
          <w:p w14:paraId="1D1A01EC" w14:textId="297BF1D8" w:rsidR="00436BFE" w:rsidRPr="006737A6" w:rsidRDefault="165C131A" w:rsidP="202D255D">
            <w:pPr>
              <w:spacing w:after="200"/>
              <w:rPr>
                <w:rFonts w:ascii="Arial" w:hAnsi="Arial" w:cs="Arial"/>
                <w:sz w:val="18"/>
                <w:szCs w:val="18"/>
                <w:lang w:val="en-CA"/>
              </w:rPr>
            </w:pPr>
            <w:r w:rsidRPr="202D255D">
              <w:rPr>
                <w:rFonts w:ascii="Arial" w:hAnsi="Arial" w:cs="Arial"/>
                <w:sz w:val="18"/>
                <w:szCs w:val="18"/>
                <w:lang w:val="en-CA"/>
              </w:rPr>
              <w:t>Cloud Infrastructure ADmin</w:t>
            </w:r>
          </w:p>
          <w:p w14:paraId="5E7E3A08" w14:textId="0BB73DBA" w:rsidR="00436BFE" w:rsidRPr="006737A6" w:rsidRDefault="00436BFE" w:rsidP="006B6EFC">
            <w:pPr>
              <w:spacing w:after="200"/>
              <w:rPr>
                <w:rFonts w:ascii="Arial" w:hAnsi="Arial" w:cs="Arial"/>
                <w:sz w:val="18"/>
                <w:szCs w:val="18"/>
                <w:lang w:val="en-CA"/>
              </w:rPr>
            </w:pPr>
          </w:p>
        </w:tc>
        <w:tc>
          <w:tcPr>
            <w:tcW w:w="1074" w:type="dxa"/>
          </w:tcPr>
          <w:p w14:paraId="2B85372C" w14:textId="08EEBAD3" w:rsidR="00436BFE" w:rsidRPr="006737A6" w:rsidRDefault="36556BEB" w:rsidP="006B6EFC">
            <w:pPr>
              <w:spacing w:after="200"/>
              <w:rPr>
                <w:rFonts w:ascii="Arial" w:hAnsi="Arial" w:cs="Arial"/>
                <w:sz w:val="18"/>
                <w:szCs w:val="18"/>
                <w:lang w:val="en-CA"/>
              </w:rPr>
            </w:pPr>
            <w:r w:rsidRPr="202D255D">
              <w:rPr>
                <w:rFonts w:ascii="Arial" w:hAnsi="Arial" w:cs="Arial"/>
                <w:sz w:val="18"/>
                <w:szCs w:val="18"/>
                <w:lang w:val="en-CA"/>
              </w:rPr>
              <w:t>Yes</w:t>
            </w:r>
          </w:p>
        </w:tc>
        <w:tc>
          <w:tcPr>
            <w:tcW w:w="1604" w:type="dxa"/>
          </w:tcPr>
          <w:p w14:paraId="30A26CE6" w14:textId="7544D81F" w:rsidR="00436BFE" w:rsidRPr="006737A6" w:rsidRDefault="4FF54D00" w:rsidP="006B6EFC">
            <w:pPr>
              <w:spacing w:after="200"/>
              <w:rPr>
                <w:rFonts w:ascii="Arial" w:hAnsi="Arial" w:cs="Arial"/>
                <w:sz w:val="18"/>
                <w:szCs w:val="18"/>
                <w:lang w:val="en-CA"/>
              </w:rPr>
            </w:pPr>
            <w:r w:rsidRPr="202D255D">
              <w:rPr>
                <w:rFonts w:ascii="Arial" w:hAnsi="Arial" w:cs="Arial"/>
                <w:sz w:val="18"/>
                <w:szCs w:val="18"/>
                <w:lang w:val="en-CA"/>
              </w:rPr>
              <w:t>EVA cloud infrastructure Admin</w:t>
            </w:r>
          </w:p>
        </w:tc>
        <w:tc>
          <w:tcPr>
            <w:tcW w:w="1290" w:type="dxa"/>
          </w:tcPr>
          <w:p w14:paraId="62388C31" w14:textId="3F7FB133" w:rsidR="00436BFE" w:rsidRPr="006737A6" w:rsidRDefault="4FF54D00" w:rsidP="006B6EFC">
            <w:pPr>
              <w:spacing w:after="200"/>
              <w:rPr>
                <w:rFonts w:ascii="Arial" w:hAnsi="Arial" w:cs="Arial"/>
                <w:sz w:val="18"/>
                <w:szCs w:val="18"/>
                <w:lang w:val="en-CA"/>
              </w:rPr>
            </w:pPr>
            <w:r w:rsidRPr="202D255D">
              <w:rPr>
                <w:rFonts w:ascii="Arial" w:hAnsi="Arial" w:cs="Arial"/>
                <w:sz w:val="18"/>
                <w:szCs w:val="18"/>
                <w:lang w:val="en-CA"/>
              </w:rPr>
              <w:t>AICoE Director, Manager</w:t>
            </w:r>
          </w:p>
        </w:tc>
        <w:tc>
          <w:tcPr>
            <w:tcW w:w="1396" w:type="dxa"/>
          </w:tcPr>
          <w:p w14:paraId="32978C99" w14:textId="04BD1173" w:rsidR="00436BFE" w:rsidRPr="006737A6" w:rsidRDefault="13E63B5C" w:rsidP="202D255D">
            <w:pPr>
              <w:spacing w:after="200"/>
              <w:rPr>
                <w:rFonts w:ascii="Arial" w:hAnsi="Arial" w:cs="Arial"/>
                <w:sz w:val="18"/>
                <w:szCs w:val="18"/>
                <w:lang w:val="en-CA"/>
              </w:rPr>
            </w:pPr>
            <w:r w:rsidRPr="202D255D">
              <w:rPr>
                <w:rFonts w:ascii="Arial" w:hAnsi="Arial" w:cs="Arial"/>
                <w:sz w:val="18"/>
                <w:szCs w:val="18"/>
                <w:lang w:val="en-CA"/>
              </w:rPr>
              <w:t>HTTPS</w:t>
            </w:r>
          </w:p>
          <w:p w14:paraId="2E672F6F" w14:textId="3505595E" w:rsidR="00436BFE" w:rsidRPr="006737A6" w:rsidRDefault="00436BFE" w:rsidP="006B6EFC">
            <w:pPr>
              <w:spacing w:after="200"/>
              <w:rPr>
                <w:rFonts w:ascii="Arial" w:hAnsi="Arial" w:cs="Arial"/>
                <w:sz w:val="18"/>
                <w:szCs w:val="18"/>
                <w:lang w:val="en-CA"/>
              </w:rPr>
            </w:pPr>
          </w:p>
        </w:tc>
        <w:tc>
          <w:tcPr>
            <w:tcW w:w="1323" w:type="dxa"/>
          </w:tcPr>
          <w:p w14:paraId="479383ED" w14:textId="1CEA726B" w:rsidR="00436BFE" w:rsidRPr="006737A6" w:rsidRDefault="18DA9C62" w:rsidP="006B6EFC">
            <w:pPr>
              <w:spacing w:after="200"/>
              <w:rPr>
                <w:rFonts w:ascii="Arial" w:hAnsi="Arial" w:cs="Arial"/>
                <w:sz w:val="18"/>
                <w:szCs w:val="18"/>
                <w:lang w:val="en-CA"/>
              </w:rPr>
            </w:pPr>
            <w:r w:rsidRPr="202D255D">
              <w:rPr>
                <w:rFonts w:ascii="Arial" w:hAnsi="Arial" w:cs="Arial"/>
                <w:sz w:val="18"/>
                <w:szCs w:val="18"/>
                <w:lang w:val="en-CA"/>
              </w:rPr>
              <w:t>Postgres SQL</w:t>
            </w:r>
          </w:p>
        </w:tc>
        <w:tc>
          <w:tcPr>
            <w:tcW w:w="1217" w:type="dxa"/>
          </w:tcPr>
          <w:p w14:paraId="0138E355" w14:textId="38F75485" w:rsidR="00436BFE" w:rsidRPr="006737A6" w:rsidRDefault="517D6181" w:rsidP="006B6EFC">
            <w:pPr>
              <w:spacing w:after="200"/>
              <w:rPr>
                <w:rFonts w:ascii="Arial" w:hAnsi="Arial" w:cs="Arial"/>
                <w:sz w:val="18"/>
                <w:szCs w:val="18"/>
                <w:lang w:val="en-CA"/>
              </w:rPr>
            </w:pPr>
            <w:r w:rsidRPr="202D255D">
              <w:rPr>
                <w:rFonts w:ascii="Arial" w:hAnsi="Arial" w:cs="Arial"/>
                <w:sz w:val="18"/>
                <w:szCs w:val="18"/>
                <w:lang w:val="en-CA"/>
              </w:rPr>
              <w:t>90 days (minimum)</w:t>
            </w:r>
          </w:p>
        </w:tc>
      </w:tr>
      <w:tr w:rsidR="202D255D" w14:paraId="2D3AD615" w14:textId="77777777" w:rsidTr="0076370C">
        <w:trPr>
          <w:trHeight w:val="300"/>
        </w:trPr>
        <w:tc>
          <w:tcPr>
            <w:tcW w:w="1455" w:type="dxa"/>
          </w:tcPr>
          <w:p w14:paraId="6D331135" w14:textId="683BAA5D" w:rsidR="47A47628" w:rsidRDefault="47A47628" w:rsidP="202D255D">
            <w:pPr>
              <w:rPr>
                <w:rFonts w:ascii="Arial" w:hAnsi="Arial" w:cs="Arial"/>
                <w:sz w:val="18"/>
                <w:szCs w:val="18"/>
                <w:lang w:val="en-CA"/>
              </w:rPr>
            </w:pPr>
            <w:r w:rsidRPr="202D255D">
              <w:rPr>
                <w:rFonts w:ascii="Arial" w:hAnsi="Arial" w:cs="Arial"/>
                <w:sz w:val="18"/>
                <w:szCs w:val="18"/>
                <w:lang w:val="en-CA"/>
              </w:rPr>
              <w:t>Login/Logout Time</w:t>
            </w:r>
          </w:p>
        </w:tc>
        <w:tc>
          <w:tcPr>
            <w:tcW w:w="1221" w:type="dxa"/>
          </w:tcPr>
          <w:p w14:paraId="3F9B8961" w14:textId="10847BDC" w:rsidR="4FF54D00" w:rsidRDefault="4FF54D00" w:rsidP="202D255D">
            <w:pPr>
              <w:rPr>
                <w:rFonts w:ascii="Arial" w:hAnsi="Arial" w:cs="Arial"/>
                <w:sz w:val="18"/>
                <w:szCs w:val="18"/>
                <w:lang w:val="en-CA"/>
              </w:rPr>
            </w:pPr>
            <w:r w:rsidRPr="202D255D">
              <w:rPr>
                <w:rFonts w:ascii="Arial" w:hAnsi="Arial" w:cs="Arial"/>
                <w:sz w:val="18"/>
                <w:szCs w:val="18"/>
                <w:lang w:val="en-CA"/>
              </w:rPr>
              <w:t>Timestamp</w:t>
            </w:r>
          </w:p>
        </w:tc>
        <w:tc>
          <w:tcPr>
            <w:tcW w:w="1152" w:type="dxa"/>
          </w:tcPr>
          <w:p w14:paraId="0FC196CA" w14:textId="015AAE1C" w:rsidR="378287C7" w:rsidRDefault="378287C7" w:rsidP="202D255D">
            <w:pPr>
              <w:spacing w:after="200"/>
              <w:rPr>
                <w:rFonts w:ascii="Arial" w:hAnsi="Arial" w:cs="Arial"/>
                <w:sz w:val="18"/>
                <w:szCs w:val="18"/>
                <w:lang w:val="en-CA"/>
              </w:rPr>
            </w:pPr>
            <w:r w:rsidRPr="202D255D">
              <w:rPr>
                <w:rFonts w:ascii="Arial" w:hAnsi="Arial" w:cs="Arial"/>
                <w:sz w:val="18"/>
                <w:szCs w:val="18"/>
                <w:lang w:val="en-CA"/>
              </w:rPr>
              <w:t xml:space="preserve">EVA Chat </w:t>
            </w:r>
          </w:p>
          <w:p w14:paraId="6A79F8FA" w14:textId="1DBEC73A" w:rsidR="202D255D" w:rsidRDefault="202D255D" w:rsidP="202D255D">
            <w:pPr>
              <w:spacing w:after="200"/>
              <w:rPr>
                <w:rFonts w:ascii="Arial" w:hAnsi="Arial" w:cs="Arial"/>
                <w:sz w:val="18"/>
                <w:szCs w:val="18"/>
                <w:lang w:val="en-CA"/>
              </w:rPr>
            </w:pPr>
          </w:p>
          <w:p w14:paraId="5F3C73FC" w14:textId="409B65B7" w:rsidR="202D255D" w:rsidRDefault="202D255D" w:rsidP="202D255D">
            <w:pPr>
              <w:rPr>
                <w:rFonts w:ascii="Arial" w:hAnsi="Arial" w:cs="Arial"/>
                <w:sz w:val="18"/>
                <w:szCs w:val="18"/>
                <w:lang w:val="en-CA"/>
              </w:rPr>
            </w:pPr>
          </w:p>
        </w:tc>
        <w:tc>
          <w:tcPr>
            <w:tcW w:w="1152" w:type="dxa"/>
          </w:tcPr>
          <w:p w14:paraId="0A4E6FCB" w14:textId="5A468438" w:rsidR="6B4C63EA" w:rsidRDefault="6B4C63EA" w:rsidP="202D255D">
            <w:pPr>
              <w:rPr>
                <w:rFonts w:ascii="Arial" w:hAnsi="Arial" w:cs="Arial"/>
                <w:sz w:val="18"/>
                <w:szCs w:val="18"/>
                <w:lang w:val="en-CA"/>
              </w:rPr>
            </w:pPr>
            <w:r w:rsidRPr="202D255D">
              <w:rPr>
                <w:rFonts w:ascii="Arial" w:hAnsi="Arial" w:cs="Arial"/>
                <w:sz w:val="18"/>
                <w:szCs w:val="18"/>
                <w:lang w:val="en-CA"/>
              </w:rPr>
              <w:t>(Entra ID)</w:t>
            </w:r>
          </w:p>
        </w:tc>
        <w:tc>
          <w:tcPr>
            <w:tcW w:w="2611" w:type="dxa"/>
          </w:tcPr>
          <w:p w14:paraId="197C5B06" w14:textId="117DF73E" w:rsidR="202D255D" w:rsidRDefault="7E04120D" w:rsidP="202D255D">
            <w:pPr>
              <w:rPr>
                <w:rFonts w:ascii="Arial" w:hAnsi="Arial" w:cs="Arial"/>
                <w:sz w:val="18"/>
                <w:szCs w:val="18"/>
                <w:lang w:val="en-CA"/>
              </w:rPr>
            </w:pPr>
            <w:r w:rsidRPr="2162F81C">
              <w:rPr>
                <w:rFonts w:ascii="Arial" w:hAnsi="Arial" w:cs="Arial"/>
                <w:sz w:val="18"/>
                <w:szCs w:val="18"/>
                <w:lang w:val="en-CA"/>
              </w:rPr>
              <w:t>Security Event Logs</w:t>
            </w:r>
          </w:p>
        </w:tc>
        <w:tc>
          <w:tcPr>
            <w:tcW w:w="1104" w:type="dxa"/>
          </w:tcPr>
          <w:p w14:paraId="0B53988A" w14:textId="6656C98A" w:rsidR="5E0CDC77" w:rsidRDefault="5E0CDC77" w:rsidP="202D255D">
            <w:pPr>
              <w:spacing w:after="200"/>
              <w:rPr>
                <w:rFonts w:ascii="Arial" w:hAnsi="Arial" w:cs="Arial"/>
                <w:sz w:val="18"/>
                <w:szCs w:val="18"/>
                <w:lang w:val="en-CA"/>
              </w:rPr>
            </w:pPr>
            <w:r w:rsidRPr="202D255D">
              <w:rPr>
                <w:rFonts w:ascii="Arial" w:hAnsi="Arial" w:cs="Arial"/>
                <w:sz w:val="18"/>
                <w:szCs w:val="18"/>
                <w:lang w:val="en-CA"/>
              </w:rPr>
              <w:t>Audit trail</w:t>
            </w:r>
          </w:p>
          <w:p w14:paraId="5F3D22A9" w14:textId="09532E0B" w:rsidR="202D255D" w:rsidRDefault="202D255D" w:rsidP="202D255D">
            <w:pPr>
              <w:rPr>
                <w:rFonts w:ascii="Arial" w:hAnsi="Arial" w:cs="Arial"/>
                <w:sz w:val="18"/>
                <w:szCs w:val="18"/>
                <w:lang w:val="en-CA"/>
              </w:rPr>
            </w:pPr>
          </w:p>
        </w:tc>
        <w:tc>
          <w:tcPr>
            <w:tcW w:w="1544" w:type="dxa"/>
          </w:tcPr>
          <w:p w14:paraId="41847DDA" w14:textId="297BF1D8" w:rsidR="165C131A" w:rsidRDefault="165C131A" w:rsidP="202D255D">
            <w:pPr>
              <w:spacing w:after="200"/>
              <w:rPr>
                <w:rFonts w:ascii="Arial" w:hAnsi="Arial" w:cs="Arial"/>
                <w:sz w:val="18"/>
                <w:szCs w:val="18"/>
                <w:lang w:val="en-CA"/>
              </w:rPr>
            </w:pPr>
            <w:r w:rsidRPr="202D255D">
              <w:rPr>
                <w:rFonts w:ascii="Arial" w:hAnsi="Arial" w:cs="Arial"/>
                <w:sz w:val="18"/>
                <w:szCs w:val="18"/>
                <w:lang w:val="en-CA"/>
              </w:rPr>
              <w:t>Cloud Infrastructure ADmin</w:t>
            </w:r>
          </w:p>
          <w:p w14:paraId="49740546" w14:textId="3E083A50" w:rsidR="202D255D" w:rsidRDefault="202D255D" w:rsidP="202D255D">
            <w:pPr>
              <w:rPr>
                <w:rFonts w:ascii="Arial" w:hAnsi="Arial" w:cs="Arial"/>
                <w:sz w:val="18"/>
                <w:szCs w:val="18"/>
                <w:lang w:val="en-CA"/>
              </w:rPr>
            </w:pPr>
          </w:p>
        </w:tc>
        <w:tc>
          <w:tcPr>
            <w:tcW w:w="1074" w:type="dxa"/>
          </w:tcPr>
          <w:p w14:paraId="49429AAA" w14:textId="5B9C350F" w:rsidR="1513D927" w:rsidRDefault="1513D927" w:rsidP="202D255D">
            <w:pPr>
              <w:rPr>
                <w:rFonts w:ascii="Arial" w:hAnsi="Arial" w:cs="Arial"/>
                <w:sz w:val="18"/>
                <w:szCs w:val="18"/>
                <w:lang w:val="en-CA"/>
              </w:rPr>
            </w:pPr>
            <w:r w:rsidRPr="202D255D">
              <w:rPr>
                <w:rFonts w:ascii="Arial" w:hAnsi="Arial" w:cs="Arial"/>
                <w:sz w:val="18"/>
                <w:szCs w:val="18"/>
                <w:lang w:val="en-CA"/>
              </w:rPr>
              <w:t>Yes</w:t>
            </w:r>
          </w:p>
        </w:tc>
        <w:tc>
          <w:tcPr>
            <w:tcW w:w="1604" w:type="dxa"/>
          </w:tcPr>
          <w:p w14:paraId="07309262" w14:textId="43BFDEFE" w:rsidR="4FF54D00" w:rsidRDefault="4FF54D00" w:rsidP="202D255D">
            <w:pPr>
              <w:spacing w:after="200"/>
              <w:rPr>
                <w:rFonts w:ascii="Arial" w:hAnsi="Arial" w:cs="Arial"/>
                <w:sz w:val="18"/>
                <w:szCs w:val="18"/>
                <w:lang w:val="en-CA"/>
              </w:rPr>
            </w:pPr>
            <w:r w:rsidRPr="202D255D">
              <w:rPr>
                <w:rFonts w:ascii="Arial" w:hAnsi="Arial" w:cs="Arial"/>
                <w:sz w:val="18"/>
                <w:szCs w:val="18"/>
                <w:lang w:val="en-CA"/>
              </w:rPr>
              <w:t>EVA cloud infrastructure Admin</w:t>
            </w:r>
          </w:p>
        </w:tc>
        <w:tc>
          <w:tcPr>
            <w:tcW w:w="1290" w:type="dxa"/>
          </w:tcPr>
          <w:p w14:paraId="564B4D4D" w14:textId="544573E1" w:rsidR="4FF54D00" w:rsidRDefault="4FF54D00" w:rsidP="202D255D">
            <w:pPr>
              <w:spacing w:after="200"/>
              <w:rPr>
                <w:rFonts w:ascii="Arial" w:hAnsi="Arial" w:cs="Arial"/>
                <w:sz w:val="18"/>
                <w:szCs w:val="18"/>
                <w:lang w:val="en-CA"/>
              </w:rPr>
            </w:pPr>
            <w:r w:rsidRPr="202D255D">
              <w:rPr>
                <w:rFonts w:ascii="Arial" w:hAnsi="Arial" w:cs="Arial"/>
                <w:sz w:val="18"/>
                <w:szCs w:val="18"/>
                <w:lang w:val="en-CA"/>
              </w:rPr>
              <w:t>AICoE Director, Manager</w:t>
            </w:r>
          </w:p>
        </w:tc>
        <w:tc>
          <w:tcPr>
            <w:tcW w:w="1396" w:type="dxa"/>
          </w:tcPr>
          <w:p w14:paraId="25D150CC" w14:textId="04BD1173" w:rsidR="227D31C0" w:rsidRDefault="227D31C0" w:rsidP="202D255D">
            <w:pPr>
              <w:rPr>
                <w:rFonts w:ascii="Arial" w:hAnsi="Arial" w:cs="Arial"/>
                <w:sz w:val="18"/>
                <w:szCs w:val="18"/>
                <w:lang w:val="en-CA"/>
              </w:rPr>
            </w:pPr>
            <w:r w:rsidRPr="202D255D">
              <w:rPr>
                <w:rFonts w:ascii="Arial" w:hAnsi="Arial" w:cs="Arial"/>
                <w:sz w:val="18"/>
                <w:szCs w:val="18"/>
                <w:lang w:val="en-CA"/>
              </w:rPr>
              <w:t>HTTPS</w:t>
            </w:r>
          </w:p>
          <w:p w14:paraId="07A02A54" w14:textId="32CE1272" w:rsidR="202D255D" w:rsidRDefault="202D255D" w:rsidP="202D255D">
            <w:pPr>
              <w:rPr>
                <w:rFonts w:ascii="Arial" w:hAnsi="Arial" w:cs="Arial"/>
                <w:sz w:val="18"/>
                <w:szCs w:val="18"/>
                <w:lang w:val="en-CA"/>
              </w:rPr>
            </w:pPr>
          </w:p>
        </w:tc>
        <w:tc>
          <w:tcPr>
            <w:tcW w:w="1323" w:type="dxa"/>
          </w:tcPr>
          <w:p w14:paraId="10DB17CC" w14:textId="49D39ACB" w:rsidR="22F837A8" w:rsidRDefault="22F837A8" w:rsidP="202D255D">
            <w:pPr>
              <w:rPr>
                <w:rFonts w:ascii="Arial" w:hAnsi="Arial" w:cs="Arial"/>
                <w:sz w:val="18"/>
                <w:szCs w:val="18"/>
                <w:lang w:val="en-CA"/>
              </w:rPr>
            </w:pPr>
            <w:r w:rsidRPr="202D255D">
              <w:rPr>
                <w:rFonts w:ascii="Arial" w:hAnsi="Arial" w:cs="Arial"/>
                <w:sz w:val="18"/>
                <w:szCs w:val="18"/>
                <w:lang w:val="en-CA"/>
              </w:rPr>
              <w:t>Postgres SQL</w:t>
            </w:r>
          </w:p>
        </w:tc>
        <w:tc>
          <w:tcPr>
            <w:tcW w:w="1217" w:type="dxa"/>
          </w:tcPr>
          <w:p w14:paraId="5501A2C8" w14:textId="0F6DC3B4" w:rsidR="202D255D" w:rsidRDefault="02AE6F99" w:rsidP="202D255D">
            <w:pPr>
              <w:rPr>
                <w:rFonts w:ascii="Arial" w:hAnsi="Arial" w:cs="Arial"/>
                <w:sz w:val="18"/>
                <w:szCs w:val="18"/>
                <w:lang w:val="en-CA"/>
              </w:rPr>
            </w:pPr>
            <w:r w:rsidRPr="202D255D">
              <w:rPr>
                <w:rFonts w:ascii="Arial" w:hAnsi="Arial" w:cs="Arial"/>
                <w:sz w:val="18"/>
                <w:szCs w:val="18"/>
                <w:lang w:val="en-CA"/>
              </w:rPr>
              <w:t>90 days (minimum)</w:t>
            </w:r>
          </w:p>
        </w:tc>
      </w:tr>
      <w:tr w:rsidR="202D255D" w14:paraId="070CEDC1" w14:textId="77777777" w:rsidTr="0076370C">
        <w:trPr>
          <w:trHeight w:val="300"/>
        </w:trPr>
        <w:tc>
          <w:tcPr>
            <w:tcW w:w="1455" w:type="dxa"/>
          </w:tcPr>
          <w:p w14:paraId="15543BF6" w14:textId="56673C7C" w:rsidR="51539584" w:rsidRDefault="51539584" w:rsidP="202D255D">
            <w:pPr>
              <w:rPr>
                <w:rFonts w:ascii="Arial" w:hAnsi="Arial" w:cs="Arial"/>
                <w:sz w:val="18"/>
                <w:szCs w:val="18"/>
                <w:lang w:val="en-CA"/>
              </w:rPr>
            </w:pPr>
            <w:r w:rsidRPr="202D255D">
              <w:rPr>
                <w:rFonts w:ascii="Arial" w:hAnsi="Arial" w:cs="Arial"/>
                <w:sz w:val="18"/>
                <w:szCs w:val="18"/>
                <w:lang w:val="en-CA"/>
              </w:rPr>
              <w:t>Network IP</w:t>
            </w:r>
          </w:p>
        </w:tc>
        <w:tc>
          <w:tcPr>
            <w:tcW w:w="1221" w:type="dxa"/>
          </w:tcPr>
          <w:p w14:paraId="4B885653" w14:textId="4764A025" w:rsidR="51539584" w:rsidRDefault="51539584" w:rsidP="202D255D">
            <w:pPr>
              <w:rPr>
                <w:rFonts w:ascii="Arial" w:hAnsi="Arial" w:cs="Arial"/>
                <w:sz w:val="18"/>
                <w:szCs w:val="18"/>
                <w:lang w:val="en-CA"/>
              </w:rPr>
            </w:pPr>
            <w:r w:rsidRPr="202D255D">
              <w:rPr>
                <w:rFonts w:ascii="Arial" w:hAnsi="Arial" w:cs="Arial"/>
                <w:sz w:val="18"/>
                <w:szCs w:val="18"/>
                <w:lang w:val="en-CA"/>
              </w:rPr>
              <w:t>IP Address</w:t>
            </w:r>
          </w:p>
        </w:tc>
        <w:tc>
          <w:tcPr>
            <w:tcW w:w="1152" w:type="dxa"/>
          </w:tcPr>
          <w:p w14:paraId="25C6AEA5" w14:textId="67B6F29E" w:rsidR="202D255D" w:rsidRDefault="1B07EB29" w:rsidP="0076370C">
            <w:pPr>
              <w:spacing w:after="200"/>
              <w:rPr>
                <w:rFonts w:ascii="Arial" w:hAnsi="Arial" w:cs="Arial"/>
                <w:sz w:val="18"/>
                <w:szCs w:val="18"/>
                <w:lang w:val="en-CA"/>
              </w:rPr>
            </w:pPr>
            <w:r w:rsidRPr="202D255D">
              <w:rPr>
                <w:rFonts w:ascii="Arial" w:hAnsi="Arial" w:cs="Arial"/>
                <w:sz w:val="18"/>
                <w:szCs w:val="18"/>
                <w:lang w:val="en-CA"/>
              </w:rPr>
              <w:t xml:space="preserve">EVA Chat </w:t>
            </w:r>
          </w:p>
        </w:tc>
        <w:tc>
          <w:tcPr>
            <w:tcW w:w="1152" w:type="dxa"/>
          </w:tcPr>
          <w:p w14:paraId="17549186" w14:textId="214A217F" w:rsidR="366AFB52" w:rsidRDefault="366AFB52" w:rsidP="202D255D">
            <w:r w:rsidRPr="202D255D">
              <w:rPr>
                <w:rFonts w:ascii="Arial" w:hAnsi="Arial" w:cs="Arial"/>
                <w:sz w:val="18"/>
                <w:szCs w:val="18"/>
                <w:lang w:val="en-CA"/>
              </w:rPr>
              <w:t>ESDC Cloud Ops</w:t>
            </w:r>
          </w:p>
        </w:tc>
        <w:tc>
          <w:tcPr>
            <w:tcW w:w="2611" w:type="dxa"/>
          </w:tcPr>
          <w:p w14:paraId="78EDA470" w14:textId="4E13FBB9" w:rsidR="231263CB" w:rsidRDefault="5EEA9644" w:rsidP="202D255D">
            <w:pPr>
              <w:rPr>
                <w:rFonts w:ascii="Arial" w:hAnsi="Arial" w:cs="Arial"/>
                <w:sz w:val="18"/>
                <w:szCs w:val="18"/>
                <w:lang w:val="en-CA"/>
              </w:rPr>
            </w:pPr>
            <w:r w:rsidRPr="495CBE7B">
              <w:rPr>
                <w:rFonts w:ascii="Arial" w:hAnsi="Arial" w:cs="Arial"/>
                <w:sz w:val="18"/>
                <w:szCs w:val="18"/>
                <w:lang w:val="en-CA"/>
              </w:rPr>
              <w:t>Sign in Logs, Microsoft Defender Endpoint.</w:t>
            </w:r>
          </w:p>
          <w:p w14:paraId="21B7BE79" w14:textId="4AB13DBC" w:rsidR="202D255D" w:rsidRDefault="202D255D" w:rsidP="202D255D">
            <w:pPr>
              <w:rPr>
                <w:rFonts w:ascii="Arial" w:hAnsi="Arial" w:cs="Arial"/>
                <w:sz w:val="18"/>
                <w:szCs w:val="18"/>
                <w:lang w:val="en-CA"/>
              </w:rPr>
            </w:pPr>
          </w:p>
        </w:tc>
        <w:tc>
          <w:tcPr>
            <w:tcW w:w="1104" w:type="dxa"/>
          </w:tcPr>
          <w:p w14:paraId="68F2B7D8" w14:textId="6656C98A" w:rsidR="231263CB" w:rsidRDefault="231263CB" w:rsidP="202D255D">
            <w:pPr>
              <w:spacing w:after="200"/>
              <w:rPr>
                <w:rFonts w:ascii="Arial" w:hAnsi="Arial" w:cs="Arial"/>
                <w:sz w:val="18"/>
                <w:szCs w:val="18"/>
                <w:lang w:val="en-CA"/>
              </w:rPr>
            </w:pPr>
            <w:r w:rsidRPr="202D255D">
              <w:rPr>
                <w:rFonts w:ascii="Arial" w:hAnsi="Arial" w:cs="Arial"/>
                <w:sz w:val="18"/>
                <w:szCs w:val="18"/>
                <w:lang w:val="en-CA"/>
              </w:rPr>
              <w:t>Audit trail</w:t>
            </w:r>
          </w:p>
          <w:p w14:paraId="2056E20D" w14:textId="6F8C7DE3" w:rsidR="202D255D" w:rsidRDefault="202D255D" w:rsidP="202D255D">
            <w:pPr>
              <w:rPr>
                <w:rFonts w:ascii="Arial" w:hAnsi="Arial" w:cs="Arial"/>
                <w:sz w:val="18"/>
                <w:szCs w:val="18"/>
                <w:lang w:val="en-CA"/>
              </w:rPr>
            </w:pPr>
          </w:p>
        </w:tc>
        <w:tc>
          <w:tcPr>
            <w:tcW w:w="1544" w:type="dxa"/>
          </w:tcPr>
          <w:p w14:paraId="205DCA12" w14:textId="5F75E450" w:rsidR="202D255D" w:rsidRDefault="0CD4272B" w:rsidP="0076370C">
            <w:pPr>
              <w:spacing w:after="200"/>
              <w:rPr>
                <w:rFonts w:ascii="Arial" w:hAnsi="Arial" w:cs="Arial"/>
                <w:sz w:val="18"/>
                <w:szCs w:val="18"/>
                <w:lang w:val="en-CA"/>
              </w:rPr>
            </w:pPr>
            <w:r w:rsidRPr="202D255D">
              <w:rPr>
                <w:rFonts w:ascii="Arial" w:hAnsi="Arial" w:cs="Arial"/>
                <w:sz w:val="18"/>
                <w:szCs w:val="18"/>
                <w:lang w:val="en-CA"/>
              </w:rPr>
              <w:t>Cloud Infrastructure ADmin</w:t>
            </w:r>
          </w:p>
        </w:tc>
        <w:tc>
          <w:tcPr>
            <w:tcW w:w="1074" w:type="dxa"/>
          </w:tcPr>
          <w:p w14:paraId="2718A608" w14:textId="71C5267C" w:rsidR="3A2F05D4" w:rsidRDefault="3A2F05D4" w:rsidP="202D255D">
            <w:pPr>
              <w:rPr>
                <w:rFonts w:ascii="Arial" w:hAnsi="Arial" w:cs="Arial"/>
                <w:sz w:val="18"/>
                <w:szCs w:val="18"/>
                <w:lang w:val="en-CA"/>
              </w:rPr>
            </w:pPr>
            <w:r w:rsidRPr="202D255D">
              <w:rPr>
                <w:rFonts w:ascii="Arial" w:hAnsi="Arial" w:cs="Arial"/>
                <w:sz w:val="18"/>
                <w:szCs w:val="18"/>
                <w:lang w:val="en-CA"/>
              </w:rPr>
              <w:t>Yes</w:t>
            </w:r>
          </w:p>
        </w:tc>
        <w:tc>
          <w:tcPr>
            <w:tcW w:w="1604" w:type="dxa"/>
          </w:tcPr>
          <w:p w14:paraId="336DAFD0" w14:textId="43BFDEFE" w:rsidR="202D255D" w:rsidRDefault="202D255D" w:rsidP="202D255D">
            <w:pPr>
              <w:spacing w:after="200"/>
              <w:rPr>
                <w:rFonts w:ascii="Arial" w:hAnsi="Arial" w:cs="Arial"/>
                <w:sz w:val="18"/>
                <w:szCs w:val="18"/>
                <w:lang w:val="en-CA"/>
              </w:rPr>
            </w:pPr>
            <w:r w:rsidRPr="202D255D">
              <w:rPr>
                <w:rFonts w:ascii="Arial" w:hAnsi="Arial" w:cs="Arial"/>
                <w:sz w:val="18"/>
                <w:szCs w:val="18"/>
                <w:lang w:val="en-CA"/>
              </w:rPr>
              <w:t>EVA cloud infrastructure Admin</w:t>
            </w:r>
          </w:p>
        </w:tc>
        <w:tc>
          <w:tcPr>
            <w:tcW w:w="1290" w:type="dxa"/>
          </w:tcPr>
          <w:p w14:paraId="764994F1" w14:textId="544573E1" w:rsidR="202D255D" w:rsidRDefault="202D255D" w:rsidP="202D255D">
            <w:pPr>
              <w:spacing w:after="200"/>
              <w:rPr>
                <w:rFonts w:ascii="Arial" w:hAnsi="Arial" w:cs="Arial"/>
                <w:sz w:val="18"/>
                <w:szCs w:val="18"/>
                <w:lang w:val="en-CA"/>
              </w:rPr>
            </w:pPr>
            <w:r w:rsidRPr="202D255D">
              <w:rPr>
                <w:rFonts w:ascii="Arial" w:hAnsi="Arial" w:cs="Arial"/>
                <w:sz w:val="18"/>
                <w:szCs w:val="18"/>
                <w:lang w:val="en-CA"/>
              </w:rPr>
              <w:t>AICoE Director, Manager</w:t>
            </w:r>
          </w:p>
        </w:tc>
        <w:tc>
          <w:tcPr>
            <w:tcW w:w="1396" w:type="dxa"/>
          </w:tcPr>
          <w:p w14:paraId="0DE61BDB" w14:textId="04BD1173" w:rsidR="5F95DAD9" w:rsidRDefault="5F95DAD9" w:rsidP="202D255D">
            <w:pPr>
              <w:rPr>
                <w:rFonts w:ascii="Arial" w:hAnsi="Arial" w:cs="Arial"/>
                <w:sz w:val="18"/>
                <w:szCs w:val="18"/>
                <w:lang w:val="en-CA"/>
              </w:rPr>
            </w:pPr>
            <w:r w:rsidRPr="202D255D">
              <w:rPr>
                <w:rFonts w:ascii="Arial" w:hAnsi="Arial" w:cs="Arial"/>
                <w:sz w:val="18"/>
                <w:szCs w:val="18"/>
                <w:lang w:val="en-CA"/>
              </w:rPr>
              <w:t>HTTPS</w:t>
            </w:r>
          </w:p>
        </w:tc>
        <w:tc>
          <w:tcPr>
            <w:tcW w:w="1323" w:type="dxa"/>
          </w:tcPr>
          <w:p w14:paraId="0E208AE5" w14:textId="64DD8A1F" w:rsidR="5F95DAD9" w:rsidRDefault="5F95DAD9" w:rsidP="202D255D">
            <w:pPr>
              <w:rPr>
                <w:rFonts w:ascii="Arial" w:hAnsi="Arial" w:cs="Arial"/>
                <w:sz w:val="18"/>
                <w:szCs w:val="18"/>
                <w:lang w:val="en-CA"/>
              </w:rPr>
            </w:pPr>
            <w:r w:rsidRPr="202D255D">
              <w:rPr>
                <w:rFonts w:ascii="Arial" w:hAnsi="Arial" w:cs="Arial"/>
                <w:sz w:val="18"/>
                <w:szCs w:val="18"/>
                <w:lang w:val="en-CA"/>
              </w:rPr>
              <w:t>Micr</w:t>
            </w:r>
            <w:r w:rsidR="005036A2">
              <w:rPr>
                <w:rFonts w:ascii="Arial" w:hAnsi="Arial" w:cs="Arial"/>
                <w:sz w:val="18"/>
                <w:szCs w:val="18"/>
                <w:lang w:val="en-CA"/>
              </w:rPr>
              <w:t>o</w:t>
            </w:r>
            <w:r w:rsidRPr="202D255D">
              <w:rPr>
                <w:rFonts w:ascii="Arial" w:hAnsi="Arial" w:cs="Arial"/>
                <w:sz w:val="18"/>
                <w:szCs w:val="18"/>
                <w:lang w:val="en-CA"/>
              </w:rPr>
              <w:t>soft Azure Logs</w:t>
            </w:r>
          </w:p>
        </w:tc>
        <w:tc>
          <w:tcPr>
            <w:tcW w:w="1217" w:type="dxa"/>
          </w:tcPr>
          <w:p w14:paraId="7D38B251" w14:textId="0E5C93BC" w:rsidR="202D255D" w:rsidRDefault="585691BE" w:rsidP="202D255D">
            <w:pPr>
              <w:rPr>
                <w:rFonts w:ascii="Arial" w:hAnsi="Arial" w:cs="Arial"/>
                <w:sz w:val="18"/>
                <w:szCs w:val="18"/>
                <w:lang w:val="en-CA"/>
              </w:rPr>
            </w:pPr>
            <w:r w:rsidRPr="202D255D">
              <w:rPr>
                <w:rFonts w:ascii="Arial" w:hAnsi="Arial" w:cs="Arial"/>
                <w:sz w:val="18"/>
                <w:szCs w:val="18"/>
                <w:lang w:val="en-CA"/>
              </w:rPr>
              <w:t>90 days (minimum)</w:t>
            </w:r>
          </w:p>
        </w:tc>
      </w:tr>
    </w:tbl>
    <w:p w14:paraId="475CFE81" w14:textId="77777777" w:rsidR="007F2DCB" w:rsidRPr="006737A6" w:rsidRDefault="007F2DCB" w:rsidP="007F2DCB">
      <w:pPr>
        <w:spacing w:after="200"/>
        <w:ind w:left="-270" w:firstLine="270"/>
        <w:rPr>
          <w:rFonts w:ascii="Arial" w:hAnsi="Arial" w:cs="Arial"/>
          <w:sz w:val="18"/>
          <w:szCs w:val="18"/>
          <w:lang w:val="en-CA"/>
        </w:rPr>
      </w:pPr>
      <w:r w:rsidRPr="006737A6">
        <w:rPr>
          <w:rFonts w:ascii="Arial" w:hAnsi="Arial" w:cs="Arial"/>
          <w:sz w:val="18"/>
          <w:szCs w:val="18"/>
          <w:lang w:val="en-CA"/>
        </w:rPr>
        <w:t>* Can include disaggregated data used for program monitoring, evaluation and reporting purposes.</w:t>
      </w:r>
    </w:p>
    <w:p w14:paraId="559C6C3C" w14:textId="77777777" w:rsidR="00C92073" w:rsidRDefault="00C92073" w:rsidP="007F2DCB">
      <w:pPr>
        <w:pStyle w:val="Heading3"/>
        <w:rPr>
          <w:rFonts w:ascii="Arial" w:hAnsi="Arial" w:cs="Arial"/>
          <w:lang w:eastAsia="en-CA"/>
        </w:rPr>
        <w:sectPr w:rsidR="00C92073" w:rsidSect="00C92073">
          <w:pgSz w:w="20160" w:h="12240" w:orient="landscape" w:code="5"/>
          <w:pgMar w:top="1440" w:right="1440" w:bottom="1440" w:left="567" w:header="708" w:footer="29" w:gutter="0"/>
          <w:cols w:space="708"/>
          <w:docGrid w:linePitch="360"/>
        </w:sectPr>
      </w:pPr>
    </w:p>
    <w:p w14:paraId="6CF11DAD" w14:textId="77777777" w:rsidR="007F2DCB" w:rsidRPr="006737A6" w:rsidRDefault="007F2DCB" w:rsidP="007F2DCB">
      <w:pPr>
        <w:pStyle w:val="Heading3"/>
        <w:rPr>
          <w:rFonts w:ascii="Arial" w:hAnsi="Arial" w:cs="Arial"/>
          <w:lang w:eastAsia="en-CA"/>
        </w:rPr>
      </w:pPr>
      <w:bookmarkStart w:id="79" w:name="_Toc181179915"/>
      <w:bookmarkStart w:id="80" w:name="_Toc207796732"/>
      <w:r w:rsidRPr="006737A6">
        <w:rPr>
          <w:rFonts w:ascii="Arial" w:hAnsi="Arial" w:cs="Arial"/>
          <w:lang w:eastAsia="en-CA"/>
        </w:rPr>
        <w:lastRenderedPageBreak/>
        <w:t>5. Process flow description</w:t>
      </w:r>
      <w:bookmarkEnd w:id="79"/>
      <w:bookmarkEnd w:id="80"/>
    </w:p>
    <w:p w14:paraId="433960F0" w14:textId="63833908" w:rsidR="704D7E16" w:rsidRDefault="704D7E16" w:rsidP="008C0A0E">
      <w:pPr>
        <w:shd w:val="clear" w:color="auto" w:fill="FFFFFF" w:themeFill="background1"/>
        <w:spacing w:after="200" w:line="240" w:lineRule="auto"/>
      </w:pPr>
      <w:r>
        <w:rPr>
          <w:noProof/>
        </w:rPr>
        <w:drawing>
          <wp:inline distT="0" distB="0" distL="0" distR="0" wp14:anchorId="2B5D4A04" wp14:editId="3B81E855">
            <wp:extent cx="11351027" cy="5509260"/>
            <wp:effectExtent l="0" t="0" r="3175" b="0"/>
            <wp:docPr id="1596400396" name="Picture 159640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400396"/>
                    <pic:cNvPicPr/>
                  </pic:nvPicPr>
                  <pic:blipFill>
                    <a:blip r:embed="rId28">
                      <a:extLst>
                        <a:ext uri="{28A0092B-C50C-407E-A947-70E740481C1C}">
                          <a14:useLocalDpi xmlns:a14="http://schemas.microsoft.com/office/drawing/2010/main" val="0"/>
                        </a:ext>
                      </a:extLst>
                    </a:blip>
                    <a:stretch>
                      <a:fillRect/>
                    </a:stretch>
                  </pic:blipFill>
                  <pic:spPr>
                    <a:xfrm>
                      <a:off x="0" y="0"/>
                      <a:ext cx="11374557" cy="5520680"/>
                    </a:xfrm>
                    <a:prstGeom prst="rect">
                      <a:avLst/>
                    </a:prstGeom>
                  </pic:spPr>
                </pic:pic>
              </a:graphicData>
            </a:graphic>
          </wp:inline>
        </w:drawing>
      </w:r>
    </w:p>
    <w:p w14:paraId="78FC2D9A" w14:textId="77777777" w:rsidR="00CC2CB2" w:rsidRDefault="00CC2CB2" w:rsidP="00CA3917">
      <w:pPr>
        <w:shd w:val="clear" w:color="auto" w:fill="FFFFFF" w:themeFill="background1"/>
        <w:spacing w:after="200" w:line="240" w:lineRule="auto"/>
        <w:rPr>
          <w:rFonts w:ascii="Arial" w:eastAsia="Times New Roman" w:hAnsi="Arial" w:cs="Arial"/>
          <w:i/>
          <w:iCs/>
          <w:color w:val="2F5496" w:themeColor="accent1" w:themeShade="BF"/>
          <w:lang w:val="en-CA" w:eastAsia="en-CA"/>
        </w:rPr>
        <w:sectPr w:rsidR="00CC2CB2" w:rsidSect="00CC2CB2">
          <w:pgSz w:w="20163" w:h="12242" w:orient="landscape" w:code="5"/>
          <w:pgMar w:top="1440" w:right="1440" w:bottom="1440" w:left="567" w:header="709" w:footer="28" w:gutter="0"/>
          <w:cols w:space="708"/>
          <w:docGrid w:linePitch="360"/>
        </w:sectPr>
      </w:pPr>
      <w:bookmarkStart w:id="81" w:name="_Hlk181269236"/>
    </w:p>
    <w:p w14:paraId="528E4643" w14:textId="6B6FAEE7" w:rsidR="007F2DCB" w:rsidRPr="00A97223" w:rsidRDefault="007F2DCB" w:rsidP="00CA3917">
      <w:pPr>
        <w:shd w:val="clear" w:color="auto" w:fill="FFFFFF" w:themeFill="background1"/>
        <w:spacing w:after="200" w:line="240" w:lineRule="auto"/>
        <w:rPr>
          <w:rFonts w:ascii="Arial" w:eastAsia="Times New Roman" w:hAnsi="Arial" w:cs="Arial"/>
          <w:i/>
          <w:iCs/>
          <w:color w:val="2F5496" w:themeColor="accent1" w:themeShade="BF"/>
          <w:lang w:val="en-CA" w:eastAsia="en-CA"/>
        </w:rPr>
      </w:pPr>
      <w:r w:rsidRPr="00A97223">
        <w:rPr>
          <w:rFonts w:ascii="Arial" w:eastAsia="Times New Roman" w:hAnsi="Arial" w:cs="Arial"/>
          <w:i/>
          <w:iCs/>
          <w:color w:val="2F5496" w:themeColor="accent1" w:themeShade="BF"/>
          <w:lang w:val="en-CA" w:eastAsia="en-CA"/>
        </w:rPr>
        <w:lastRenderedPageBreak/>
        <w:t>Narrative (required): Describe each step of the flow of personal information within the program.</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263"/>
        <w:gridCol w:w="7089"/>
      </w:tblGrid>
      <w:tr w:rsidR="007F2DCB" w:rsidRPr="000B4A42" w14:paraId="73EB31C0" w14:textId="77777777" w:rsidTr="51056EB0">
        <w:trPr>
          <w:tblHeader/>
        </w:trPr>
        <w:tc>
          <w:tcPr>
            <w:tcW w:w="1210" w:type="pct"/>
            <w:shd w:val="clear" w:color="auto" w:fill="F2F2F2" w:themeFill="background1" w:themeFillShade="F2"/>
          </w:tcPr>
          <w:bookmarkEnd w:id="81"/>
          <w:p w14:paraId="18428E29" w14:textId="76486E66" w:rsidR="12E5AB22" w:rsidRDefault="12E5AB22" w:rsidP="002937F4">
            <w:pPr>
              <w:spacing w:after="200" w:line="259" w:lineRule="auto"/>
              <w:jc w:val="both"/>
              <w:rPr>
                <w:rFonts w:ascii="Arial" w:eastAsia="Arial" w:hAnsi="Arial" w:cs="Arial"/>
                <w:color w:val="000000" w:themeColor="text1"/>
              </w:rPr>
            </w:pPr>
            <w:r w:rsidRPr="12E5AB22">
              <w:rPr>
                <w:rFonts w:ascii="Arial" w:eastAsia="Arial" w:hAnsi="Arial" w:cs="Arial"/>
                <w:b/>
                <w:bCs/>
                <w:color w:val="000000" w:themeColor="text1"/>
                <w:lang w:val="en-CA"/>
              </w:rPr>
              <w:t>Step number</w:t>
            </w:r>
          </w:p>
        </w:tc>
        <w:tc>
          <w:tcPr>
            <w:tcW w:w="3790" w:type="pct"/>
            <w:shd w:val="clear" w:color="auto" w:fill="F2F2F2" w:themeFill="background1" w:themeFillShade="F2"/>
          </w:tcPr>
          <w:p w14:paraId="15F0FD81" w14:textId="0D33F0E4" w:rsidR="12E5AB22" w:rsidRDefault="12E5AB22" w:rsidP="002937F4">
            <w:pPr>
              <w:spacing w:after="200" w:line="259" w:lineRule="auto"/>
              <w:rPr>
                <w:rFonts w:ascii="Arial" w:eastAsia="Arial" w:hAnsi="Arial" w:cs="Arial"/>
                <w:color w:val="000000" w:themeColor="text1"/>
              </w:rPr>
            </w:pPr>
            <w:r w:rsidRPr="12E5AB22">
              <w:rPr>
                <w:rFonts w:ascii="Arial" w:eastAsia="Arial" w:hAnsi="Arial" w:cs="Arial"/>
                <w:b/>
                <w:bCs/>
                <w:color w:val="000000" w:themeColor="text1"/>
                <w:lang w:val="en-CA"/>
              </w:rPr>
              <w:t xml:space="preserve">Description </w:t>
            </w:r>
          </w:p>
        </w:tc>
      </w:tr>
      <w:tr w:rsidR="007F2DCB" w:rsidRPr="000B4A42" w14:paraId="3BCA3CE0" w14:textId="77777777" w:rsidTr="51056EB0">
        <w:tc>
          <w:tcPr>
            <w:tcW w:w="1210" w:type="pct"/>
          </w:tcPr>
          <w:p w14:paraId="2F487C4D" w14:textId="48D6BD4D" w:rsidR="12E5AB22" w:rsidRPr="00E062A3" w:rsidRDefault="12E5AB22" w:rsidP="00DF49EE">
            <w:pPr>
              <w:pStyle w:val="ListParagraph"/>
              <w:numPr>
                <w:ilvl w:val="0"/>
                <w:numId w:val="2"/>
              </w:numPr>
              <w:spacing w:after="200" w:line="259" w:lineRule="auto"/>
              <w:ind w:left="447" w:hanging="425"/>
              <w:rPr>
                <w:rFonts w:ascii="Arial" w:eastAsia="Arial" w:hAnsi="Arial" w:cs="Arial"/>
                <w:color w:val="D13438"/>
              </w:rPr>
            </w:pPr>
            <w:r w:rsidRPr="00E062A3">
              <w:rPr>
                <w:rFonts w:ascii="Arial" w:eastAsia="Arial" w:hAnsi="Arial" w:cs="Arial"/>
                <w:b/>
                <w:bCs/>
                <w:color w:val="000000" w:themeColor="text1"/>
              </w:rPr>
              <w:t>Accessing EVA Chat</w:t>
            </w:r>
          </w:p>
        </w:tc>
        <w:tc>
          <w:tcPr>
            <w:tcW w:w="3790" w:type="pct"/>
          </w:tcPr>
          <w:p w14:paraId="2B3C0EE0" w14:textId="2B8005A2" w:rsidR="12E5AB22" w:rsidRPr="00E062A3" w:rsidRDefault="57828EDE" w:rsidP="00E4679E">
            <w:pPr>
              <w:shd w:val="clear" w:color="auto" w:fill="FFFFFF" w:themeFill="background1"/>
              <w:spacing w:after="200" w:line="259" w:lineRule="auto"/>
              <w:rPr>
                <w:rFonts w:ascii="Arial" w:eastAsia="Arial" w:hAnsi="Arial" w:cs="Arial"/>
                <w:color w:val="000000" w:themeColor="text1"/>
              </w:rPr>
            </w:pPr>
            <w:r w:rsidRPr="00E062A3">
              <w:rPr>
                <w:rFonts w:ascii="Arial" w:eastAsia="Arial" w:hAnsi="Arial" w:cs="Arial"/>
                <w:color w:val="000000" w:themeColor="text1"/>
                <w:lang w:val="en-CA"/>
              </w:rPr>
              <w:t>EDSC employees with a valid government email and VPN connection can access EVA Chat.</w:t>
            </w:r>
          </w:p>
        </w:tc>
      </w:tr>
      <w:tr w:rsidR="007F2DCB" w:rsidRPr="000B4A42" w14:paraId="376D71D4" w14:textId="77777777" w:rsidTr="51056EB0">
        <w:tc>
          <w:tcPr>
            <w:tcW w:w="1210" w:type="pct"/>
          </w:tcPr>
          <w:p w14:paraId="0B02C1D7" w14:textId="4FF3FCA3" w:rsidR="12E5AB22" w:rsidRPr="00E062A3" w:rsidRDefault="57828EDE" w:rsidP="00DF49EE">
            <w:pPr>
              <w:pStyle w:val="ListParagraph"/>
              <w:numPr>
                <w:ilvl w:val="0"/>
                <w:numId w:val="2"/>
              </w:numPr>
              <w:spacing w:after="200" w:line="259" w:lineRule="auto"/>
              <w:ind w:left="447" w:hanging="425"/>
              <w:rPr>
                <w:rFonts w:ascii="Arial" w:eastAsia="Arial" w:hAnsi="Arial" w:cs="Arial"/>
                <w:color w:val="000000" w:themeColor="text1"/>
              </w:rPr>
            </w:pPr>
            <w:r w:rsidRPr="00E062A3">
              <w:rPr>
                <w:rFonts w:ascii="Arial" w:eastAsia="Arial" w:hAnsi="Arial" w:cs="Arial"/>
                <w:b/>
                <w:bCs/>
                <w:color w:val="000000" w:themeColor="text1"/>
              </w:rPr>
              <w:t>Initial Login</w:t>
            </w:r>
          </w:p>
        </w:tc>
        <w:tc>
          <w:tcPr>
            <w:tcW w:w="3790" w:type="pct"/>
          </w:tcPr>
          <w:p w14:paraId="1B49F57C" w14:textId="22B249BD" w:rsidR="12E5AB22" w:rsidRPr="00E062A3" w:rsidRDefault="57828EDE" w:rsidP="51056EB0">
            <w:pPr>
              <w:spacing w:after="200" w:line="259" w:lineRule="auto"/>
              <w:rPr>
                <w:rFonts w:ascii="Arial" w:eastAsia="Arial" w:hAnsi="Arial" w:cs="Arial"/>
                <w:color w:val="000000" w:themeColor="text1"/>
                <w:lang w:val="en-CA"/>
              </w:rPr>
            </w:pPr>
            <w:r w:rsidRPr="00E062A3">
              <w:rPr>
                <w:rFonts w:ascii="Arial" w:eastAsia="Arial" w:hAnsi="Arial" w:cs="Arial"/>
                <w:color w:val="000000" w:themeColor="text1"/>
                <w:lang w:val="en-CA"/>
              </w:rPr>
              <w:t>During their initial login to EVA Chat, users must accept the Terms of Use</w:t>
            </w:r>
            <w:r w:rsidR="001762D2">
              <w:rPr>
                <w:rFonts w:ascii="Arial" w:eastAsia="Arial" w:hAnsi="Arial" w:cs="Arial"/>
                <w:color w:val="000000" w:themeColor="text1"/>
                <w:lang w:val="en-CA"/>
              </w:rPr>
              <w:t xml:space="preserve"> (ToU)</w:t>
            </w:r>
            <w:r w:rsidRPr="00E062A3">
              <w:rPr>
                <w:rFonts w:ascii="Arial" w:eastAsia="Arial" w:hAnsi="Arial" w:cs="Arial"/>
                <w:color w:val="000000" w:themeColor="text1"/>
                <w:lang w:val="en-CA"/>
              </w:rPr>
              <w:t>, which detail</w:t>
            </w:r>
            <w:r w:rsidR="0045466B">
              <w:rPr>
                <w:rFonts w:ascii="Arial" w:eastAsia="Arial" w:hAnsi="Arial" w:cs="Arial"/>
                <w:color w:val="000000" w:themeColor="text1"/>
                <w:lang w:val="en-CA"/>
              </w:rPr>
              <w:t>s</w:t>
            </w:r>
            <w:r w:rsidRPr="00E062A3">
              <w:rPr>
                <w:rFonts w:ascii="Arial" w:eastAsia="Arial" w:hAnsi="Arial" w:cs="Arial"/>
                <w:color w:val="000000" w:themeColor="text1"/>
                <w:lang w:val="en-CA"/>
              </w:rPr>
              <w:t xml:space="preserve"> their responsibilities for handling personal information</w:t>
            </w:r>
            <w:r w:rsidR="00B964E5">
              <w:rPr>
                <w:rFonts w:ascii="Arial" w:eastAsia="Arial" w:hAnsi="Arial" w:cs="Arial"/>
                <w:color w:val="000000" w:themeColor="text1"/>
                <w:lang w:val="en-CA"/>
              </w:rPr>
              <w:t xml:space="preserve"> </w:t>
            </w:r>
            <w:r w:rsidR="005014B0">
              <w:rPr>
                <w:rFonts w:ascii="Arial" w:eastAsia="Arial" w:hAnsi="Arial" w:cs="Arial"/>
                <w:color w:val="000000" w:themeColor="text1"/>
                <w:lang w:val="en-CA"/>
              </w:rPr>
              <w:t xml:space="preserve">including </w:t>
            </w:r>
            <w:r w:rsidR="00B964E5">
              <w:rPr>
                <w:rFonts w:ascii="Arial" w:eastAsia="Arial" w:hAnsi="Arial" w:cs="Arial"/>
                <w:color w:val="000000" w:themeColor="text1"/>
                <w:lang w:val="en-CA"/>
              </w:rPr>
              <w:t>ensuring that the information</w:t>
            </w:r>
            <w:r w:rsidR="00B265B1">
              <w:rPr>
                <w:rFonts w:ascii="Arial" w:eastAsia="Arial" w:hAnsi="Arial" w:cs="Arial"/>
                <w:color w:val="000000" w:themeColor="text1"/>
                <w:lang w:val="en-CA"/>
              </w:rPr>
              <w:t xml:space="preserve"> they enter/upload</w:t>
            </w:r>
            <w:r w:rsidR="00B964E5">
              <w:rPr>
                <w:rFonts w:ascii="Arial" w:eastAsia="Arial" w:hAnsi="Arial" w:cs="Arial"/>
                <w:color w:val="000000" w:themeColor="text1"/>
                <w:lang w:val="en-CA"/>
              </w:rPr>
              <w:t xml:space="preserve"> is not above Protected B</w:t>
            </w:r>
            <w:r w:rsidR="00A36FB4">
              <w:rPr>
                <w:rFonts w:ascii="Arial" w:eastAsia="Arial" w:hAnsi="Arial" w:cs="Arial"/>
                <w:color w:val="000000" w:themeColor="text1"/>
                <w:lang w:val="en-CA"/>
              </w:rPr>
              <w:t xml:space="preserve"> and that the user has </w:t>
            </w:r>
            <w:r w:rsidR="00D23DB3">
              <w:rPr>
                <w:rFonts w:ascii="Arial" w:eastAsia="Arial" w:hAnsi="Arial" w:cs="Arial"/>
                <w:color w:val="000000" w:themeColor="text1"/>
                <w:lang w:val="en-CA"/>
              </w:rPr>
              <w:t xml:space="preserve">the authority to access and use any personal information they enter into the tool </w:t>
            </w:r>
            <w:r w:rsidR="00103709">
              <w:rPr>
                <w:rFonts w:ascii="Arial" w:eastAsia="Arial" w:hAnsi="Arial" w:cs="Arial"/>
                <w:color w:val="000000" w:themeColor="text1"/>
                <w:lang w:val="en-CA"/>
              </w:rPr>
              <w:t>and th</w:t>
            </w:r>
            <w:r w:rsidR="00D23DB3">
              <w:rPr>
                <w:rFonts w:ascii="Arial" w:eastAsia="Arial" w:hAnsi="Arial" w:cs="Arial"/>
                <w:color w:val="000000" w:themeColor="text1"/>
                <w:lang w:val="en-CA"/>
              </w:rPr>
              <w:t xml:space="preserve">at they will handle this information </w:t>
            </w:r>
            <w:r w:rsidR="00103709">
              <w:rPr>
                <w:rFonts w:ascii="Arial" w:eastAsia="Arial" w:hAnsi="Arial" w:cs="Arial"/>
                <w:color w:val="000000" w:themeColor="text1"/>
                <w:lang w:val="en-CA"/>
              </w:rPr>
              <w:t xml:space="preserve">in a manner consistent with the original purpose </w:t>
            </w:r>
            <w:r w:rsidR="001F1E4C">
              <w:rPr>
                <w:rFonts w:ascii="Arial" w:eastAsia="Arial" w:hAnsi="Arial" w:cs="Arial"/>
                <w:color w:val="000000" w:themeColor="text1"/>
                <w:lang w:val="en-CA"/>
              </w:rPr>
              <w:t xml:space="preserve">for which </w:t>
            </w:r>
            <w:r w:rsidR="00103709">
              <w:rPr>
                <w:rFonts w:ascii="Arial" w:eastAsia="Arial" w:hAnsi="Arial" w:cs="Arial"/>
                <w:color w:val="000000" w:themeColor="text1"/>
                <w:lang w:val="en-CA"/>
              </w:rPr>
              <w:t xml:space="preserve">the information was collected. </w:t>
            </w:r>
            <w:r w:rsidRPr="00E062A3">
              <w:rPr>
                <w:rFonts w:ascii="Arial" w:eastAsia="Arial" w:hAnsi="Arial" w:cs="Arial"/>
                <w:color w:val="000000" w:themeColor="text1"/>
                <w:lang w:val="en-CA"/>
              </w:rPr>
              <w:t>This acceptance is</w:t>
            </w:r>
            <w:r w:rsidR="00820161">
              <w:rPr>
                <w:rFonts w:ascii="Arial" w:eastAsia="Arial" w:hAnsi="Arial" w:cs="Arial"/>
                <w:color w:val="000000" w:themeColor="text1"/>
                <w:lang w:val="en-CA"/>
              </w:rPr>
              <w:t xml:space="preserve"> also</w:t>
            </w:r>
            <w:r w:rsidRPr="00E062A3">
              <w:rPr>
                <w:rFonts w:ascii="Arial" w:eastAsia="Arial" w:hAnsi="Arial" w:cs="Arial"/>
                <w:color w:val="000000" w:themeColor="text1"/>
                <w:lang w:val="en-CA"/>
              </w:rPr>
              <w:t xml:space="preserve"> required daily upon each login to the application</w:t>
            </w:r>
            <w:r w:rsidR="7CEBD310" w:rsidRPr="2B52707A">
              <w:rPr>
                <w:rFonts w:ascii="Arial" w:eastAsia="Arial" w:hAnsi="Arial" w:cs="Arial"/>
                <w:color w:val="000000" w:themeColor="text1"/>
                <w:lang w:val="en-CA"/>
              </w:rPr>
              <w:t>.</w:t>
            </w:r>
            <w:r w:rsidR="005E0272">
              <w:rPr>
                <w:rFonts w:ascii="Arial" w:eastAsia="Arial" w:hAnsi="Arial" w:cs="Arial"/>
                <w:color w:val="000000" w:themeColor="text1"/>
                <w:lang w:val="en-CA"/>
              </w:rPr>
              <w:t xml:space="preserve"> Once implemented, users will also asked to certify that they have completed mandatory training on Generative AI which includes a module on EVA</w:t>
            </w:r>
            <w:r w:rsidR="005E0272" w:rsidRPr="00E062A3">
              <w:rPr>
                <w:rFonts w:ascii="Arial" w:eastAsia="Arial" w:hAnsi="Arial" w:cs="Arial"/>
                <w:color w:val="000000" w:themeColor="text1"/>
                <w:lang w:val="en-CA"/>
              </w:rPr>
              <w:t>.</w:t>
            </w:r>
          </w:p>
        </w:tc>
      </w:tr>
      <w:tr w:rsidR="12E5AB22" w14:paraId="3BF43521" w14:textId="77777777" w:rsidTr="51056EB0">
        <w:trPr>
          <w:trHeight w:val="300"/>
        </w:trPr>
        <w:tc>
          <w:tcPr>
            <w:tcW w:w="2263" w:type="dxa"/>
          </w:tcPr>
          <w:p w14:paraId="04A47781" w14:textId="7D6E98D9" w:rsidR="12E5AB22" w:rsidRPr="00E062A3" w:rsidRDefault="57828EDE" w:rsidP="00DF49EE">
            <w:pPr>
              <w:pStyle w:val="ListParagraph"/>
              <w:numPr>
                <w:ilvl w:val="0"/>
                <w:numId w:val="2"/>
              </w:numPr>
              <w:spacing w:line="259" w:lineRule="auto"/>
              <w:ind w:left="447" w:hanging="425"/>
              <w:rPr>
                <w:rFonts w:ascii="Arial" w:eastAsia="Arial" w:hAnsi="Arial" w:cs="Arial"/>
                <w:color w:val="000000" w:themeColor="text1"/>
              </w:rPr>
            </w:pPr>
            <w:r w:rsidRPr="00E062A3">
              <w:rPr>
                <w:rFonts w:ascii="Arial" w:eastAsia="Arial" w:hAnsi="Arial" w:cs="Arial"/>
                <w:b/>
                <w:bCs/>
                <w:color w:val="000000" w:themeColor="text1"/>
              </w:rPr>
              <w:t>Data Input and Retention</w:t>
            </w:r>
          </w:p>
        </w:tc>
        <w:tc>
          <w:tcPr>
            <w:tcW w:w="7089" w:type="dxa"/>
          </w:tcPr>
          <w:p w14:paraId="5A13A94D" w14:textId="7DA584DB" w:rsidR="12E5AB22" w:rsidRPr="00E062A3" w:rsidRDefault="57828EDE" w:rsidP="00885E09">
            <w:pPr>
              <w:shd w:val="clear" w:color="auto" w:fill="FFFFFF" w:themeFill="background1"/>
              <w:rPr>
                <w:rFonts w:ascii="Arial" w:eastAsia="Calibri" w:hAnsi="Arial" w:cs="Arial"/>
                <w:color w:val="D13438"/>
              </w:rPr>
            </w:pPr>
            <w:r w:rsidRPr="00E062A3">
              <w:rPr>
                <w:rFonts w:ascii="Arial" w:eastAsia="Calibri" w:hAnsi="Arial" w:cs="Arial"/>
                <w:color w:val="000000" w:themeColor="text1"/>
                <w:lang w:val="en-CA"/>
              </w:rPr>
              <w:t>After logging in, the user interacts with EVA Chat by inputting queries or uploading documents.</w:t>
            </w:r>
            <w:r w:rsidRPr="55AAE7B3">
              <w:rPr>
                <w:rFonts w:ascii="Arial" w:eastAsia="Calibri" w:hAnsi="Arial" w:cs="Arial"/>
                <w:color w:val="000000" w:themeColor="text1"/>
                <w:lang w:val="en-CA"/>
              </w:rPr>
              <w:t xml:space="preserve"> </w:t>
            </w:r>
            <w:r w:rsidRPr="00E062A3">
              <w:rPr>
                <w:rFonts w:ascii="Arial" w:eastAsia="Calibri" w:hAnsi="Arial" w:cs="Arial"/>
                <w:color w:val="000000" w:themeColor="text1"/>
                <w:lang w:val="en-CA"/>
              </w:rPr>
              <w:t>The system allows access to chat history</w:t>
            </w:r>
            <w:r w:rsidR="001F1E4C">
              <w:rPr>
                <w:rFonts w:ascii="Arial" w:eastAsia="Calibri" w:hAnsi="Arial" w:cs="Arial"/>
                <w:color w:val="000000" w:themeColor="text1"/>
                <w:lang w:val="en-CA"/>
              </w:rPr>
              <w:t xml:space="preserve"> which is retai</w:t>
            </w:r>
            <w:r w:rsidR="0089179C">
              <w:rPr>
                <w:rFonts w:ascii="Arial" w:eastAsia="Calibri" w:hAnsi="Arial" w:cs="Arial"/>
                <w:color w:val="000000" w:themeColor="text1"/>
                <w:lang w:val="en-CA"/>
              </w:rPr>
              <w:t>ned 30 days for chat continuity</w:t>
            </w:r>
            <w:r w:rsidRPr="00E062A3">
              <w:rPr>
                <w:rFonts w:ascii="Arial" w:eastAsia="Calibri" w:hAnsi="Arial" w:cs="Arial"/>
                <w:color w:val="000000" w:themeColor="text1"/>
                <w:lang w:val="en-CA"/>
              </w:rPr>
              <w:t>, with</w:t>
            </w:r>
            <w:r w:rsidR="00D62CB6">
              <w:rPr>
                <w:rFonts w:ascii="Arial" w:eastAsia="Calibri" w:hAnsi="Arial" w:cs="Arial"/>
                <w:color w:val="000000" w:themeColor="text1"/>
                <w:lang w:val="en-CA"/>
              </w:rPr>
              <w:t xml:space="preserve"> input, output and</w:t>
            </w:r>
            <w:r w:rsidRPr="00E062A3">
              <w:rPr>
                <w:rFonts w:ascii="Arial" w:eastAsia="Calibri" w:hAnsi="Arial" w:cs="Arial"/>
                <w:color w:val="000000" w:themeColor="text1"/>
                <w:lang w:val="en-CA"/>
              </w:rPr>
              <w:t xml:space="preserve"> uploaded documents retained for 90 days. Access to this data is restricted to </w:t>
            </w:r>
            <w:r w:rsidR="00CD1C8E">
              <w:rPr>
                <w:rFonts w:ascii="Arial" w:eastAsia="Calibri" w:hAnsi="Arial" w:cs="Arial"/>
                <w:color w:val="000000" w:themeColor="text1"/>
                <w:lang w:val="en-CA"/>
              </w:rPr>
              <w:t xml:space="preserve">the </w:t>
            </w:r>
            <w:r w:rsidRPr="00E062A3">
              <w:rPr>
                <w:rFonts w:ascii="Arial" w:eastAsia="Calibri" w:hAnsi="Arial" w:cs="Arial"/>
                <w:color w:val="000000" w:themeColor="text1"/>
                <w:lang w:val="en-CA"/>
              </w:rPr>
              <w:t xml:space="preserve">individual </w:t>
            </w:r>
            <w:r w:rsidRPr="63467C30">
              <w:rPr>
                <w:rFonts w:ascii="Arial" w:eastAsia="Calibri" w:hAnsi="Arial" w:cs="Arial"/>
                <w:color w:val="000000" w:themeColor="text1"/>
                <w:lang w:val="en-CA"/>
              </w:rPr>
              <w:t>user</w:t>
            </w:r>
            <w:r w:rsidRPr="00E062A3">
              <w:rPr>
                <w:rFonts w:ascii="Arial" w:eastAsia="Calibri" w:hAnsi="Arial" w:cs="Arial"/>
                <w:color w:val="000000" w:themeColor="text1"/>
                <w:lang w:val="en-CA"/>
              </w:rPr>
              <w:t xml:space="preserve"> and authorized IT personnel.</w:t>
            </w:r>
            <w:r w:rsidR="00545E8E">
              <w:rPr>
                <w:rFonts w:ascii="Arial" w:eastAsia="Calibri" w:hAnsi="Arial" w:cs="Arial"/>
                <w:color w:val="000000" w:themeColor="text1"/>
                <w:lang w:val="en-CA"/>
              </w:rPr>
              <w:t xml:space="preserve"> The application does not share input or output between users.</w:t>
            </w:r>
          </w:p>
          <w:p w14:paraId="61CC34B9" w14:textId="4EA3546B" w:rsidR="12E5AB22" w:rsidRPr="00E062A3" w:rsidRDefault="12E5AB22" w:rsidP="51056EB0">
            <w:pPr>
              <w:spacing w:line="259" w:lineRule="auto"/>
              <w:rPr>
                <w:rFonts w:ascii="Arial" w:eastAsia="Arial" w:hAnsi="Arial" w:cs="Arial"/>
                <w:color w:val="D13438"/>
              </w:rPr>
            </w:pPr>
          </w:p>
        </w:tc>
      </w:tr>
      <w:tr w:rsidR="12E5AB22" w14:paraId="550E4E42" w14:textId="77777777" w:rsidTr="51056EB0">
        <w:trPr>
          <w:trHeight w:val="300"/>
        </w:trPr>
        <w:tc>
          <w:tcPr>
            <w:tcW w:w="2263" w:type="dxa"/>
          </w:tcPr>
          <w:p w14:paraId="50A95557" w14:textId="26A1BAF8" w:rsidR="12E5AB22" w:rsidRPr="00E062A3" w:rsidRDefault="57828EDE" w:rsidP="00DF49EE">
            <w:pPr>
              <w:pStyle w:val="ListParagraph"/>
              <w:numPr>
                <w:ilvl w:val="0"/>
                <w:numId w:val="2"/>
              </w:numPr>
              <w:spacing w:line="259" w:lineRule="auto"/>
              <w:ind w:left="447" w:hanging="425"/>
              <w:rPr>
                <w:rFonts w:ascii="Arial" w:eastAsia="Calibri" w:hAnsi="Arial" w:cs="Arial"/>
                <w:color w:val="D13438"/>
              </w:rPr>
            </w:pPr>
            <w:r w:rsidRPr="00E062A3">
              <w:rPr>
                <w:rFonts w:ascii="Arial" w:eastAsia="Calibri" w:hAnsi="Arial" w:cs="Arial"/>
                <w:b/>
                <w:bCs/>
                <w:color w:val="000000" w:themeColor="text1"/>
              </w:rPr>
              <w:t>Interaction with the System</w:t>
            </w:r>
          </w:p>
          <w:p w14:paraId="70DD4F07" w14:textId="537EBBEF" w:rsidR="12E5AB22" w:rsidRPr="00E062A3" w:rsidRDefault="12E5AB22" w:rsidP="00E062A3">
            <w:pPr>
              <w:spacing w:line="259" w:lineRule="auto"/>
              <w:ind w:left="447" w:hanging="425"/>
              <w:rPr>
                <w:rFonts w:ascii="Arial" w:eastAsia="Arial" w:hAnsi="Arial" w:cs="Arial"/>
                <w:color w:val="000000" w:themeColor="text1"/>
              </w:rPr>
            </w:pPr>
          </w:p>
        </w:tc>
        <w:tc>
          <w:tcPr>
            <w:tcW w:w="7089" w:type="dxa"/>
          </w:tcPr>
          <w:p w14:paraId="5804AA37" w14:textId="665F6B77" w:rsidR="12E5AB22" w:rsidRPr="00E062A3" w:rsidRDefault="57828EDE" w:rsidP="00675D41">
            <w:pPr>
              <w:spacing w:line="259" w:lineRule="auto"/>
              <w:rPr>
                <w:rFonts w:eastAsiaTheme="minorEastAsia"/>
                <w:color w:val="000000" w:themeColor="text1"/>
                <w:lang w:val="en-CA"/>
              </w:rPr>
            </w:pPr>
            <w:r w:rsidRPr="00E062A3">
              <w:rPr>
                <w:rFonts w:ascii="Arial" w:eastAsia="Calibri" w:hAnsi="Arial" w:cs="Arial"/>
                <w:color w:val="000000" w:themeColor="text1"/>
                <w:lang w:val="en-CA"/>
              </w:rPr>
              <w:t xml:space="preserve">EVA Chat processes user inputs and generates responses based on ungrounded data from the language model, as well as information provided directly by the user. </w:t>
            </w:r>
          </w:p>
        </w:tc>
      </w:tr>
      <w:tr w:rsidR="12E5AB22" w14:paraId="7E777168" w14:textId="77777777" w:rsidTr="51056EB0">
        <w:trPr>
          <w:trHeight w:val="300"/>
        </w:trPr>
        <w:tc>
          <w:tcPr>
            <w:tcW w:w="2263" w:type="dxa"/>
          </w:tcPr>
          <w:p w14:paraId="1FA562B4" w14:textId="0CA1EE5C" w:rsidR="12E5AB22" w:rsidRPr="00E062A3" w:rsidRDefault="57828EDE" w:rsidP="00DF49EE">
            <w:pPr>
              <w:pStyle w:val="ListParagraph"/>
              <w:numPr>
                <w:ilvl w:val="0"/>
                <w:numId w:val="2"/>
              </w:numPr>
              <w:spacing w:line="259" w:lineRule="auto"/>
              <w:ind w:left="447" w:hanging="425"/>
              <w:rPr>
                <w:rFonts w:ascii="Arial" w:eastAsia="Calibri" w:hAnsi="Arial" w:cs="Arial"/>
                <w:color w:val="000000" w:themeColor="text1"/>
              </w:rPr>
            </w:pPr>
            <w:r w:rsidRPr="00E062A3">
              <w:rPr>
                <w:rFonts w:ascii="Arial" w:eastAsia="Calibri" w:hAnsi="Arial" w:cs="Arial"/>
                <w:b/>
                <w:bCs/>
                <w:color w:val="000000" w:themeColor="text1"/>
              </w:rPr>
              <w:t>Use of Information Tool for Insights</w:t>
            </w:r>
          </w:p>
          <w:p w14:paraId="1990C749" w14:textId="7E9B65E5" w:rsidR="12E5AB22" w:rsidRPr="00E062A3" w:rsidRDefault="12E5AB22" w:rsidP="00E062A3">
            <w:pPr>
              <w:spacing w:line="259" w:lineRule="auto"/>
              <w:ind w:left="447" w:hanging="425"/>
              <w:rPr>
                <w:rFonts w:ascii="Arial" w:eastAsia="Calibri" w:hAnsi="Arial" w:cs="Arial"/>
                <w:color w:val="000000" w:themeColor="text1"/>
              </w:rPr>
            </w:pPr>
          </w:p>
        </w:tc>
        <w:tc>
          <w:tcPr>
            <w:tcW w:w="7089" w:type="dxa"/>
          </w:tcPr>
          <w:p w14:paraId="4E0F2659" w14:textId="20BDCA69" w:rsidR="12E5AB22" w:rsidRPr="00E062A3" w:rsidRDefault="57828EDE" w:rsidP="51056EB0">
            <w:pPr>
              <w:spacing w:line="259" w:lineRule="auto"/>
              <w:rPr>
                <w:rFonts w:ascii="Arial" w:eastAsia="Calibri" w:hAnsi="Arial" w:cs="Arial"/>
                <w:color w:val="000000" w:themeColor="text1"/>
                <w:lang w:val="en-CA"/>
              </w:rPr>
            </w:pPr>
            <w:r w:rsidRPr="00E062A3">
              <w:rPr>
                <w:rFonts w:ascii="Arial" w:eastAsia="Calibri" w:hAnsi="Arial" w:cs="Arial"/>
                <w:color w:val="000000" w:themeColor="text1"/>
                <w:lang w:val="en-CA"/>
              </w:rPr>
              <w:t>Users leverage the outputs generated by EVA Chat for work-related inquiries</w:t>
            </w:r>
            <w:r w:rsidR="00675D41">
              <w:rPr>
                <w:rFonts w:ascii="Arial" w:eastAsia="Calibri" w:hAnsi="Arial" w:cs="Arial"/>
                <w:color w:val="000000" w:themeColor="text1"/>
                <w:lang w:val="en-CA"/>
              </w:rPr>
              <w:t xml:space="preserve"> and to complete general work tasks</w:t>
            </w:r>
            <w:r w:rsidR="00A267AE">
              <w:rPr>
                <w:rFonts w:ascii="Arial" w:eastAsia="Calibri" w:hAnsi="Arial" w:cs="Arial"/>
                <w:color w:val="000000" w:themeColor="text1"/>
                <w:lang w:val="en-CA"/>
              </w:rPr>
              <w:t xml:space="preserve"> such as draft emails</w:t>
            </w:r>
            <w:r w:rsidR="1F45D45F" w:rsidRPr="2B52707A">
              <w:rPr>
                <w:rFonts w:ascii="Arial" w:eastAsia="Calibri" w:hAnsi="Arial" w:cs="Arial"/>
                <w:color w:val="000000" w:themeColor="text1"/>
                <w:lang w:val="en-CA"/>
              </w:rPr>
              <w:t>.</w:t>
            </w:r>
            <w:r w:rsidR="7CEBD310" w:rsidRPr="2B52707A">
              <w:rPr>
                <w:rFonts w:ascii="Arial" w:eastAsia="Calibri" w:hAnsi="Arial" w:cs="Arial"/>
                <w:color w:val="000000" w:themeColor="text1"/>
                <w:lang w:val="en-CA"/>
              </w:rPr>
              <w:t xml:space="preserve"> </w:t>
            </w:r>
            <w:r w:rsidR="1F45D45F" w:rsidRPr="2B52707A">
              <w:rPr>
                <w:rFonts w:ascii="Arial" w:eastAsia="Calibri" w:hAnsi="Arial" w:cs="Arial"/>
                <w:color w:val="000000" w:themeColor="text1"/>
                <w:lang w:val="en-CA"/>
              </w:rPr>
              <w:t>T</w:t>
            </w:r>
            <w:r w:rsidR="7CEBD310" w:rsidRPr="2B52707A">
              <w:rPr>
                <w:rFonts w:ascii="Arial" w:eastAsia="Calibri" w:hAnsi="Arial" w:cs="Arial"/>
                <w:color w:val="000000" w:themeColor="text1"/>
                <w:lang w:val="en-CA"/>
              </w:rPr>
              <w:t>he</w:t>
            </w:r>
            <w:r w:rsidRPr="00E062A3">
              <w:rPr>
                <w:rFonts w:ascii="Arial" w:eastAsia="Calibri" w:hAnsi="Arial" w:cs="Arial"/>
                <w:color w:val="000000" w:themeColor="text1"/>
                <w:lang w:val="en-CA"/>
              </w:rPr>
              <w:t xml:space="preserve"> tool is intended for informational purposes only. </w:t>
            </w:r>
          </w:p>
        </w:tc>
      </w:tr>
      <w:tr w:rsidR="12E5AB22" w14:paraId="0A60EF1B" w14:textId="77777777" w:rsidTr="51056EB0">
        <w:trPr>
          <w:trHeight w:val="300"/>
        </w:trPr>
        <w:tc>
          <w:tcPr>
            <w:tcW w:w="2263" w:type="dxa"/>
          </w:tcPr>
          <w:p w14:paraId="3756F39E" w14:textId="34DC763A" w:rsidR="12E5AB22" w:rsidRPr="00E062A3" w:rsidRDefault="57828EDE" w:rsidP="00DF49EE">
            <w:pPr>
              <w:pStyle w:val="ListParagraph"/>
              <w:numPr>
                <w:ilvl w:val="0"/>
                <w:numId w:val="2"/>
              </w:numPr>
              <w:spacing w:line="259" w:lineRule="auto"/>
              <w:ind w:left="447" w:hanging="425"/>
              <w:rPr>
                <w:rFonts w:ascii="Arial" w:eastAsia="Calibri" w:hAnsi="Arial" w:cs="Arial"/>
                <w:color w:val="D13438"/>
              </w:rPr>
            </w:pPr>
            <w:r w:rsidRPr="00E062A3">
              <w:rPr>
                <w:rFonts w:ascii="Arial" w:eastAsia="Calibri" w:hAnsi="Arial" w:cs="Arial"/>
                <w:b/>
                <w:bCs/>
                <w:color w:val="000000" w:themeColor="text1"/>
              </w:rPr>
              <w:t>Quarterly Reviews with Stakeholder Groups</w:t>
            </w:r>
          </w:p>
          <w:p w14:paraId="56B5E357" w14:textId="11286DAF" w:rsidR="12E5AB22" w:rsidRPr="00E062A3" w:rsidRDefault="12E5AB22" w:rsidP="00E062A3">
            <w:pPr>
              <w:spacing w:line="259" w:lineRule="auto"/>
              <w:ind w:left="447" w:hanging="425"/>
              <w:rPr>
                <w:rFonts w:ascii="Arial" w:eastAsia="Calibri" w:hAnsi="Arial" w:cs="Arial"/>
                <w:color w:val="000000" w:themeColor="text1"/>
              </w:rPr>
            </w:pPr>
          </w:p>
        </w:tc>
        <w:tc>
          <w:tcPr>
            <w:tcW w:w="7089" w:type="dxa"/>
          </w:tcPr>
          <w:p w14:paraId="0C7A462C" w14:textId="4042C7FC" w:rsidR="12E5AB22" w:rsidRPr="00E062A3" w:rsidRDefault="57828EDE" w:rsidP="51056EB0">
            <w:pPr>
              <w:spacing w:line="259" w:lineRule="auto"/>
              <w:rPr>
                <w:rFonts w:ascii="Arial" w:hAnsi="Arial" w:cs="Arial"/>
                <w:b/>
                <w:bCs/>
                <w:lang w:val="en-CA" w:eastAsia="en-CA"/>
              </w:rPr>
            </w:pPr>
            <w:r w:rsidRPr="00E062A3">
              <w:rPr>
                <w:rFonts w:ascii="Arial" w:eastAsia="Calibri" w:hAnsi="Arial" w:cs="Arial"/>
                <w:color w:val="000000" w:themeColor="text1"/>
                <w:lang w:val="en-CA"/>
              </w:rPr>
              <w:t>Quarterly reviews are conducted with relevant stakeholder groups - Infrastructure and AICoE IT Managers. These meetings assess usage patterns, audit logs, and compliance measures related to EVA Chat. The collaborative review ensures alignment on best practices for managing personal information.</w:t>
            </w:r>
            <w:r w:rsidRPr="00E062A3">
              <w:rPr>
                <w:rFonts w:ascii="Arial" w:hAnsi="Arial" w:cs="Arial"/>
                <w:b/>
                <w:bCs/>
                <w:lang w:val="en-CA" w:eastAsia="en-CA"/>
              </w:rPr>
              <w:t xml:space="preserve"> </w:t>
            </w:r>
          </w:p>
        </w:tc>
      </w:tr>
    </w:tbl>
    <w:p w14:paraId="722E2459" w14:textId="77777777" w:rsidR="00C92073" w:rsidRDefault="00C92073" w:rsidP="007F2DCB">
      <w:pPr>
        <w:pStyle w:val="Heading2"/>
        <w:rPr>
          <w:lang w:eastAsia="en-CA"/>
        </w:rPr>
      </w:pPr>
    </w:p>
    <w:p w14:paraId="7CB4B42B" w14:textId="77777777" w:rsidR="00380510" w:rsidRPr="00380510" w:rsidRDefault="00380510" w:rsidP="34FF7321">
      <w:pPr>
        <w:rPr>
          <w:b/>
          <w:lang w:eastAsia="en-CA"/>
        </w:rPr>
        <w:sectPr w:rsidR="00380510" w:rsidRPr="00380510" w:rsidSect="00C06431">
          <w:pgSz w:w="12242" w:h="15840" w:code="1"/>
          <w:pgMar w:top="1440" w:right="1440" w:bottom="567" w:left="1440" w:header="708" w:footer="29" w:gutter="0"/>
          <w:cols w:space="708"/>
          <w:docGrid w:linePitch="360"/>
        </w:sectPr>
      </w:pPr>
    </w:p>
    <w:p w14:paraId="3B70D3E0" w14:textId="77777777" w:rsidR="007F2DCB" w:rsidRPr="00743A2B" w:rsidRDefault="007F2DCB" w:rsidP="15D1DD99">
      <w:pPr>
        <w:pStyle w:val="Heading2"/>
        <w:ind w:hanging="130"/>
        <w:rPr>
          <w:rFonts w:ascii="Arial" w:hAnsi="Arial" w:cs="Arial"/>
          <w:lang w:eastAsia="en-CA"/>
        </w:rPr>
      </w:pPr>
      <w:bookmarkStart w:id="82" w:name="_Toc181179916"/>
      <w:bookmarkStart w:id="83" w:name="_Toc207796733"/>
      <w:r w:rsidRPr="15D1DD99">
        <w:rPr>
          <w:rFonts w:ascii="Arial" w:hAnsi="Arial" w:cs="Arial"/>
          <w:lang w:eastAsia="en-CA"/>
        </w:rPr>
        <w:lastRenderedPageBreak/>
        <w:t>Section C: Privacy analysis</w:t>
      </w:r>
      <w:bookmarkEnd w:id="82"/>
      <w:bookmarkEnd w:id="83"/>
    </w:p>
    <w:p w14:paraId="5878F631" w14:textId="5614073D" w:rsidR="00867193" w:rsidRDefault="00EA4A90" w:rsidP="00561B97">
      <w:pPr>
        <w:pStyle w:val="Heading3"/>
        <w:rPr>
          <w:rFonts w:ascii="Arial" w:hAnsi="Arial" w:cs="Arial"/>
          <w:lang w:eastAsia="en-CA"/>
        </w:rPr>
      </w:pPr>
      <w:bookmarkStart w:id="84" w:name="_Toc207796734"/>
      <w:r>
        <w:rPr>
          <w:rFonts w:ascii="Arial" w:hAnsi="Arial" w:cs="Arial"/>
          <w:lang w:eastAsia="en-CA"/>
        </w:rPr>
        <w:t>Rational</w:t>
      </w:r>
      <w:r w:rsidR="002D54F0">
        <w:rPr>
          <w:rFonts w:ascii="Arial" w:hAnsi="Arial" w:cs="Arial"/>
          <w:lang w:eastAsia="en-CA"/>
        </w:rPr>
        <w:t>e</w:t>
      </w:r>
      <w:r>
        <w:rPr>
          <w:rFonts w:ascii="Arial" w:hAnsi="Arial" w:cs="Arial"/>
          <w:lang w:eastAsia="en-CA"/>
        </w:rPr>
        <w:t xml:space="preserve"> and Reasonableness for </w:t>
      </w:r>
      <w:r w:rsidR="00867193">
        <w:rPr>
          <w:rFonts w:ascii="Arial" w:hAnsi="Arial" w:cs="Arial"/>
          <w:lang w:eastAsia="en-CA"/>
        </w:rPr>
        <w:t>the use of Personal Information in EVA Chat</w:t>
      </w:r>
      <w:bookmarkEnd w:id="84"/>
      <w:r w:rsidR="00867193">
        <w:rPr>
          <w:rFonts w:ascii="Arial" w:hAnsi="Arial" w:cs="Arial"/>
          <w:lang w:eastAsia="en-CA"/>
        </w:rPr>
        <w:t xml:space="preserve"> </w:t>
      </w:r>
    </w:p>
    <w:p w14:paraId="0D5806A9" w14:textId="710FB271" w:rsidR="005602C7" w:rsidRPr="00866D67" w:rsidRDefault="00835022" w:rsidP="00866D67">
      <w:pPr>
        <w:rPr>
          <w:rFonts w:ascii="Arial" w:hAnsi="Arial" w:cs="Arial"/>
          <w:b/>
          <w:bCs/>
          <w:lang w:eastAsia="en-CA"/>
        </w:rPr>
      </w:pPr>
      <w:r w:rsidRPr="00866D67">
        <w:rPr>
          <w:rFonts w:ascii="Arial" w:hAnsi="Arial" w:cs="Arial"/>
          <w:b/>
          <w:bCs/>
          <w:lang w:eastAsia="en-CA"/>
        </w:rPr>
        <w:t>Four</w:t>
      </w:r>
      <w:r w:rsidR="006577D5">
        <w:rPr>
          <w:rFonts w:ascii="Arial" w:hAnsi="Arial" w:cs="Arial"/>
          <w:b/>
          <w:bCs/>
          <w:lang w:eastAsia="en-CA"/>
        </w:rPr>
        <w:t>-</w:t>
      </w:r>
      <w:r w:rsidRPr="00866D67">
        <w:rPr>
          <w:rFonts w:ascii="Arial" w:hAnsi="Arial" w:cs="Arial"/>
          <w:b/>
          <w:bCs/>
          <w:lang w:eastAsia="en-CA"/>
        </w:rPr>
        <w:t xml:space="preserve">Part Test for Necessity and Proportionality </w:t>
      </w:r>
    </w:p>
    <w:p w14:paraId="13BE5344" w14:textId="7BF438F0" w:rsidR="00B1066E" w:rsidRDefault="000F414D" w:rsidP="008D5826">
      <w:pPr>
        <w:rPr>
          <w:rFonts w:ascii="Arial" w:hAnsi="Arial" w:cs="Arial"/>
          <w:lang w:val="en-CA" w:eastAsia="en-CA"/>
        </w:rPr>
      </w:pPr>
      <w:r>
        <w:rPr>
          <w:rFonts w:ascii="Arial" w:hAnsi="Arial" w:cs="Arial"/>
          <w:lang w:val="en-CA" w:eastAsia="en-CA"/>
        </w:rPr>
        <w:t xml:space="preserve">When a new or novel tool </w:t>
      </w:r>
      <w:r w:rsidR="009D5193">
        <w:rPr>
          <w:rFonts w:ascii="Arial" w:hAnsi="Arial" w:cs="Arial"/>
          <w:lang w:val="en-CA" w:eastAsia="en-CA"/>
        </w:rPr>
        <w:t xml:space="preserve">processes personal </w:t>
      </w:r>
      <w:r w:rsidR="00B1066E">
        <w:rPr>
          <w:rFonts w:ascii="Arial" w:hAnsi="Arial" w:cs="Arial"/>
          <w:lang w:val="en-CA" w:eastAsia="en-CA"/>
        </w:rPr>
        <w:t>information</w:t>
      </w:r>
      <w:r w:rsidR="009D5193">
        <w:rPr>
          <w:rFonts w:ascii="Arial" w:hAnsi="Arial" w:cs="Arial"/>
          <w:lang w:val="en-CA" w:eastAsia="en-CA"/>
        </w:rPr>
        <w:t xml:space="preserve"> – especially one using </w:t>
      </w:r>
      <w:r w:rsidR="00B1066E">
        <w:rPr>
          <w:rFonts w:ascii="Arial" w:hAnsi="Arial" w:cs="Arial"/>
          <w:lang w:val="en-CA" w:eastAsia="en-CA"/>
        </w:rPr>
        <w:t>emerging</w:t>
      </w:r>
      <w:r w:rsidR="009D5193">
        <w:rPr>
          <w:rFonts w:ascii="Arial" w:hAnsi="Arial" w:cs="Arial"/>
          <w:lang w:val="en-CA" w:eastAsia="en-CA"/>
        </w:rPr>
        <w:t xml:space="preserve"> technologies like generative AI – it often raises unprecedented privacy risks (</w:t>
      </w:r>
      <w:r w:rsidR="006154AB">
        <w:rPr>
          <w:rFonts w:ascii="Arial" w:hAnsi="Arial" w:cs="Arial"/>
          <w:lang w:val="en-CA" w:eastAsia="en-CA"/>
        </w:rPr>
        <w:t>i.e.,</w:t>
      </w:r>
      <w:r w:rsidR="00B94566">
        <w:rPr>
          <w:rFonts w:ascii="Arial" w:hAnsi="Arial" w:cs="Arial"/>
          <w:lang w:val="en-CA" w:eastAsia="en-CA"/>
        </w:rPr>
        <w:t xml:space="preserve"> secondary uses of data, inferences about individuals or repurposing beyond the original collection). The Four</w:t>
      </w:r>
      <w:r w:rsidR="00B1066E">
        <w:rPr>
          <w:rFonts w:ascii="Arial" w:hAnsi="Arial" w:cs="Arial"/>
          <w:lang w:val="en-CA" w:eastAsia="en-CA"/>
        </w:rPr>
        <w:t>-</w:t>
      </w:r>
      <w:r w:rsidR="00B94566">
        <w:rPr>
          <w:rFonts w:ascii="Arial" w:hAnsi="Arial" w:cs="Arial"/>
          <w:lang w:val="en-CA" w:eastAsia="en-CA"/>
        </w:rPr>
        <w:t xml:space="preserve">part test </w:t>
      </w:r>
      <w:r w:rsidR="00893198">
        <w:rPr>
          <w:rFonts w:ascii="Arial" w:hAnsi="Arial" w:cs="Arial"/>
          <w:lang w:val="en-CA" w:eastAsia="en-CA"/>
        </w:rPr>
        <w:t xml:space="preserve">is </w:t>
      </w:r>
      <w:r w:rsidR="00B1066E">
        <w:rPr>
          <w:rFonts w:ascii="Arial" w:hAnsi="Arial" w:cs="Arial"/>
          <w:lang w:val="en-CA" w:eastAsia="en-CA"/>
        </w:rPr>
        <w:t>critical</w:t>
      </w:r>
      <w:r w:rsidR="00893198">
        <w:rPr>
          <w:rFonts w:ascii="Arial" w:hAnsi="Arial" w:cs="Arial"/>
          <w:lang w:val="en-CA" w:eastAsia="en-CA"/>
        </w:rPr>
        <w:t xml:space="preserve"> because it forces a structed justification for any possible intrusions.  </w:t>
      </w:r>
    </w:p>
    <w:p w14:paraId="0C1F0575" w14:textId="30ACF737" w:rsidR="00682FA4" w:rsidRPr="001F686E" w:rsidRDefault="004D58BE" w:rsidP="008D5826">
      <w:pPr>
        <w:rPr>
          <w:rFonts w:ascii="Arial" w:hAnsi="Arial" w:cs="Arial"/>
          <w:lang w:val="en-CA" w:eastAsia="en-CA"/>
        </w:rPr>
      </w:pPr>
      <w:r w:rsidRPr="001F686E">
        <w:rPr>
          <w:rFonts w:ascii="Arial" w:hAnsi="Arial" w:cs="Arial"/>
          <w:lang w:val="en-CA" w:eastAsia="en-CA"/>
        </w:rPr>
        <w:t xml:space="preserve">The </w:t>
      </w:r>
      <w:r w:rsidR="006577D5">
        <w:rPr>
          <w:rFonts w:ascii="Arial" w:hAnsi="Arial" w:cs="Arial"/>
          <w:lang w:val="en-CA" w:eastAsia="en-CA"/>
        </w:rPr>
        <w:t>“Four-</w:t>
      </w:r>
      <w:r w:rsidRPr="001F686E">
        <w:rPr>
          <w:rFonts w:ascii="Arial" w:hAnsi="Arial" w:cs="Arial"/>
          <w:lang w:val="en-CA" w:eastAsia="en-CA"/>
        </w:rPr>
        <w:t>Part Test” provides a structure</w:t>
      </w:r>
      <w:r w:rsidR="00DE4DC2">
        <w:rPr>
          <w:rFonts w:ascii="Arial" w:hAnsi="Arial" w:cs="Arial"/>
          <w:lang w:val="en-CA" w:eastAsia="en-CA"/>
        </w:rPr>
        <w:t>d</w:t>
      </w:r>
      <w:r w:rsidRPr="001F686E">
        <w:rPr>
          <w:rFonts w:ascii="Arial" w:hAnsi="Arial" w:cs="Arial"/>
          <w:lang w:val="en-CA" w:eastAsia="en-CA"/>
        </w:rPr>
        <w:t xml:space="preserve">, court-recognized framework for balancing </w:t>
      </w:r>
      <w:r w:rsidR="001F686E" w:rsidRPr="001F686E">
        <w:rPr>
          <w:rFonts w:ascii="Arial" w:hAnsi="Arial" w:cs="Arial"/>
          <w:lang w:val="en-CA" w:eastAsia="en-CA"/>
        </w:rPr>
        <w:t>individual</w:t>
      </w:r>
      <w:r w:rsidRPr="001F686E">
        <w:rPr>
          <w:rFonts w:ascii="Arial" w:hAnsi="Arial" w:cs="Arial"/>
          <w:lang w:val="en-CA" w:eastAsia="en-CA"/>
        </w:rPr>
        <w:t xml:space="preserve"> privacy rights against the Government’s operational </w:t>
      </w:r>
      <w:r w:rsidR="001F686E" w:rsidRPr="001F686E">
        <w:rPr>
          <w:rFonts w:ascii="Arial" w:hAnsi="Arial" w:cs="Arial"/>
          <w:lang w:val="en-CA" w:eastAsia="en-CA"/>
        </w:rPr>
        <w:t>objectives</w:t>
      </w:r>
      <w:r w:rsidRPr="001F686E">
        <w:rPr>
          <w:rFonts w:ascii="Arial" w:hAnsi="Arial" w:cs="Arial"/>
          <w:lang w:val="en-CA" w:eastAsia="en-CA"/>
        </w:rPr>
        <w:t>. By apply</w:t>
      </w:r>
      <w:r w:rsidR="006154AB">
        <w:rPr>
          <w:rFonts w:ascii="Arial" w:hAnsi="Arial" w:cs="Arial"/>
          <w:lang w:val="en-CA" w:eastAsia="en-CA"/>
        </w:rPr>
        <w:t>ing</w:t>
      </w:r>
      <w:r w:rsidRPr="001F686E">
        <w:rPr>
          <w:rFonts w:ascii="Arial" w:hAnsi="Arial" w:cs="Arial"/>
          <w:lang w:val="en-CA" w:eastAsia="en-CA"/>
        </w:rPr>
        <w:t xml:space="preserve"> this </w:t>
      </w:r>
      <w:r w:rsidR="006577D5">
        <w:rPr>
          <w:rFonts w:ascii="Arial" w:hAnsi="Arial" w:cs="Arial"/>
          <w:lang w:val="en-CA" w:eastAsia="en-CA"/>
        </w:rPr>
        <w:t>Four</w:t>
      </w:r>
      <w:r w:rsidRPr="001F686E">
        <w:rPr>
          <w:rFonts w:ascii="Arial" w:hAnsi="Arial" w:cs="Arial"/>
          <w:lang w:val="en-CA" w:eastAsia="en-CA"/>
        </w:rPr>
        <w:t>-part analysis, ESDC ensures that: 1) the use of AI tools</w:t>
      </w:r>
      <w:r w:rsidR="00773317" w:rsidRPr="001F686E">
        <w:rPr>
          <w:rFonts w:ascii="Arial" w:hAnsi="Arial" w:cs="Arial"/>
          <w:lang w:val="en-CA" w:eastAsia="en-CA"/>
        </w:rPr>
        <w:t xml:space="preserve"> serves pressing and substantial public purpose, 2) there is a rational connection between the data used and the stated objective, 3) any privacy impact is minimally </w:t>
      </w:r>
      <w:r w:rsidR="001F686E" w:rsidRPr="001F686E">
        <w:rPr>
          <w:rFonts w:ascii="Arial" w:hAnsi="Arial" w:cs="Arial"/>
          <w:lang w:val="en-CA" w:eastAsia="en-CA"/>
        </w:rPr>
        <w:t>impairing</w:t>
      </w:r>
      <w:r w:rsidR="00773317" w:rsidRPr="001F686E">
        <w:rPr>
          <w:rFonts w:ascii="Arial" w:hAnsi="Arial" w:cs="Arial"/>
          <w:lang w:val="en-CA" w:eastAsia="en-CA"/>
        </w:rPr>
        <w:t xml:space="preserve"> and </w:t>
      </w:r>
      <w:r w:rsidR="001F686E">
        <w:rPr>
          <w:rFonts w:ascii="Arial" w:hAnsi="Arial" w:cs="Arial"/>
          <w:lang w:val="en-CA" w:eastAsia="en-CA"/>
        </w:rPr>
        <w:t>d</w:t>
      </w:r>
      <w:r w:rsidR="00773317" w:rsidRPr="001F686E">
        <w:rPr>
          <w:rFonts w:ascii="Arial" w:hAnsi="Arial" w:cs="Arial"/>
          <w:lang w:val="en-CA" w:eastAsia="en-CA"/>
        </w:rPr>
        <w:t xml:space="preserve">oes not exceed what is necessary, and 4) the overall benefits of deploying the tool permitting the use of the personal information </w:t>
      </w:r>
      <w:r w:rsidR="00682FA4" w:rsidRPr="001F686E">
        <w:rPr>
          <w:rFonts w:ascii="Arial" w:hAnsi="Arial" w:cs="Arial"/>
          <w:lang w:val="en-CA" w:eastAsia="en-CA"/>
        </w:rPr>
        <w:t xml:space="preserve">outweigh the adverse effects on individual privacy. Embedding this framework into this Privacy Impact Assessment </w:t>
      </w:r>
      <w:r w:rsidR="001F686E" w:rsidRPr="001F686E">
        <w:rPr>
          <w:rFonts w:ascii="Arial" w:hAnsi="Arial" w:cs="Arial"/>
          <w:lang w:val="en-CA" w:eastAsia="en-CA"/>
        </w:rPr>
        <w:t>strengthens</w:t>
      </w:r>
      <w:r w:rsidR="00682FA4" w:rsidRPr="001F686E">
        <w:rPr>
          <w:rFonts w:ascii="Arial" w:hAnsi="Arial" w:cs="Arial"/>
          <w:lang w:val="en-CA" w:eastAsia="en-CA"/>
        </w:rPr>
        <w:t xml:space="preserve"> transparency, supports </w:t>
      </w:r>
      <w:r w:rsidR="001F686E" w:rsidRPr="001F686E">
        <w:rPr>
          <w:rFonts w:ascii="Arial" w:hAnsi="Arial" w:cs="Arial"/>
          <w:lang w:val="en-CA" w:eastAsia="en-CA"/>
        </w:rPr>
        <w:t>defensible</w:t>
      </w:r>
      <w:r w:rsidR="00682FA4" w:rsidRPr="001F686E">
        <w:rPr>
          <w:rFonts w:ascii="Arial" w:hAnsi="Arial" w:cs="Arial"/>
          <w:lang w:val="en-CA" w:eastAsia="en-CA"/>
        </w:rPr>
        <w:t xml:space="preserve"> decision-making and aligns with privacy law and policy requirements. </w:t>
      </w:r>
    </w:p>
    <w:p w14:paraId="03BF07FC" w14:textId="77777777" w:rsidR="005950BE" w:rsidRPr="002A3A34" w:rsidRDefault="00A24F0F" w:rsidP="00A24F0F">
      <w:pPr>
        <w:rPr>
          <w:rFonts w:ascii="Arial" w:hAnsi="Arial" w:cs="Arial"/>
          <w:b/>
          <w:bCs/>
        </w:rPr>
      </w:pPr>
      <w:r w:rsidRPr="002A3A34">
        <w:rPr>
          <w:rFonts w:ascii="Arial" w:hAnsi="Arial" w:cs="Arial"/>
          <w:b/>
          <w:bCs/>
        </w:rPr>
        <w:t>Necessity</w:t>
      </w:r>
    </w:p>
    <w:p w14:paraId="76BE9761" w14:textId="5FAD793B" w:rsidR="008A1CAB" w:rsidRPr="004057C8" w:rsidRDefault="008A1CAB">
      <w:pPr>
        <w:rPr>
          <w:rFonts w:ascii="Arial" w:hAnsi="Arial" w:cs="Arial"/>
        </w:rPr>
      </w:pPr>
      <w:r w:rsidRPr="004057C8">
        <w:rPr>
          <w:rFonts w:ascii="Arial" w:hAnsi="Arial" w:cs="Arial"/>
        </w:rPr>
        <w:t>1. Is the measure demonstrably necessary to meet a specific, pressing, and substantial purpose?</w:t>
      </w:r>
    </w:p>
    <w:p w14:paraId="0B570E1B" w14:textId="7C3A7892" w:rsidR="004B4067" w:rsidRPr="004B4067" w:rsidRDefault="004B4067" w:rsidP="004B4067">
      <w:pPr>
        <w:rPr>
          <w:rFonts w:ascii="Arial" w:hAnsi="Arial" w:cs="Arial"/>
          <w:lang w:val="en-CA"/>
        </w:rPr>
      </w:pPr>
      <w:r w:rsidRPr="004B4067">
        <w:rPr>
          <w:rFonts w:ascii="Arial" w:hAnsi="Arial" w:cs="Arial"/>
          <w:lang w:val="en-CA"/>
        </w:rPr>
        <w:t>Yes.</w:t>
      </w:r>
    </w:p>
    <w:p w14:paraId="25C4CA59" w14:textId="17A1018E" w:rsidR="004B4067" w:rsidRPr="004B4067" w:rsidRDefault="004B4067" w:rsidP="004B4067">
      <w:pPr>
        <w:rPr>
          <w:rFonts w:ascii="Arial" w:hAnsi="Arial" w:cs="Arial"/>
          <w:lang w:val="en-CA"/>
        </w:rPr>
      </w:pPr>
      <w:r w:rsidRPr="004B4067">
        <w:rPr>
          <w:rFonts w:ascii="Arial" w:hAnsi="Arial" w:cs="Arial"/>
          <w:lang w:val="en-CA"/>
        </w:rPr>
        <w:t>EVA Chat supports employees in performing their day-to-day tasks more efficiently by allowing them to interact with a secure generative AI assistant that can help draft text, summarize content, translate information, and provide structured answers based on curated prompts. It is a productivity-enhancing tool aligned with ESDC’s digital strategy and mandate to deliver high-quality, timely public services and manage complex internal operations.</w:t>
      </w:r>
    </w:p>
    <w:p w14:paraId="09937614" w14:textId="478AA6CD" w:rsidR="004B4067" w:rsidRPr="004B4067" w:rsidRDefault="004B4067" w:rsidP="004B4067">
      <w:pPr>
        <w:rPr>
          <w:rFonts w:ascii="Arial" w:hAnsi="Arial" w:cs="Arial"/>
          <w:lang w:val="en-CA"/>
        </w:rPr>
      </w:pPr>
      <w:r w:rsidRPr="004B4067">
        <w:rPr>
          <w:rFonts w:ascii="Arial" w:hAnsi="Arial" w:cs="Arial"/>
          <w:lang w:val="en-CA"/>
        </w:rPr>
        <w:t>The use of personal information</w:t>
      </w:r>
      <w:ins w:id="85" w:author="Hodgson, Rachel R [NC]" w:date="2025-09-23T10:38:00Z" w16du:dateUtc="2025-09-23T14:38:00Z">
        <w:r w:rsidR="00F35B25">
          <w:rPr>
            <w:rFonts w:ascii="Arial" w:hAnsi="Arial" w:cs="Arial"/>
            <w:lang w:val="en-CA"/>
          </w:rPr>
          <w:t xml:space="preserve"> in input data</w:t>
        </w:r>
      </w:ins>
      <w:r w:rsidRPr="004B4067">
        <w:rPr>
          <w:rFonts w:ascii="Arial" w:hAnsi="Arial" w:cs="Arial"/>
          <w:lang w:val="en-CA"/>
        </w:rPr>
        <w:t xml:space="preserve"> is necessary because many ESDC program tasks—such as preparing case summaries, drafting correspondence, and translating client communications—require employees to work directly with personal information that they are already authorized to handle. Prohibiting this would make the tool ineffective for a large portion of real operational needs.</w:t>
      </w:r>
    </w:p>
    <w:p w14:paraId="79258426" w14:textId="5C8C54FC" w:rsidR="004B4067" w:rsidRPr="004B4067" w:rsidRDefault="000F46B6" w:rsidP="004B4067">
      <w:pPr>
        <w:rPr>
          <w:rFonts w:ascii="Arial" w:hAnsi="Arial" w:cs="Arial"/>
          <w:lang w:val="en-CA"/>
        </w:rPr>
      </w:pPr>
      <w:r>
        <w:rPr>
          <w:rFonts w:ascii="Arial" w:hAnsi="Arial" w:cs="Arial"/>
          <w:lang w:val="en-CA"/>
        </w:rPr>
        <w:t>E</w:t>
      </w:r>
      <w:r w:rsidR="004B4067" w:rsidRPr="004B4067">
        <w:rPr>
          <w:rFonts w:ascii="Arial" w:hAnsi="Arial" w:cs="Arial"/>
          <w:lang w:val="en-CA"/>
        </w:rPr>
        <w:t xml:space="preserve">mployees </w:t>
      </w:r>
      <w:r>
        <w:rPr>
          <w:rFonts w:ascii="Arial" w:hAnsi="Arial" w:cs="Arial"/>
          <w:lang w:val="en-CA"/>
        </w:rPr>
        <w:t>have turned</w:t>
      </w:r>
      <w:r w:rsidR="004B4067" w:rsidRPr="004B4067">
        <w:rPr>
          <w:rFonts w:ascii="Arial" w:hAnsi="Arial" w:cs="Arial"/>
          <w:lang w:val="en-CA"/>
        </w:rPr>
        <w:t xml:space="preserve"> to external chatbots to accomplish this type of work. Without an internal tool that permits the use of authorized personal information, staff are more likely to resort to unapproved platforms that have no safeguards, monitoring, or audit capabilities, thereby creating significant privacy and security risks. Allowing personal information within EVA Chat ensures that this work takes place in a secure, monitored, and compliant environment.</w:t>
      </w:r>
    </w:p>
    <w:p w14:paraId="2F4BB06C" w14:textId="4B39405D" w:rsidR="004B4067" w:rsidRPr="004B4067" w:rsidRDefault="004B4067" w:rsidP="004B4067">
      <w:pPr>
        <w:rPr>
          <w:rFonts w:ascii="Arial" w:hAnsi="Arial" w:cs="Arial"/>
          <w:lang w:val="en-CA"/>
        </w:rPr>
      </w:pPr>
      <w:r w:rsidRPr="004B4067">
        <w:rPr>
          <w:rFonts w:ascii="Arial" w:hAnsi="Arial" w:cs="Arial"/>
          <w:lang w:val="en-CA"/>
        </w:rPr>
        <w:t>Finally, the collection of limited personal information (e.g., usernames, timestamps, IP logs)</w:t>
      </w:r>
      <w:ins w:id="86" w:author="Hodgson, Rachel R [NC]" w:date="2025-09-23T10:39:00Z" w16du:dateUtc="2025-09-23T14:39:00Z">
        <w:r w:rsidR="00997C8E">
          <w:rPr>
            <w:rFonts w:ascii="Arial" w:hAnsi="Arial" w:cs="Arial"/>
            <w:lang w:val="en-CA"/>
          </w:rPr>
          <w:t xml:space="preserve"> as part of user data</w:t>
        </w:r>
      </w:ins>
      <w:r w:rsidRPr="004B4067">
        <w:rPr>
          <w:rFonts w:ascii="Arial" w:hAnsi="Arial" w:cs="Arial"/>
          <w:lang w:val="en-CA"/>
        </w:rPr>
        <w:t xml:space="preserve"> is demonstrably necessary to enable system security, compliance monitoring, and responsible use auditing. These safeguards provide oversight that do not exist with external tools.</w:t>
      </w:r>
    </w:p>
    <w:p w14:paraId="272B5FBF" w14:textId="77777777" w:rsidR="00A24F0F" w:rsidRPr="002A3A34" w:rsidRDefault="00A24F0F" w:rsidP="00A24F0F">
      <w:pPr>
        <w:rPr>
          <w:rFonts w:ascii="Arial" w:hAnsi="Arial" w:cs="Arial"/>
        </w:rPr>
      </w:pPr>
    </w:p>
    <w:p w14:paraId="4604EA3E" w14:textId="77777777" w:rsidR="00A24F0F" w:rsidRPr="002A3A34" w:rsidRDefault="00A24F0F" w:rsidP="00A24F0F">
      <w:pPr>
        <w:rPr>
          <w:rFonts w:ascii="Arial" w:hAnsi="Arial" w:cs="Arial"/>
          <w:b/>
          <w:bCs/>
        </w:rPr>
      </w:pPr>
      <w:r w:rsidRPr="002A3A34">
        <w:rPr>
          <w:rFonts w:ascii="Arial" w:hAnsi="Arial" w:cs="Arial"/>
          <w:b/>
          <w:bCs/>
        </w:rPr>
        <w:lastRenderedPageBreak/>
        <w:t>Effectiveness</w:t>
      </w:r>
    </w:p>
    <w:p w14:paraId="4A1DF09C" w14:textId="77777777" w:rsidR="000645E3" w:rsidRPr="004057C8" w:rsidRDefault="000645E3">
      <w:pPr>
        <w:rPr>
          <w:rFonts w:ascii="Arial" w:hAnsi="Arial" w:cs="Arial"/>
        </w:rPr>
      </w:pPr>
      <w:r w:rsidRPr="004057C8">
        <w:rPr>
          <w:rFonts w:ascii="Arial" w:hAnsi="Arial" w:cs="Arial"/>
        </w:rPr>
        <w:t>2. Is the measure rationally connected to the stated purpose?</w:t>
      </w:r>
    </w:p>
    <w:p w14:paraId="20AFFA6E" w14:textId="48321AE6" w:rsidR="002B3C32" w:rsidRPr="002B3C32" w:rsidRDefault="002B3C32" w:rsidP="002B3C32">
      <w:pPr>
        <w:rPr>
          <w:rFonts w:ascii="Arial" w:hAnsi="Arial" w:cs="Arial"/>
          <w:lang w:val="en-CA"/>
        </w:rPr>
      </w:pPr>
      <w:r w:rsidRPr="002B3C32">
        <w:rPr>
          <w:rFonts w:ascii="Arial" w:hAnsi="Arial" w:cs="Arial"/>
          <w:lang w:val="en-CA"/>
        </w:rPr>
        <w:t>Yes.</w:t>
      </w:r>
    </w:p>
    <w:p w14:paraId="1A270290" w14:textId="77777777" w:rsidR="002B3C32" w:rsidRPr="002B3C32" w:rsidRDefault="002B3C32" w:rsidP="002B3C32">
      <w:pPr>
        <w:rPr>
          <w:rFonts w:ascii="Arial" w:hAnsi="Arial" w:cs="Arial"/>
          <w:lang w:val="en-CA"/>
        </w:rPr>
      </w:pPr>
      <w:r w:rsidRPr="002B3C32">
        <w:rPr>
          <w:rFonts w:ascii="Arial" w:hAnsi="Arial" w:cs="Arial"/>
          <w:lang w:val="en-CA"/>
        </w:rPr>
        <w:t>The minimal personal information collected supports user authentication, usage accountability, system performance analysis, and audit functions. This ensures traceability and enables an investigatory response in the event of policy breaches or incidents involving sensitive information. These functions are directly aligned with guidance from the Office of the Privacy Commissioner (OPC), which stresses that AI-enabled systems must include accountability and traceability in their design.</w:t>
      </w:r>
    </w:p>
    <w:p w14:paraId="659A156B" w14:textId="77777777" w:rsidR="002B3C32" w:rsidRPr="002B3C32" w:rsidRDefault="002B3C32" w:rsidP="002B3C32">
      <w:pPr>
        <w:rPr>
          <w:rFonts w:ascii="Arial" w:hAnsi="Arial" w:cs="Arial"/>
          <w:lang w:val="en-CA"/>
        </w:rPr>
      </w:pPr>
      <w:r w:rsidRPr="002B3C32">
        <w:rPr>
          <w:rFonts w:ascii="Arial" w:hAnsi="Arial" w:cs="Arial"/>
          <w:lang w:val="en-CA"/>
        </w:rPr>
        <w:t xml:space="preserve">Allowing employees to use personal information they are authorized to handle within EVA Chat has proven effective in shifting work away from unsanctioned, external chatbot platforms. Since launch, over </w:t>
      </w:r>
      <w:r w:rsidRPr="002B3C32">
        <w:rPr>
          <w:rFonts w:ascii="Arial" w:hAnsi="Arial" w:cs="Arial"/>
          <w:b/>
          <w:bCs/>
          <w:lang w:val="en-CA"/>
        </w:rPr>
        <w:t>10,000 employees—more than one quarter of the ESDC workforce—have tried EVA Chat</w:t>
      </w:r>
      <w:r w:rsidRPr="002B3C32">
        <w:rPr>
          <w:rFonts w:ascii="Arial" w:hAnsi="Arial" w:cs="Arial"/>
          <w:lang w:val="en-CA"/>
        </w:rPr>
        <w:t xml:space="preserve"> (in addition to those using Copilot). This uptake demonstrates that EVA Chat is reaching critical mass as a trusted, secure alternative, and is reducing the incentive for staff to risk using uncontrolled AI services.</w:t>
      </w:r>
    </w:p>
    <w:p w14:paraId="6334922B" w14:textId="77777777" w:rsidR="002B3C32" w:rsidRDefault="002B3C32" w:rsidP="002B3C32">
      <w:pPr>
        <w:rPr>
          <w:rFonts w:ascii="Arial" w:hAnsi="Arial" w:cs="Arial"/>
          <w:lang w:val="en-CA"/>
        </w:rPr>
      </w:pPr>
      <w:r w:rsidRPr="002B3C32">
        <w:rPr>
          <w:rFonts w:ascii="Arial" w:hAnsi="Arial" w:cs="Arial"/>
          <w:lang w:val="en-CA"/>
        </w:rPr>
        <w:t>The public benefit is clear: by giving employees an effective, internally governed tool that can process authorized personal information, ESDC reduces the risk of privacy breaches while improving the timeliness and quality of service delivery. This strengthens trust in government operations and protects Canadians’ personal data by ensuring it stays within departmental controls.</w:t>
      </w:r>
    </w:p>
    <w:p w14:paraId="4C6229D9" w14:textId="77777777" w:rsidR="00A26A4F" w:rsidRPr="002B3C32" w:rsidRDefault="00A26A4F" w:rsidP="002B3C32">
      <w:pPr>
        <w:rPr>
          <w:rFonts w:ascii="Arial" w:hAnsi="Arial" w:cs="Arial"/>
          <w:lang w:val="en-CA"/>
        </w:rPr>
      </w:pPr>
    </w:p>
    <w:p w14:paraId="2ECB1163" w14:textId="77777777" w:rsidR="00A24F0F" w:rsidRPr="002A3A34" w:rsidRDefault="00A24F0F" w:rsidP="00A24F0F">
      <w:pPr>
        <w:rPr>
          <w:rFonts w:ascii="Arial" w:hAnsi="Arial" w:cs="Arial"/>
          <w:b/>
          <w:bCs/>
        </w:rPr>
      </w:pPr>
      <w:r w:rsidRPr="002A3A34">
        <w:rPr>
          <w:rFonts w:ascii="Arial" w:hAnsi="Arial" w:cs="Arial"/>
          <w:b/>
          <w:bCs/>
        </w:rPr>
        <w:t>Proportionality</w:t>
      </w:r>
    </w:p>
    <w:p w14:paraId="6AFD9A8E" w14:textId="208BD06A" w:rsidR="006B6151" w:rsidRPr="004057C8" w:rsidRDefault="006B6151">
      <w:pPr>
        <w:rPr>
          <w:rFonts w:ascii="Arial" w:hAnsi="Arial" w:cs="Arial"/>
        </w:rPr>
      </w:pPr>
      <w:r w:rsidRPr="004057C8">
        <w:rPr>
          <w:rFonts w:ascii="Arial" w:hAnsi="Arial" w:cs="Arial"/>
        </w:rPr>
        <w:t>3. Is the privacy intrusion minimal and proportionate to the benefits?</w:t>
      </w:r>
    </w:p>
    <w:p w14:paraId="4E5F96D2" w14:textId="297598D6" w:rsidR="007B6162" w:rsidRPr="007B6162" w:rsidRDefault="007B6162" w:rsidP="007B6162">
      <w:pPr>
        <w:rPr>
          <w:rFonts w:ascii="Arial" w:hAnsi="Arial" w:cs="Arial"/>
          <w:lang w:val="en-CA"/>
        </w:rPr>
      </w:pPr>
      <w:r w:rsidRPr="007B6162">
        <w:rPr>
          <w:rFonts w:ascii="Arial" w:hAnsi="Arial" w:cs="Arial"/>
          <w:lang w:val="en-CA"/>
        </w:rPr>
        <w:t>Yes.</w:t>
      </w:r>
    </w:p>
    <w:p w14:paraId="4429E6E8" w14:textId="75F13CC7" w:rsidR="007B6162" w:rsidRPr="007B6162" w:rsidRDefault="007B6162" w:rsidP="007B6162">
      <w:pPr>
        <w:rPr>
          <w:rFonts w:ascii="Arial" w:hAnsi="Arial" w:cs="Arial"/>
          <w:lang w:val="en-CA"/>
        </w:rPr>
      </w:pPr>
      <w:r w:rsidRPr="007B6162">
        <w:rPr>
          <w:rFonts w:ascii="Arial" w:hAnsi="Arial" w:cs="Arial"/>
          <w:lang w:val="en-CA"/>
        </w:rPr>
        <w:t xml:space="preserve">EVA Chat collects and retains only the personal information needed for core functionality and oversight. Employee-entered </w:t>
      </w:r>
      <w:ins w:id="87" w:author="Hodgson, Rachel R [NC]" w:date="2025-09-23T10:47:00Z" w16du:dateUtc="2025-09-23T14:47:00Z">
        <w:r w:rsidR="00FE18AC">
          <w:rPr>
            <w:rFonts w:ascii="Arial" w:hAnsi="Arial" w:cs="Arial"/>
            <w:lang w:val="en-CA"/>
          </w:rPr>
          <w:t xml:space="preserve">input data </w:t>
        </w:r>
      </w:ins>
      <w:del w:id="88" w:author="Hodgson, Rachel R [NC]" w:date="2025-09-23T10:47:00Z" w16du:dateUtc="2025-09-23T14:47:00Z">
        <w:r w:rsidRPr="007B6162" w:rsidDel="00FE18AC">
          <w:rPr>
            <w:rFonts w:ascii="Arial" w:hAnsi="Arial" w:cs="Arial"/>
            <w:lang w:val="en-CA"/>
          </w:rPr>
          <w:delText xml:space="preserve">content </w:delText>
        </w:r>
      </w:del>
      <w:r w:rsidRPr="007B6162">
        <w:rPr>
          <w:rFonts w:ascii="Arial" w:hAnsi="Arial" w:cs="Arial"/>
          <w:lang w:val="en-CA"/>
        </w:rPr>
        <w:t>is ephemeral (retained for 90 days), access-controlled, and subject to Terms of Use. Chat logs are stored only for security monitoring and compliance purposes, with no automated decision-making or profiling of users.</w:t>
      </w:r>
    </w:p>
    <w:p w14:paraId="168C2C59" w14:textId="77777777" w:rsidR="007B6162" w:rsidRPr="007B6162" w:rsidRDefault="007B6162" w:rsidP="007B6162">
      <w:pPr>
        <w:rPr>
          <w:rFonts w:ascii="Arial" w:hAnsi="Arial" w:cs="Arial"/>
          <w:lang w:val="en-CA"/>
        </w:rPr>
      </w:pPr>
      <w:r w:rsidRPr="007B6162">
        <w:rPr>
          <w:rFonts w:ascii="Arial" w:hAnsi="Arial" w:cs="Arial"/>
          <w:lang w:val="en-CA"/>
        </w:rPr>
        <w:t>Privacy is preserved by:</w:t>
      </w:r>
    </w:p>
    <w:p w14:paraId="1A8E128C" w14:textId="74FF2FA9" w:rsidR="007B6162" w:rsidRPr="007B6162" w:rsidDel="002A7840" w:rsidRDefault="007B6162" w:rsidP="00EB6D0B">
      <w:pPr>
        <w:numPr>
          <w:ilvl w:val="0"/>
          <w:numId w:val="41"/>
        </w:numPr>
        <w:spacing w:after="0"/>
        <w:ind w:left="714" w:hanging="357"/>
        <w:rPr>
          <w:del w:id="89" w:author="Presta, Marco M [NC]" w:date="2025-10-30T16:29:00Z" w16du:dateUtc="2025-10-30T20:29:00Z"/>
          <w:rFonts w:ascii="Arial" w:hAnsi="Arial" w:cs="Arial"/>
          <w:lang w:val="en-CA"/>
        </w:rPr>
      </w:pPr>
      <w:del w:id="90" w:author="Presta, Marco M [NC]" w:date="2025-10-30T16:29:00Z" w16du:dateUtc="2025-10-30T20:29:00Z">
        <w:r w:rsidRPr="007B6162" w:rsidDel="002A7840">
          <w:rPr>
            <w:rFonts w:ascii="Arial" w:hAnsi="Arial" w:cs="Arial"/>
            <w:b/>
            <w:bCs/>
            <w:lang w:val="en-CA"/>
          </w:rPr>
          <w:delText>Prohibiting</w:delText>
        </w:r>
        <w:r w:rsidRPr="007B6162" w:rsidDel="002A7840">
          <w:rPr>
            <w:rFonts w:ascii="Arial" w:hAnsi="Arial" w:cs="Arial"/>
            <w:lang w:val="en-CA"/>
          </w:rPr>
          <w:delText xml:space="preserve"> the input of Protected C, classified, or </w:delText>
        </w:r>
        <w:commentRangeStart w:id="91"/>
        <w:r w:rsidRPr="007B6162" w:rsidDel="002A7840">
          <w:rPr>
            <w:rFonts w:ascii="Arial" w:hAnsi="Arial" w:cs="Arial"/>
            <w:lang w:val="en-CA"/>
          </w:rPr>
          <w:delText>personal</w:delText>
        </w:r>
      </w:del>
      <w:commentRangeEnd w:id="91"/>
      <w:r w:rsidR="00541756" w:rsidRPr="007B6162">
        <w:rPr>
          <w:rStyle w:val="CommentReference"/>
          <w:rFonts w:ascii="Arial" w:hAnsi="Arial" w:cs="Arial"/>
          <w:sz w:val="22"/>
          <w:szCs w:val="22"/>
          <w:lang w:val="en-CA"/>
        </w:rPr>
        <w:commentReference w:id="91"/>
      </w:r>
      <w:del w:id="92" w:author="Presta, Marco M [NC]" w:date="2025-10-30T16:29:00Z" w16du:dateUtc="2025-10-30T20:29:00Z">
        <w:r w:rsidRPr="007B6162" w:rsidDel="002A7840">
          <w:rPr>
            <w:rFonts w:ascii="Arial" w:hAnsi="Arial" w:cs="Arial"/>
            <w:lang w:val="en-CA"/>
          </w:rPr>
          <w:delText xml:space="preserve"> client data.</w:delText>
        </w:r>
      </w:del>
    </w:p>
    <w:p w14:paraId="576A51E2" w14:textId="637B3A8C" w:rsidR="007B6162" w:rsidRPr="007B6162" w:rsidDel="00B52FE5" w:rsidRDefault="00B52FE5" w:rsidP="00EB6D0B">
      <w:pPr>
        <w:numPr>
          <w:ilvl w:val="0"/>
          <w:numId w:val="41"/>
        </w:numPr>
        <w:spacing w:after="0"/>
        <w:ind w:left="714" w:hanging="357"/>
        <w:rPr>
          <w:del w:id="93" w:author="Presta, Marco M [NC]" w:date="2025-10-30T16:30:00Z" w16du:dateUtc="2025-10-30T20:30:00Z"/>
          <w:rFonts w:ascii="Arial" w:hAnsi="Arial" w:cs="Arial"/>
          <w:lang w:val="en-CA"/>
        </w:rPr>
      </w:pPr>
      <w:ins w:id="94" w:author="Presta, Marco M [NC]" w:date="2025-10-30T16:30:00Z" w16du:dateUtc="2025-10-30T20:30:00Z">
        <w:r w:rsidRPr="00B52FE5">
          <w:rPr>
            <w:rFonts w:ascii="Arial" w:hAnsi="Arial" w:cs="Arial"/>
            <w:b/>
            <w:bCs/>
            <w:lang w:val="en-CA"/>
          </w:rPr>
          <w:t xml:space="preserve">Requiring </w:t>
        </w:r>
        <w:r w:rsidRPr="00B52FE5">
          <w:rPr>
            <w:rFonts w:ascii="Arial" w:hAnsi="Arial" w:cs="Arial"/>
            <w:lang w:val="en-CA"/>
            <w:rPrChange w:id="95" w:author="Presta, Marco M [NC]" w:date="2025-10-30T16:30:00Z" w16du:dateUtc="2025-10-30T20:30:00Z">
              <w:rPr>
                <w:rFonts w:ascii="Arial" w:hAnsi="Arial" w:cs="Arial"/>
                <w:b/>
                <w:bCs/>
                <w:lang w:val="en-CA"/>
              </w:rPr>
            </w:rPrChange>
          </w:rPr>
          <w:t>daily acceptance of Terms of Use and adherence to its terms, policies, notices, guidelines and restrictions</w:t>
        </w:r>
        <w:r w:rsidRPr="00B52FE5">
          <w:rPr>
            <w:rFonts w:ascii="Arial" w:hAnsi="Arial" w:cs="Arial"/>
            <w:b/>
            <w:bCs/>
            <w:lang w:val="en-CA"/>
          </w:rPr>
          <w:t>.</w:t>
        </w:r>
      </w:ins>
      <w:del w:id="96" w:author="Presta, Marco M [NC]" w:date="2025-10-30T16:30:00Z" w16du:dateUtc="2025-10-30T20:30:00Z">
        <w:r w:rsidR="007B6162" w:rsidRPr="007B6162" w:rsidDel="00B52FE5">
          <w:rPr>
            <w:rFonts w:ascii="Arial" w:hAnsi="Arial" w:cs="Arial"/>
            <w:b/>
            <w:bCs/>
            <w:lang w:val="en-CA"/>
          </w:rPr>
          <w:delText>Requiring</w:delText>
        </w:r>
        <w:r w:rsidR="007B6162" w:rsidRPr="007B6162" w:rsidDel="00B52FE5">
          <w:rPr>
            <w:rFonts w:ascii="Arial" w:hAnsi="Arial" w:cs="Arial"/>
            <w:lang w:val="en-CA"/>
          </w:rPr>
          <w:delText xml:space="preserve"> daily acceptance of Terms of Use.</w:delText>
        </w:r>
      </w:del>
    </w:p>
    <w:p w14:paraId="24D440D1" w14:textId="77777777" w:rsidR="007B6162" w:rsidRPr="007B6162" w:rsidRDefault="007B6162" w:rsidP="00EB6D0B">
      <w:pPr>
        <w:numPr>
          <w:ilvl w:val="0"/>
          <w:numId w:val="41"/>
        </w:numPr>
        <w:spacing w:after="0"/>
        <w:ind w:left="714" w:hanging="357"/>
        <w:rPr>
          <w:rFonts w:ascii="Arial" w:hAnsi="Arial" w:cs="Arial"/>
          <w:lang w:val="en-CA"/>
        </w:rPr>
      </w:pPr>
      <w:r w:rsidRPr="007B6162">
        <w:rPr>
          <w:rFonts w:ascii="Arial" w:hAnsi="Arial" w:cs="Arial"/>
          <w:b/>
          <w:bCs/>
          <w:lang w:val="en-CA"/>
        </w:rPr>
        <w:t>Providing</w:t>
      </w:r>
      <w:r w:rsidRPr="007B6162">
        <w:rPr>
          <w:rFonts w:ascii="Arial" w:hAnsi="Arial" w:cs="Arial"/>
          <w:lang w:val="en-CA"/>
        </w:rPr>
        <w:t xml:space="preserve"> supplemental training (ETC mandatory training being updated, ETA April 1, 2026).</w:t>
      </w:r>
    </w:p>
    <w:p w14:paraId="7DC7531C" w14:textId="77777777" w:rsidR="007B6162" w:rsidRPr="007B6162" w:rsidRDefault="007B6162" w:rsidP="00A26A4F">
      <w:pPr>
        <w:numPr>
          <w:ilvl w:val="0"/>
          <w:numId w:val="41"/>
        </w:numPr>
        <w:spacing w:after="120"/>
        <w:ind w:left="714" w:hanging="357"/>
        <w:rPr>
          <w:rFonts w:ascii="Arial" w:hAnsi="Arial" w:cs="Arial"/>
          <w:lang w:val="en-CA"/>
        </w:rPr>
      </w:pPr>
      <w:r w:rsidRPr="007B6162">
        <w:rPr>
          <w:rFonts w:ascii="Arial" w:hAnsi="Arial" w:cs="Arial"/>
          <w:b/>
          <w:bCs/>
          <w:lang w:val="en-CA"/>
        </w:rPr>
        <w:t>Restricting</w:t>
      </w:r>
      <w:r w:rsidRPr="007B6162">
        <w:rPr>
          <w:rFonts w:ascii="Arial" w:hAnsi="Arial" w:cs="Arial"/>
          <w:lang w:val="en-CA"/>
        </w:rPr>
        <w:t xml:space="preserve"> log use to compliance and investigation of misuse.</w:t>
      </w:r>
    </w:p>
    <w:p w14:paraId="62CC5A6C" w14:textId="21246D7F" w:rsidR="007B6162" w:rsidRPr="007B6162" w:rsidRDefault="007B6162" w:rsidP="007B6162">
      <w:pPr>
        <w:rPr>
          <w:rFonts w:ascii="Arial" w:hAnsi="Arial" w:cs="Arial"/>
          <w:lang w:val="en-CA"/>
        </w:rPr>
      </w:pPr>
      <w:r w:rsidRPr="007B6162">
        <w:rPr>
          <w:rFonts w:ascii="Arial" w:hAnsi="Arial" w:cs="Arial"/>
          <w:lang w:val="en-CA"/>
        </w:rPr>
        <w:t>While the potential for privacy intrusion exists through user misuse (e.g., entering unapproved PI or attempting to rely on AI outputs for administrative decision-making), safeguards are in place to minimize this risk, and any such misuse would contravene internal policy.</w:t>
      </w:r>
    </w:p>
    <w:p w14:paraId="54B5C7CF" w14:textId="77777777" w:rsidR="007B6162" w:rsidRPr="007B6162" w:rsidRDefault="007B6162" w:rsidP="007B6162">
      <w:pPr>
        <w:rPr>
          <w:rFonts w:ascii="Arial" w:hAnsi="Arial" w:cs="Arial"/>
          <w:lang w:val="en-CA"/>
        </w:rPr>
      </w:pPr>
      <w:r w:rsidRPr="007B6162">
        <w:rPr>
          <w:rFonts w:ascii="Arial" w:hAnsi="Arial" w:cs="Arial"/>
          <w:lang w:val="en-CA"/>
        </w:rPr>
        <w:lastRenderedPageBreak/>
        <w:t xml:space="preserve">When viewed from the client perspective, the allowance for limited PI in EVA Chat is proportionate because it </w:t>
      </w:r>
      <w:r w:rsidRPr="007B6162">
        <w:rPr>
          <w:rFonts w:ascii="Arial" w:hAnsi="Arial" w:cs="Arial"/>
          <w:b/>
          <w:bCs/>
          <w:lang w:val="en-CA"/>
        </w:rPr>
        <w:t>reduces a greater public risk</w:t>
      </w:r>
      <w:r w:rsidRPr="007B6162">
        <w:rPr>
          <w:rFonts w:ascii="Arial" w:hAnsi="Arial" w:cs="Arial"/>
          <w:lang w:val="en-CA"/>
        </w:rPr>
        <w:t>: the likelihood that employees will expose personal data to uncontrolled external chatbots. Enabling authorized use within EVA Chat—with monitoring, safeguards, and auditability—better protects the public interest than forcing employees to work around restrictions.</w:t>
      </w:r>
    </w:p>
    <w:p w14:paraId="4EC4215C" w14:textId="167FFCA2" w:rsidR="006B6151" w:rsidRDefault="006B6151" w:rsidP="00A24F0F">
      <w:pPr>
        <w:rPr>
          <w:rFonts w:ascii="Arial" w:hAnsi="Arial" w:cs="Arial"/>
        </w:rPr>
      </w:pPr>
    </w:p>
    <w:p w14:paraId="4FDDD48A" w14:textId="6E3DAA88" w:rsidR="00A24F0F" w:rsidRPr="002A3A34" w:rsidRDefault="00A24F0F" w:rsidP="00A24F0F">
      <w:pPr>
        <w:rPr>
          <w:rFonts w:ascii="Arial" w:hAnsi="Arial" w:cs="Arial"/>
          <w:b/>
          <w:bCs/>
        </w:rPr>
      </w:pPr>
      <w:r w:rsidRPr="002A3A34">
        <w:rPr>
          <w:rFonts w:ascii="Arial" w:hAnsi="Arial" w:cs="Arial"/>
          <w:b/>
          <w:bCs/>
        </w:rPr>
        <w:t>Minimization</w:t>
      </w:r>
    </w:p>
    <w:p w14:paraId="6A2E9E19" w14:textId="77777777" w:rsidR="00E54DB2" w:rsidRPr="004057C8" w:rsidRDefault="00E54DB2">
      <w:pPr>
        <w:rPr>
          <w:rFonts w:ascii="Arial" w:hAnsi="Arial" w:cs="Arial"/>
        </w:rPr>
      </w:pPr>
      <w:r w:rsidRPr="004057C8">
        <w:rPr>
          <w:rFonts w:ascii="Arial" w:hAnsi="Arial" w:cs="Arial"/>
        </w:rPr>
        <w:t>4. Is there a balance between the benefits of the measure and the impact on privacy rights?</w:t>
      </w:r>
    </w:p>
    <w:p w14:paraId="078EC653" w14:textId="680A2CEF" w:rsidR="00DC6605" w:rsidRDefault="00DC6605">
      <w:pPr>
        <w:rPr>
          <w:rFonts w:ascii="Arial" w:hAnsi="Arial" w:cs="Arial"/>
        </w:rPr>
      </w:pPr>
      <w:r>
        <w:rPr>
          <w:rFonts w:ascii="Arial" w:hAnsi="Arial" w:cs="Arial"/>
        </w:rPr>
        <w:t>Yes</w:t>
      </w:r>
    </w:p>
    <w:p w14:paraId="71B5BFF0" w14:textId="77777777" w:rsidR="00DC6605" w:rsidRPr="00DC6605" w:rsidRDefault="00DC6605" w:rsidP="00DC6605">
      <w:pPr>
        <w:rPr>
          <w:rFonts w:ascii="Arial" w:hAnsi="Arial" w:cs="Arial"/>
          <w:lang w:val="en-CA"/>
        </w:rPr>
      </w:pPr>
      <w:r w:rsidRPr="00DC6605">
        <w:rPr>
          <w:rFonts w:ascii="Arial" w:hAnsi="Arial" w:cs="Arial"/>
          <w:lang w:val="en-CA"/>
        </w:rPr>
        <w:t>The operational benefits of EVA Chat—improving efficiency, reducing workload, and enhancing internal service delivery—outweigh the limited and well-managed privacy impacts. EVA Chat does not replace authoritative program systems or hold official records. Instead, it complements existing systems by providing employees with a secure drafting and productivity aid, reinforced with guardrails and oversight mechanisms.</w:t>
      </w:r>
    </w:p>
    <w:p w14:paraId="6491402A" w14:textId="77777777" w:rsidR="00DC6605" w:rsidRPr="00DC6605" w:rsidRDefault="00DC6605" w:rsidP="00DC6605">
      <w:pPr>
        <w:rPr>
          <w:rFonts w:ascii="Arial" w:hAnsi="Arial" w:cs="Arial"/>
          <w:lang w:val="en-CA"/>
        </w:rPr>
      </w:pPr>
      <w:r w:rsidRPr="00DC6605">
        <w:rPr>
          <w:rFonts w:ascii="Arial" w:hAnsi="Arial" w:cs="Arial"/>
          <w:lang w:val="en-CA"/>
        </w:rPr>
        <w:t>The risk of incidental collection of personal information is addressed through:</w:t>
      </w:r>
    </w:p>
    <w:p w14:paraId="33576D57" w14:textId="77777777" w:rsidR="00DC6605" w:rsidRPr="00DC6605" w:rsidRDefault="00DC6605" w:rsidP="00EB6D0B">
      <w:pPr>
        <w:numPr>
          <w:ilvl w:val="0"/>
          <w:numId w:val="42"/>
        </w:numPr>
        <w:spacing w:after="0"/>
        <w:ind w:left="714" w:hanging="357"/>
        <w:rPr>
          <w:rFonts w:ascii="Arial" w:hAnsi="Arial" w:cs="Arial"/>
          <w:lang w:val="en-CA"/>
        </w:rPr>
      </w:pPr>
      <w:r w:rsidRPr="00DC6605">
        <w:rPr>
          <w:rFonts w:ascii="Arial" w:hAnsi="Arial" w:cs="Arial"/>
          <w:b/>
          <w:bCs/>
          <w:lang w:val="en-CA"/>
        </w:rPr>
        <w:t>User accountability</w:t>
      </w:r>
      <w:r w:rsidRPr="00DC6605">
        <w:rPr>
          <w:rFonts w:ascii="Arial" w:hAnsi="Arial" w:cs="Arial"/>
          <w:lang w:val="en-CA"/>
        </w:rPr>
        <w:t xml:space="preserve"> via daily Terms of Use acceptance.</w:t>
      </w:r>
    </w:p>
    <w:p w14:paraId="3C0A7387" w14:textId="77777777" w:rsidR="00DC6605" w:rsidRPr="00DC6605" w:rsidRDefault="00DC6605" w:rsidP="00EB6D0B">
      <w:pPr>
        <w:numPr>
          <w:ilvl w:val="0"/>
          <w:numId w:val="42"/>
        </w:numPr>
        <w:spacing w:after="0"/>
        <w:ind w:left="714" w:hanging="357"/>
        <w:rPr>
          <w:rFonts w:ascii="Arial" w:hAnsi="Arial" w:cs="Arial"/>
          <w:lang w:val="en-CA"/>
        </w:rPr>
      </w:pPr>
      <w:r w:rsidRPr="00DC6605">
        <w:rPr>
          <w:rFonts w:ascii="Arial" w:hAnsi="Arial" w:cs="Arial"/>
          <w:b/>
          <w:bCs/>
          <w:lang w:val="en-CA"/>
        </w:rPr>
        <w:t>Compliance monitoring</w:t>
      </w:r>
      <w:r w:rsidRPr="00DC6605">
        <w:rPr>
          <w:rFonts w:ascii="Arial" w:hAnsi="Arial" w:cs="Arial"/>
          <w:lang w:val="en-CA"/>
        </w:rPr>
        <w:t xml:space="preserve"> and audit logging.</w:t>
      </w:r>
    </w:p>
    <w:p w14:paraId="77FEE279" w14:textId="77777777" w:rsidR="00DC6605" w:rsidRPr="00DC6605" w:rsidRDefault="00DC6605" w:rsidP="00EB6D0B">
      <w:pPr>
        <w:numPr>
          <w:ilvl w:val="0"/>
          <w:numId w:val="42"/>
        </w:numPr>
        <w:spacing w:after="0"/>
        <w:ind w:left="714" w:hanging="357"/>
        <w:rPr>
          <w:rFonts w:ascii="Arial" w:hAnsi="Arial" w:cs="Arial"/>
          <w:lang w:val="en-CA"/>
        </w:rPr>
      </w:pPr>
      <w:r w:rsidRPr="00DC6605">
        <w:rPr>
          <w:rFonts w:ascii="Arial" w:hAnsi="Arial" w:cs="Arial"/>
          <w:b/>
          <w:bCs/>
          <w:lang w:val="en-CA"/>
        </w:rPr>
        <w:t>Targeted training</w:t>
      </w:r>
      <w:r w:rsidRPr="00DC6605">
        <w:rPr>
          <w:rFonts w:ascii="Arial" w:hAnsi="Arial" w:cs="Arial"/>
          <w:lang w:val="en-CA"/>
        </w:rPr>
        <w:t xml:space="preserve"> (mandatory ETC modules, updated by April 1, 2026) to reinforce what is and is not appropriate for input.</w:t>
      </w:r>
    </w:p>
    <w:p w14:paraId="08433365" w14:textId="77777777" w:rsidR="00DC6605" w:rsidRPr="00DC6605" w:rsidRDefault="00DC6605" w:rsidP="00EB6D0B">
      <w:pPr>
        <w:numPr>
          <w:ilvl w:val="0"/>
          <w:numId w:val="42"/>
        </w:numPr>
        <w:spacing w:after="0"/>
        <w:ind w:left="714" w:hanging="357"/>
        <w:rPr>
          <w:rFonts w:ascii="Arial" w:hAnsi="Arial" w:cs="Arial"/>
          <w:lang w:val="en-CA"/>
        </w:rPr>
      </w:pPr>
      <w:r w:rsidRPr="00DC6605">
        <w:rPr>
          <w:rFonts w:ascii="Arial" w:hAnsi="Arial" w:cs="Arial"/>
          <w:b/>
          <w:bCs/>
          <w:lang w:val="en-CA"/>
        </w:rPr>
        <w:t>Governance alignment</w:t>
      </w:r>
      <w:r w:rsidRPr="00DC6605">
        <w:rPr>
          <w:rFonts w:ascii="Arial" w:hAnsi="Arial" w:cs="Arial"/>
          <w:lang w:val="en-CA"/>
        </w:rPr>
        <w:t xml:space="preserve"> with evolving TBS and OPC guidance, supported by updated PIBs and privacy audits.</w:t>
      </w:r>
    </w:p>
    <w:p w14:paraId="4E8B5A53" w14:textId="77777777" w:rsidR="00DC6605" w:rsidRDefault="00DC6605" w:rsidP="00DC6605">
      <w:pPr>
        <w:rPr>
          <w:rFonts w:ascii="Arial" w:hAnsi="Arial" w:cs="Arial"/>
          <w:b/>
          <w:bCs/>
          <w:lang w:val="en-CA"/>
        </w:rPr>
      </w:pPr>
    </w:p>
    <w:p w14:paraId="151771DA" w14:textId="3873D3A6" w:rsidR="00DC6605" w:rsidRPr="00DC6605" w:rsidRDefault="00DC6605" w:rsidP="00DC6605">
      <w:pPr>
        <w:rPr>
          <w:rFonts w:ascii="Arial" w:hAnsi="Arial" w:cs="Arial"/>
          <w:lang w:val="en-CA"/>
        </w:rPr>
      </w:pPr>
      <w:r w:rsidRPr="00DC6605">
        <w:rPr>
          <w:rFonts w:ascii="Arial" w:hAnsi="Arial" w:cs="Arial"/>
          <w:b/>
          <w:bCs/>
          <w:lang w:val="en-CA"/>
        </w:rPr>
        <w:t>Alternatives considered:</w:t>
      </w:r>
    </w:p>
    <w:p w14:paraId="3F776899" w14:textId="77777777" w:rsidR="00DC6605" w:rsidRPr="00DC6605" w:rsidRDefault="00DC6605" w:rsidP="00EB6D0B">
      <w:pPr>
        <w:numPr>
          <w:ilvl w:val="0"/>
          <w:numId w:val="43"/>
        </w:numPr>
        <w:spacing w:after="0"/>
        <w:ind w:left="714" w:hanging="357"/>
        <w:rPr>
          <w:rFonts w:ascii="Arial" w:hAnsi="Arial" w:cs="Arial"/>
          <w:lang w:val="en-CA"/>
        </w:rPr>
      </w:pPr>
      <w:r w:rsidRPr="00DC6605">
        <w:rPr>
          <w:rFonts w:ascii="Arial" w:hAnsi="Arial" w:cs="Arial"/>
          <w:b/>
          <w:bCs/>
          <w:lang w:val="en-CA"/>
        </w:rPr>
        <w:t>Prohibiting personal information entirely.</w:t>
      </w:r>
      <w:r w:rsidRPr="00DC6605">
        <w:rPr>
          <w:rFonts w:ascii="Arial" w:hAnsi="Arial" w:cs="Arial"/>
          <w:lang w:val="en-CA"/>
        </w:rPr>
        <w:t xml:space="preserve"> This was rejected because it would make EVA Chat ineffective for real ESDC program tasks, leading employees to either bypass the tool or turn to external chatbots without safeguards.</w:t>
      </w:r>
    </w:p>
    <w:p w14:paraId="62F49C75" w14:textId="77777777" w:rsidR="00DC6605" w:rsidRPr="00DC6605" w:rsidRDefault="00DC6605" w:rsidP="00EB6D0B">
      <w:pPr>
        <w:numPr>
          <w:ilvl w:val="0"/>
          <w:numId w:val="43"/>
        </w:numPr>
        <w:spacing w:after="0"/>
        <w:ind w:left="714" w:hanging="357"/>
        <w:rPr>
          <w:rFonts w:ascii="Arial" w:hAnsi="Arial" w:cs="Arial"/>
          <w:lang w:val="en-CA"/>
        </w:rPr>
      </w:pPr>
      <w:r w:rsidRPr="00DC6605">
        <w:rPr>
          <w:rFonts w:ascii="Arial" w:hAnsi="Arial" w:cs="Arial"/>
          <w:b/>
          <w:bCs/>
          <w:lang w:val="en-CA"/>
        </w:rPr>
        <w:t>Restricting use only to dedicated “EVA Domains.”</w:t>
      </w:r>
      <w:r w:rsidRPr="00DC6605">
        <w:rPr>
          <w:rFonts w:ascii="Arial" w:hAnsi="Arial" w:cs="Arial"/>
          <w:lang w:val="en-CA"/>
        </w:rPr>
        <w:t xml:space="preserve"> While EVA Domains support specific program use cases, employees require a general productivity assistant across diverse tasks. EVA Chat allows this in a secure, controlled environment, minimizing risk.</w:t>
      </w:r>
    </w:p>
    <w:p w14:paraId="6FAF2522" w14:textId="77777777" w:rsidR="00DC6605" w:rsidRDefault="00DC6605" w:rsidP="00DC6605">
      <w:pPr>
        <w:rPr>
          <w:rFonts w:ascii="Arial" w:hAnsi="Arial" w:cs="Arial"/>
          <w:lang w:val="en-CA"/>
        </w:rPr>
      </w:pPr>
    </w:p>
    <w:p w14:paraId="5D231D67" w14:textId="59C4D869" w:rsidR="00DC6605" w:rsidRPr="00DC6605" w:rsidRDefault="00DC6605" w:rsidP="00DC6605">
      <w:pPr>
        <w:rPr>
          <w:rFonts w:ascii="Arial" w:hAnsi="Arial" w:cs="Arial"/>
          <w:lang w:val="en-CA"/>
        </w:rPr>
      </w:pPr>
      <w:r w:rsidRPr="00DC6605">
        <w:rPr>
          <w:rFonts w:ascii="Arial" w:hAnsi="Arial" w:cs="Arial"/>
          <w:lang w:val="en-CA"/>
        </w:rPr>
        <w:t xml:space="preserve">When compared to the alternative of employees using uncontrolled external AI services, the use of personal information within EVA Chat is clearly the </w:t>
      </w:r>
      <w:r w:rsidRPr="00DC6605">
        <w:rPr>
          <w:rFonts w:ascii="Arial" w:hAnsi="Arial" w:cs="Arial"/>
          <w:b/>
          <w:bCs/>
          <w:lang w:val="en-CA"/>
        </w:rPr>
        <w:t>least intrusive option</w:t>
      </w:r>
      <w:r w:rsidRPr="00DC6605">
        <w:rPr>
          <w:rFonts w:ascii="Arial" w:hAnsi="Arial" w:cs="Arial"/>
          <w:lang w:val="en-CA"/>
        </w:rPr>
        <w:t>. Programs use only the information they are already authorized to handle, within an internal tool that is monitored, auditable, and governed.</w:t>
      </w:r>
    </w:p>
    <w:p w14:paraId="68D8A57B" w14:textId="77777777" w:rsidR="00DC6605" w:rsidRPr="004057C8" w:rsidRDefault="00DC6605">
      <w:pPr>
        <w:rPr>
          <w:rFonts w:ascii="Arial" w:hAnsi="Arial" w:cs="Arial"/>
        </w:rPr>
      </w:pPr>
    </w:p>
    <w:p w14:paraId="01903686" w14:textId="77777777" w:rsidR="004C1FC8" w:rsidRPr="002A3A34" w:rsidRDefault="004C1FC8" w:rsidP="00A24F0F">
      <w:pPr>
        <w:rPr>
          <w:rFonts w:ascii="Arial" w:hAnsi="Arial" w:cs="Arial"/>
          <w:b/>
          <w:bCs/>
        </w:rPr>
      </w:pPr>
    </w:p>
    <w:p w14:paraId="6D960B62" w14:textId="48A216F8" w:rsidR="00A57BD1" w:rsidRDefault="15D2AF63" w:rsidP="00561B97">
      <w:pPr>
        <w:pStyle w:val="Heading3"/>
        <w:rPr>
          <w:rFonts w:ascii="Arial" w:hAnsi="Arial" w:cs="Arial"/>
          <w:lang w:eastAsia="en-CA"/>
        </w:rPr>
      </w:pPr>
      <w:bookmarkStart w:id="97" w:name="_Toc207796735"/>
      <w:r w:rsidRPr="15D1DD99">
        <w:rPr>
          <w:rFonts w:ascii="Arial" w:hAnsi="Arial" w:cs="Arial"/>
          <w:lang w:eastAsia="en-CA"/>
        </w:rPr>
        <w:lastRenderedPageBreak/>
        <w:t>Section C</w:t>
      </w:r>
      <w:r w:rsidR="00BC6EBC">
        <w:rPr>
          <w:rFonts w:ascii="Arial" w:hAnsi="Arial" w:cs="Arial"/>
          <w:lang w:eastAsia="en-CA"/>
        </w:rPr>
        <w:t>.1 – Privacy Principles</w:t>
      </w:r>
      <w:bookmarkEnd w:id="97"/>
    </w:p>
    <w:p w14:paraId="1C2B04DF" w14:textId="42DD670E" w:rsidR="007F2DCB" w:rsidRPr="00684F08" w:rsidRDefault="007F2DCB" w:rsidP="00561B97">
      <w:pPr>
        <w:pStyle w:val="Heading4"/>
        <w:rPr>
          <w:rFonts w:ascii="Arial" w:hAnsi="Arial" w:cs="Arial"/>
        </w:rPr>
      </w:pPr>
      <w:bookmarkStart w:id="98" w:name="_Toc181179917"/>
      <w:r w:rsidRPr="00684F08">
        <w:rPr>
          <w:rFonts w:ascii="Arial" w:hAnsi="Arial" w:cs="Arial"/>
        </w:rPr>
        <w:t>1. Accountability</w:t>
      </w:r>
      <w:bookmarkEnd w:id="98"/>
    </w:p>
    <w:p w14:paraId="0F7FCCC2" w14:textId="77777777" w:rsidR="00A57BD1" w:rsidRPr="0006246C" w:rsidRDefault="00A57BD1" w:rsidP="00561B97">
      <w:pPr>
        <w:rPr>
          <w:rFonts w:ascii="Arial" w:hAnsi="Arial" w:cs="Arial"/>
          <w:i/>
        </w:rPr>
      </w:pPr>
      <w:r w:rsidRPr="00A57BD1">
        <w:rPr>
          <w:rFonts w:ascii="Arial" w:hAnsi="Arial" w:cs="Arial"/>
          <w:i/>
        </w:rPr>
        <w:t>A government institution is responsible for personal information under its control and shall designate an individual or individuals who are accountable for the organization's compliance with privacy legislative and policy requirements. A government institution is also responsible for personal information under its control that is transferred to a third party.</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1"/>
        <w:gridCol w:w="1135"/>
        <w:gridCol w:w="6095"/>
        <w:gridCol w:w="6665"/>
      </w:tblGrid>
      <w:tr w:rsidR="007F2DCB" w:rsidRPr="00012965" w14:paraId="6C706716" w14:textId="77777777" w:rsidTr="017ACD20">
        <w:trPr>
          <w:trHeight w:val="516"/>
          <w:tblHeader/>
        </w:trPr>
        <w:tc>
          <w:tcPr>
            <w:tcW w:w="1047" w:type="pct"/>
            <w:shd w:val="clear" w:color="auto" w:fill="F2F2F2" w:themeFill="background1" w:themeFillShade="F2"/>
            <w:vAlign w:val="center"/>
          </w:tcPr>
          <w:p w14:paraId="39669C4E" w14:textId="77777777" w:rsidR="007F2DCB" w:rsidRPr="00CD18D4" w:rsidRDefault="007F2DCB" w:rsidP="00561B97">
            <w:pPr>
              <w:spacing w:after="200" w:line="240" w:lineRule="auto"/>
              <w:rPr>
                <w:rFonts w:ascii="Arial" w:hAnsi="Arial" w:cs="Arial"/>
                <w:b/>
                <w:szCs w:val="24"/>
                <w:lang w:val="en-CA"/>
              </w:rPr>
            </w:pPr>
            <w:r w:rsidRPr="00CD18D4">
              <w:rPr>
                <w:rFonts w:ascii="Arial" w:hAnsi="Arial" w:cs="Arial"/>
                <w:b/>
                <w:szCs w:val="24"/>
                <w:lang w:val="en-CA"/>
              </w:rPr>
              <w:t>Question</w:t>
            </w:r>
          </w:p>
        </w:tc>
        <w:tc>
          <w:tcPr>
            <w:tcW w:w="323" w:type="pct"/>
            <w:shd w:val="clear" w:color="auto" w:fill="F2F2F2" w:themeFill="background1" w:themeFillShade="F2"/>
            <w:vAlign w:val="center"/>
          </w:tcPr>
          <w:p w14:paraId="30872624" w14:textId="77777777" w:rsidR="007F2DCB" w:rsidRPr="00CD18D4" w:rsidRDefault="007F2DCB" w:rsidP="00561B97">
            <w:pPr>
              <w:spacing w:after="200" w:line="240" w:lineRule="auto"/>
              <w:rPr>
                <w:rFonts w:ascii="Arial" w:hAnsi="Arial" w:cs="Arial"/>
                <w:b/>
                <w:bCs/>
                <w:lang w:val="en-CA"/>
              </w:rPr>
            </w:pPr>
            <w:r w:rsidRPr="00CD18D4">
              <w:rPr>
                <w:rFonts w:ascii="Arial" w:hAnsi="Arial" w:cs="Arial"/>
                <w:b/>
                <w:bCs/>
                <w:lang w:val="en-CA"/>
              </w:rPr>
              <w:t>Answer</w:t>
            </w:r>
          </w:p>
        </w:tc>
        <w:tc>
          <w:tcPr>
            <w:tcW w:w="1734" w:type="pct"/>
            <w:shd w:val="clear" w:color="auto" w:fill="F2F2F2" w:themeFill="background1" w:themeFillShade="F2"/>
            <w:vAlign w:val="center"/>
          </w:tcPr>
          <w:p w14:paraId="4BCF09B2" w14:textId="77777777" w:rsidR="007F2DCB" w:rsidRPr="00CD18D4" w:rsidRDefault="007F2DCB" w:rsidP="00561B97">
            <w:pPr>
              <w:spacing w:after="200" w:line="240" w:lineRule="auto"/>
              <w:rPr>
                <w:rFonts w:ascii="Arial" w:hAnsi="Arial" w:cs="Arial"/>
                <w:b/>
                <w:bCs/>
                <w:lang w:val="en-CA"/>
              </w:rPr>
            </w:pPr>
            <w:r w:rsidRPr="00CD18D4">
              <w:rPr>
                <w:rFonts w:ascii="Arial" w:hAnsi="Arial" w:cs="Arial"/>
                <w:b/>
                <w:bCs/>
                <w:lang w:val="en-CA"/>
              </w:rPr>
              <w:t>Justification (if necessary)</w:t>
            </w:r>
          </w:p>
        </w:tc>
        <w:tc>
          <w:tcPr>
            <w:tcW w:w="1896" w:type="pct"/>
            <w:shd w:val="clear" w:color="auto" w:fill="F2F2F2" w:themeFill="background1" w:themeFillShade="F2"/>
            <w:vAlign w:val="center"/>
          </w:tcPr>
          <w:p w14:paraId="60B3CA9A" w14:textId="77777777" w:rsidR="007F2DCB" w:rsidRPr="00CD18D4" w:rsidRDefault="007F2DCB" w:rsidP="00561B97">
            <w:pPr>
              <w:spacing w:after="200" w:line="240" w:lineRule="auto"/>
              <w:rPr>
                <w:rFonts w:ascii="Arial" w:hAnsi="Arial" w:cs="Arial"/>
                <w:b/>
                <w:bCs/>
                <w:lang w:val="en-CA"/>
              </w:rPr>
            </w:pPr>
            <w:r w:rsidRPr="00CD18D4">
              <w:rPr>
                <w:rFonts w:ascii="Arial" w:hAnsi="Arial" w:cs="Arial"/>
                <w:b/>
                <w:bCs/>
                <w:lang w:val="en-CA"/>
              </w:rPr>
              <w:t>Risk or compliance issue (to be completed by privacy officials on receipt)</w:t>
            </w:r>
          </w:p>
        </w:tc>
      </w:tr>
      <w:tr w:rsidR="00896189" w:rsidRPr="00012965" w14:paraId="22703D1C" w14:textId="77777777" w:rsidTr="017ACD20">
        <w:trPr>
          <w:trHeight w:val="2038"/>
        </w:trPr>
        <w:tc>
          <w:tcPr>
            <w:tcW w:w="1047" w:type="pct"/>
          </w:tcPr>
          <w:p w14:paraId="2E087200" w14:textId="14FCC393" w:rsidR="00896189" w:rsidRPr="062BCBB7" w:rsidRDefault="00896189" w:rsidP="00DF49EE">
            <w:pPr>
              <w:pStyle w:val="ListParagraph"/>
              <w:numPr>
                <w:ilvl w:val="0"/>
                <w:numId w:val="9"/>
              </w:numPr>
              <w:spacing w:after="200" w:line="240" w:lineRule="auto"/>
              <w:rPr>
                <w:rFonts w:ascii="Arial" w:hAnsi="Arial" w:cs="Arial"/>
              </w:rPr>
            </w:pPr>
            <w:r>
              <w:rPr>
                <w:rFonts w:ascii="Arial" w:hAnsi="Arial" w:cs="Arial"/>
              </w:rPr>
              <w:t xml:space="preserve">Have you documented who within ESDC </w:t>
            </w:r>
            <w:r w:rsidR="00AD57DE">
              <w:rPr>
                <w:rFonts w:ascii="Arial" w:hAnsi="Arial" w:cs="Arial"/>
              </w:rPr>
              <w:t xml:space="preserve">(senior officials) </w:t>
            </w:r>
            <w:r w:rsidR="00CF1181">
              <w:rPr>
                <w:rFonts w:ascii="Arial" w:hAnsi="Arial" w:cs="Arial"/>
              </w:rPr>
              <w:t>is</w:t>
            </w:r>
            <w:r w:rsidR="00AD57DE">
              <w:rPr>
                <w:rFonts w:ascii="Arial" w:hAnsi="Arial" w:cs="Arial"/>
              </w:rPr>
              <w:t>/are</w:t>
            </w:r>
            <w:r w:rsidR="00CF1181">
              <w:rPr>
                <w:rFonts w:ascii="Arial" w:hAnsi="Arial" w:cs="Arial"/>
              </w:rPr>
              <w:t xml:space="preserve"> ultimately accountable for the proper use of the tool?  </w:t>
            </w:r>
          </w:p>
        </w:tc>
        <w:tc>
          <w:tcPr>
            <w:tcW w:w="323" w:type="pct"/>
          </w:tcPr>
          <w:p w14:paraId="150A3648" w14:textId="78B2E663" w:rsidR="00896189" w:rsidRDefault="00240BFE" w:rsidP="00561B97">
            <w:pPr>
              <w:spacing w:after="200" w:line="240" w:lineRule="auto"/>
              <w:rPr>
                <w:rFonts w:ascii="Arial" w:hAnsi="Arial" w:cs="Arial"/>
                <w:lang w:val="en-CA"/>
              </w:rPr>
            </w:pPr>
            <w:r>
              <w:rPr>
                <w:rFonts w:ascii="Arial" w:hAnsi="Arial" w:cs="Arial"/>
                <w:lang w:val="en-CA"/>
              </w:rPr>
              <w:t>Yes</w:t>
            </w:r>
          </w:p>
        </w:tc>
        <w:tc>
          <w:tcPr>
            <w:tcW w:w="1734" w:type="pct"/>
          </w:tcPr>
          <w:p w14:paraId="0233701C" w14:textId="77777777" w:rsidR="002F4EEC" w:rsidRPr="00B01CC0" w:rsidRDefault="002F4EEC">
            <w:pPr>
              <w:spacing w:after="200"/>
              <w:rPr>
                <w:rFonts w:ascii="Arial" w:eastAsia="Calibri" w:hAnsi="Arial" w:cs="Arial"/>
              </w:rPr>
            </w:pPr>
            <w:r w:rsidRPr="00112B68">
              <w:rPr>
                <w:rFonts w:ascii="Arial" w:eastAsia="Calibri" w:hAnsi="Arial" w:cs="Arial"/>
                <w:lang w:val="en-CA"/>
              </w:rPr>
              <w:t>The accountability for the proper use of EVA Chat is shared across multiple senior officials depending on their roles and responsibilities</w:t>
            </w:r>
            <w:r>
              <w:rPr>
                <w:rFonts w:ascii="Arial" w:eastAsia="Calibri" w:hAnsi="Arial" w:cs="Arial"/>
                <w:lang w:val="en-CA"/>
              </w:rPr>
              <w:t xml:space="preserve">. </w:t>
            </w:r>
            <w:r w:rsidRPr="00B01CC0">
              <w:rPr>
                <w:rFonts w:ascii="Arial" w:eastAsia="Calibri" w:hAnsi="Arial" w:cs="Arial"/>
              </w:rPr>
              <w:t xml:space="preserve">From a </w:t>
            </w:r>
            <w:r w:rsidRPr="00B01CC0">
              <w:rPr>
                <w:rFonts w:ascii="Arial" w:eastAsia="Calibri" w:hAnsi="Arial" w:cs="Arial"/>
                <w:b/>
                <w:bCs/>
              </w:rPr>
              <w:t>program governance perspective</w:t>
            </w:r>
            <w:r w:rsidRPr="00B01CC0">
              <w:rPr>
                <w:rFonts w:ascii="Arial" w:eastAsia="Calibri" w:hAnsi="Arial" w:cs="Arial"/>
              </w:rPr>
              <w:t xml:space="preserve">, each </w:t>
            </w:r>
            <w:r w:rsidRPr="00B01CC0">
              <w:rPr>
                <w:rFonts w:ascii="Arial" w:eastAsia="Calibri" w:hAnsi="Arial" w:cs="Arial"/>
                <w:b/>
                <w:bCs/>
              </w:rPr>
              <w:t>Assistant Deputy Minister (ADM)</w:t>
            </w:r>
            <w:r w:rsidRPr="00B01CC0">
              <w:rPr>
                <w:rFonts w:ascii="Arial" w:eastAsia="Calibri" w:hAnsi="Arial" w:cs="Arial"/>
              </w:rPr>
              <w:t xml:space="preserve"> or </w:t>
            </w:r>
            <w:r w:rsidRPr="00B01CC0">
              <w:rPr>
                <w:rFonts w:ascii="Arial" w:eastAsia="Calibri" w:hAnsi="Arial" w:cs="Arial"/>
                <w:b/>
                <w:bCs/>
              </w:rPr>
              <w:t>Program Authority</w:t>
            </w:r>
            <w:r w:rsidRPr="00B01CC0">
              <w:rPr>
                <w:rFonts w:ascii="Arial" w:eastAsia="Calibri" w:hAnsi="Arial" w:cs="Arial"/>
              </w:rPr>
              <w:t xml:space="preserve"> is ultimately accountable for ensuring that employees under their authority use EVA Chat in a manner that respects the privacy and security requirements of their respective programs. This includes ensuring that any personal information used within EVA Chat aligns with the legal authority for its collection and use, and that users understand and follow ESDC’s policies.</w:t>
            </w:r>
          </w:p>
          <w:p w14:paraId="0A609CFF" w14:textId="77777777" w:rsidR="002F4EEC" w:rsidRPr="00B01CC0" w:rsidRDefault="002F4EEC">
            <w:pPr>
              <w:spacing w:after="200" w:line="240" w:lineRule="auto"/>
              <w:rPr>
                <w:rFonts w:ascii="Arial" w:eastAsia="Calibri" w:hAnsi="Arial" w:cs="Arial"/>
                <w:lang w:val="en-CA"/>
              </w:rPr>
            </w:pPr>
            <w:r w:rsidRPr="00B01CC0">
              <w:rPr>
                <w:rFonts w:ascii="Arial" w:eastAsia="Calibri" w:hAnsi="Arial" w:cs="Arial"/>
                <w:lang w:val="en-CA"/>
              </w:rPr>
              <w:t xml:space="preserve">From a </w:t>
            </w:r>
            <w:r w:rsidRPr="00B01CC0">
              <w:rPr>
                <w:rFonts w:ascii="Arial" w:eastAsia="Calibri" w:hAnsi="Arial" w:cs="Arial"/>
                <w:b/>
                <w:bCs/>
                <w:lang w:val="en-CA"/>
              </w:rPr>
              <w:t>technical and operational perspective</w:t>
            </w:r>
            <w:r w:rsidRPr="00B01CC0">
              <w:rPr>
                <w:rFonts w:ascii="Arial" w:eastAsia="Calibri" w:hAnsi="Arial" w:cs="Arial"/>
                <w:lang w:val="en-CA"/>
              </w:rPr>
              <w:t xml:space="preserve">, the </w:t>
            </w:r>
            <w:r w:rsidRPr="00B01CC0">
              <w:rPr>
                <w:rFonts w:ascii="Arial" w:eastAsia="Calibri" w:hAnsi="Arial" w:cs="Arial"/>
                <w:b/>
                <w:bCs/>
                <w:lang w:val="en-CA"/>
              </w:rPr>
              <w:t>Chief Information Officer (CIO)</w:t>
            </w:r>
            <w:r w:rsidRPr="00B01CC0">
              <w:rPr>
                <w:rFonts w:ascii="Arial" w:eastAsia="Calibri" w:hAnsi="Arial" w:cs="Arial"/>
                <w:lang w:val="en-CA"/>
              </w:rPr>
              <w:t xml:space="preserve"> is accountable for ensuring that the EVA Chat system is developed and deployed in accordance with privacy laws, departmental policies, and guidance from the Treasury Board Secretariat and Office of the Privacy Commissioner. The CIO is responsible for ensuring the system supports auditability, logging, and oversight capabilities to monitor privacy compliance and respond to incidents.</w:t>
            </w:r>
          </w:p>
          <w:p w14:paraId="3773864E" w14:textId="77777777" w:rsidR="002F4EEC" w:rsidRPr="00B01CC0" w:rsidRDefault="002F4EEC">
            <w:pPr>
              <w:spacing w:after="200" w:line="240" w:lineRule="auto"/>
              <w:rPr>
                <w:rFonts w:ascii="Arial" w:eastAsia="Calibri" w:hAnsi="Arial" w:cs="Arial"/>
                <w:lang w:val="en-CA"/>
              </w:rPr>
            </w:pPr>
            <w:r w:rsidRPr="00B01CC0">
              <w:rPr>
                <w:rFonts w:ascii="Arial" w:eastAsia="Calibri" w:hAnsi="Arial" w:cs="Arial"/>
                <w:lang w:val="en-CA"/>
              </w:rPr>
              <w:t xml:space="preserve">Within the CIO organization, the </w:t>
            </w:r>
            <w:r w:rsidRPr="00B01CC0">
              <w:rPr>
                <w:rFonts w:ascii="Arial" w:eastAsia="Calibri" w:hAnsi="Arial" w:cs="Arial"/>
                <w:b/>
                <w:bCs/>
                <w:lang w:val="en-CA"/>
              </w:rPr>
              <w:t>Director of the Artificial Intelligence Centre of Enablement (AI CoE)</w:t>
            </w:r>
            <w:r w:rsidRPr="00B01CC0">
              <w:rPr>
                <w:rFonts w:ascii="Arial" w:eastAsia="Calibri" w:hAnsi="Arial" w:cs="Arial"/>
                <w:lang w:val="en-CA"/>
              </w:rPr>
              <w:t xml:space="preserve"> is responsible for the day-to-day oversight of EVA Chat’s </w:t>
            </w:r>
            <w:r w:rsidRPr="00B01CC0">
              <w:rPr>
                <w:rFonts w:ascii="Arial" w:eastAsia="Calibri" w:hAnsi="Arial" w:cs="Arial"/>
                <w:lang w:val="en-CA"/>
              </w:rPr>
              <w:lastRenderedPageBreak/>
              <w:t>development, configuration, and support, including the implementation of privacy-related controls and user training.</w:t>
            </w:r>
          </w:p>
          <w:p w14:paraId="43D12692" w14:textId="6A3AEB31" w:rsidR="00896189" w:rsidRPr="00C965E0" w:rsidRDefault="00B37744" w:rsidP="44A32A20">
            <w:pPr>
              <w:spacing w:after="200" w:line="240" w:lineRule="auto"/>
              <w:rPr>
                <w:rFonts w:ascii="Arial" w:eastAsia="Calibri" w:hAnsi="Arial" w:cs="Arial"/>
                <w:lang w:val="en-CA"/>
              </w:rPr>
            </w:pPr>
            <w:r w:rsidRPr="00B01CC0">
              <w:rPr>
                <w:rFonts w:ascii="Arial" w:eastAsia="Calibri" w:hAnsi="Arial" w:cs="Arial"/>
                <w:lang w:val="en-CA"/>
              </w:rPr>
              <w:t xml:space="preserve">This layered accountability model aligns with Section 4.1 and 4.2 of the </w:t>
            </w:r>
            <w:r w:rsidRPr="00EB6D0B">
              <w:rPr>
                <w:rFonts w:ascii="Arial" w:eastAsia="Calibri" w:hAnsi="Arial" w:cs="Arial"/>
                <w:b/>
                <w:bCs/>
                <w:i/>
                <w:iCs/>
                <w:lang w:val="en-CA"/>
              </w:rPr>
              <w:t>Directive on Privacy Practices</w:t>
            </w:r>
            <w:r w:rsidRPr="00B01CC0">
              <w:rPr>
                <w:rFonts w:ascii="Arial" w:eastAsia="Calibri" w:hAnsi="Arial" w:cs="Arial"/>
                <w:lang w:val="en-CA"/>
              </w:rPr>
              <w:t>, which requires Deputy Heads and senior officials to ensure that programs and services using personal information meet privacy requirements, and that mechanisms for training, oversight, and incident response are in place. In the context of EVA Chat, users are made aware of their individual responsibilities through the Terms of Use and privacy training, but ultimate accountability resides with senior program and IT officials as described above.</w:t>
            </w:r>
          </w:p>
        </w:tc>
        <w:tc>
          <w:tcPr>
            <w:tcW w:w="1896" w:type="pct"/>
          </w:tcPr>
          <w:p w14:paraId="52301C30" w14:textId="77777777" w:rsidR="000D73B8" w:rsidRDefault="000D73B8" w:rsidP="000D73B8">
            <w:pPr>
              <w:pStyle w:val="ListParagraph"/>
              <w:spacing w:after="200" w:line="240" w:lineRule="auto"/>
              <w:ind w:left="34"/>
              <w:rPr>
                <w:lang w:val="en-US"/>
              </w:rPr>
            </w:pPr>
            <w:r>
              <w:rPr>
                <w:rFonts w:ascii="Arial" w:hAnsi="Arial" w:cs="Arial"/>
                <w:lang w:val="en-US"/>
              </w:rPr>
              <w:lastRenderedPageBreak/>
              <w:t xml:space="preserve">As accountability for the use of personal information in the EVA solution lies with the user, and executives and senior officials who have legal authority and bear ultimate accountability for their program or activity’s use of personal information, it is essential that all users and officials receive verified, mandatory training to adequately inform them of their responsibilities when using personal information in EVA Chat. </w:t>
            </w:r>
          </w:p>
          <w:p w14:paraId="1AB64EE2" w14:textId="77777777" w:rsidR="000D73B8" w:rsidRDefault="000D73B8" w:rsidP="000D73B8">
            <w:pPr>
              <w:pStyle w:val="ListParagraph"/>
              <w:spacing w:after="200" w:line="240" w:lineRule="auto"/>
              <w:ind w:left="34"/>
              <w:rPr>
                <w:lang w:val="en-US"/>
              </w:rPr>
            </w:pPr>
          </w:p>
          <w:p w14:paraId="5EFCE7BA" w14:textId="77777777" w:rsidR="000D73B8" w:rsidRDefault="000D73B8" w:rsidP="000D73B8">
            <w:pPr>
              <w:pStyle w:val="ListParagraph"/>
              <w:spacing w:after="200" w:line="240" w:lineRule="auto"/>
              <w:ind w:left="34"/>
              <w:rPr>
                <w:rFonts w:ascii="Arial" w:hAnsi="Arial" w:cs="Arial"/>
                <w:lang w:val="en-US"/>
              </w:rPr>
            </w:pPr>
            <w:r>
              <w:rPr>
                <w:rFonts w:ascii="Arial" w:hAnsi="Arial" w:cs="Arial"/>
                <w:lang w:val="en-US"/>
              </w:rPr>
              <w:t xml:space="preserve">There is a risk to privacy that mandatory training has not yet been implemented for EVA Chat. Users are currently able to access EVA Chat without completing training, therefore, they may not understand all responsibilities and limitations to their use of personal information in the tool. </w:t>
            </w:r>
          </w:p>
          <w:p w14:paraId="2752AA2E" w14:textId="77777777" w:rsidR="000D73B8" w:rsidRDefault="000D73B8" w:rsidP="000D73B8">
            <w:pPr>
              <w:pStyle w:val="ListParagraph"/>
              <w:spacing w:after="200" w:line="240" w:lineRule="auto"/>
              <w:ind w:left="34"/>
              <w:rPr>
                <w:rFonts w:ascii="Arial" w:hAnsi="Arial" w:cs="Arial"/>
                <w:lang w:val="en-US"/>
              </w:rPr>
            </w:pPr>
          </w:p>
          <w:p w14:paraId="295777DC" w14:textId="09AF1C7F" w:rsidR="000D73B8" w:rsidRDefault="000D73B8" w:rsidP="000D73B8">
            <w:pPr>
              <w:pStyle w:val="ListParagraph"/>
              <w:spacing w:after="200" w:line="240" w:lineRule="auto"/>
              <w:ind w:left="34"/>
              <w:rPr>
                <w:rFonts w:ascii="Arial" w:hAnsi="Arial" w:cs="Arial"/>
                <w:lang w:val="en-US"/>
              </w:rPr>
            </w:pPr>
            <w:r>
              <w:rPr>
                <w:rFonts w:ascii="Arial" w:hAnsi="Arial" w:cs="Arial"/>
                <w:lang w:val="en-US"/>
              </w:rPr>
              <w:t xml:space="preserve">Furthermore, there is a second risk that the currently available, optional training is inadequate to inform users and executives and senior officials of their responsibilities when it comes to privacy and the </w:t>
            </w:r>
            <w:r w:rsidR="009D5FB2">
              <w:rPr>
                <w:rFonts w:ascii="Arial" w:hAnsi="Arial" w:cs="Arial"/>
                <w:lang w:val="en-US"/>
              </w:rPr>
              <w:t xml:space="preserve">use and </w:t>
            </w:r>
            <w:r>
              <w:rPr>
                <w:rFonts w:ascii="Arial" w:hAnsi="Arial" w:cs="Arial"/>
                <w:lang w:val="en-US"/>
              </w:rPr>
              <w:t>handling of personal information in the tool.</w:t>
            </w:r>
          </w:p>
          <w:p w14:paraId="1B9E01E6" w14:textId="77777777" w:rsidR="000D73B8" w:rsidRDefault="000D73B8" w:rsidP="000D73B8">
            <w:pPr>
              <w:pStyle w:val="ListParagraph"/>
              <w:spacing w:after="200" w:line="240" w:lineRule="auto"/>
              <w:ind w:left="34"/>
              <w:rPr>
                <w:rFonts w:ascii="Arial" w:hAnsi="Arial" w:cs="Arial"/>
                <w:lang w:val="en-US"/>
              </w:rPr>
            </w:pPr>
          </w:p>
          <w:p w14:paraId="17BB9944" w14:textId="77777777" w:rsidR="000D73B8" w:rsidRDefault="000D73B8" w:rsidP="000D73B8">
            <w:pPr>
              <w:pStyle w:val="ListParagraph"/>
              <w:spacing w:after="200" w:line="240" w:lineRule="auto"/>
              <w:ind w:left="34"/>
              <w:rPr>
                <w:rFonts w:ascii="Arial" w:hAnsi="Arial" w:cs="Arial"/>
                <w:lang w:val="en-US"/>
              </w:rPr>
            </w:pPr>
            <w:r>
              <w:rPr>
                <w:rFonts w:ascii="Arial" w:hAnsi="Arial" w:cs="Arial"/>
                <w:lang w:val="en-US"/>
              </w:rPr>
              <w:t>I</w:t>
            </w:r>
            <w:r w:rsidRPr="00FC33BB">
              <w:rPr>
                <w:rFonts w:ascii="Arial" w:hAnsi="Arial" w:cs="Arial"/>
                <w:lang w:val="en-US"/>
              </w:rPr>
              <w:t xml:space="preserve">n the Office of the Privacy Commissioner of Canada’s (OPC) </w:t>
            </w:r>
            <w:hyperlink r:id="rId29" w:history="1">
              <w:r w:rsidRPr="00FC33BB">
                <w:rPr>
                  <w:rStyle w:val="Hyperlink"/>
                  <w:rFonts w:ascii="Arial" w:hAnsi="Arial" w:cs="Arial"/>
                  <w:i/>
                  <w:iCs/>
                </w:rPr>
                <w:t>Principles for responsible, trustworthy and privacy-protective generative AI technologies</w:t>
              </w:r>
            </w:hyperlink>
            <w:r w:rsidRPr="00FC33BB">
              <w:rPr>
                <w:rFonts w:ascii="Arial" w:hAnsi="Arial" w:cs="Arial"/>
                <w:i/>
                <w:iCs/>
                <w:lang w:val="en-US"/>
              </w:rPr>
              <w:t xml:space="preserve"> </w:t>
            </w:r>
            <w:r>
              <w:rPr>
                <w:rFonts w:ascii="Arial" w:hAnsi="Arial" w:cs="Arial"/>
                <w:lang w:val="en-US"/>
              </w:rPr>
              <w:t xml:space="preserve">states </w:t>
            </w:r>
            <w:r w:rsidRPr="00FC33BB">
              <w:rPr>
                <w:rFonts w:ascii="Arial" w:hAnsi="Arial" w:cs="Arial"/>
                <w:lang w:val="en-US"/>
              </w:rPr>
              <w:t>that users</w:t>
            </w:r>
            <w:r>
              <w:rPr>
                <w:rFonts w:ascii="Arial" w:hAnsi="Arial" w:cs="Arial"/>
                <w:lang w:val="en-US"/>
              </w:rPr>
              <w:t xml:space="preserve"> of generative AI</w:t>
            </w:r>
            <w:r w:rsidRPr="00FC33BB">
              <w:rPr>
                <w:rFonts w:ascii="Arial" w:hAnsi="Arial" w:cs="Arial"/>
                <w:lang w:val="en-US"/>
              </w:rPr>
              <w:t>, as parties, should “know and document their legal authority for collection, use, disclosure and deletion of personal information that occurs as part of the training, development, deployment, operation, or decommissioning of a generative AI system.”</w:t>
            </w:r>
          </w:p>
          <w:p w14:paraId="12F38ED6" w14:textId="77777777" w:rsidR="000D73B8" w:rsidRDefault="000D73B8" w:rsidP="000D73B8">
            <w:pPr>
              <w:pStyle w:val="ListParagraph"/>
              <w:spacing w:after="200" w:line="240" w:lineRule="auto"/>
              <w:ind w:left="34"/>
              <w:rPr>
                <w:rFonts w:ascii="Arial" w:hAnsi="Arial" w:cs="Arial"/>
                <w:lang w:val="en-US"/>
              </w:rPr>
            </w:pPr>
          </w:p>
          <w:p w14:paraId="24BB6602" w14:textId="77777777" w:rsidR="000D73B8" w:rsidRDefault="000D73B8" w:rsidP="000D73B8">
            <w:pPr>
              <w:pStyle w:val="ListParagraph"/>
              <w:spacing w:after="200" w:line="240" w:lineRule="auto"/>
              <w:ind w:left="34"/>
              <w:rPr>
                <w:rFonts w:ascii="Arial" w:hAnsi="Arial" w:cs="Arial"/>
                <w:lang w:val="en-US"/>
              </w:rPr>
            </w:pPr>
            <w:r>
              <w:rPr>
                <w:rFonts w:ascii="Arial" w:hAnsi="Arial" w:cs="Arial"/>
                <w:lang w:val="en-US"/>
              </w:rPr>
              <w:lastRenderedPageBreak/>
              <w:t>Training must address potential pitfalls that users may not recognize in generative AI which may result in using personal information in ways which are outside of their program or activity’s parameters or legal authority, such as implications for information sharing agreements/arrangements and the transformative implications of generative AI, for example, in the OPC’s guidance as referenced above it states: “</w:t>
            </w:r>
            <w:r w:rsidRPr="001379F6">
              <w:rPr>
                <w:rFonts w:ascii="Arial" w:hAnsi="Arial" w:cs="Arial"/>
                <w:lang w:val="en-US"/>
              </w:rPr>
              <w:t>Be mindful that the inference of information about an identifiable individual (such as outputs about a person from a generative AI system) will be considered a collection of personal information, and as such would require legal authority</w:t>
            </w:r>
            <w:r>
              <w:rPr>
                <w:rFonts w:ascii="Arial" w:hAnsi="Arial" w:cs="Arial"/>
                <w:lang w:val="en-US"/>
              </w:rPr>
              <w:t>”.</w:t>
            </w:r>
          </w:p>
          <w:p w14:paraId="44453265" w14:textId="77777777" w:rsidR="000D73B8" w:rsidRDefault="000D73B8" w:rsidP="000D73B8">
            <w:pPr>
              <w:pStyle w:val="ListParagraph"/>
              <w:spacing w:after="200" w:line="240" w:lineRule="auto"/>
              <w:ind w:left="34"/>
              <w:rPr>
                <w:rFonts w:ascii="Arial" w:hAnsi="Arial" w:cs="Arial"/>
                <w:lang w:val="en-US"/>
              </w:rPr>
            </w:pPr>
          </w:p>
          <w:p w14:paraId="2DAB1419" w14:textId="77777777" w:rsidR="000D73B8" w:rsidRDefault="000D73B8" w:rsidP="000D73B8">
            <w:pPr>
              <w:pStyle w:val="ListParagraph"/>
              <w:spacing w:after="200" w:line="240" w:lineRule="auto"/>
              <w:ind w:left="34"/>
              <w:rPr>
                <w:rFonts w:ascii="Arial" w:hAnsi="Arial" w:cs="Arial"/>
                <w:lang w:val="en-US"/>
              </w:rPr>
            </w:pPr>
            <w:r>
              <w:rPr>
                <w:rFonts w:ascii="Arial" w:hAnsi="Arial" w:cs="Arial"/>
                <w:lang w:val="en-US"/>
              </w:rPr>
              <w:t>Training should also address the ultimate responsibility of executives and senior officials for their program or activity’s use and handling of personal information in EVA Chat, including guidance on ensuring legal authority is present, through tailored training to these executives and senior officials.</w:t>
            </w:r>
          </w:p>
          <w:p w14:paraId="172EE0E5" w14:textId="77777777" w:rsidR="000D73B8" w:rsidRDefault="000D73B8" w:rsidP="000D73B8">
            <w:pPr>
              <w:pStyle w:val="ListParagraph"/>
              <w:spacing w:after="200" w:line="240" w:lineRule="auto"/>
              <w:ind w:left="34"/>
              <w:rPr>
                <w:rFonts w:ascii="Arial" w:hAnsi="Arial" w:cs="Arial"/>
                <w:lang w:val="en-US"/>
              </w:rPr>
            </w:pPr>
          </w:p>
          <w:p w14:paraId="7C76748C" w14:textId="77777777" w:rsidR="000D73B8" w:rsidRDefault="000D73B8" w:rsidP="000D73B8">
            <w:pPr>
              <w:pStyle w:val="ListParagraph"/>
              <w:spacing w:after="200" w:line="240" w:lineRule="auto"/>
              <w:ind w:left="34"/>
              <w:rPr>
                <w:rFonts w:ascii="Arial" w:hAnsi="Arial" w:cs="Arial"/>
                <w:lang w:val="en-US"/>
              </w:rPr>
            </w:pPr>
            <w:r>
              <w:rPr>
                <w:rFonts w:ascii="Arial" w:hAnsi="Arial" w:cs="Arial"/>
                <w:lang w:val="en-US"/>
              </w:rPr>
              <w:t xml:space="preserve">Planned training has not yet been reviewed by the Privacy Management Division. </w:t>
            </w:r>
          </w:p>
          <w:p w14:paraId="67622A60" w14:textId="77777777" w:rsidR="000D73B8" w:rsidRDefault="000D73B8" w:rsidP="000D73B8">
            <w:pPr>
              <w:pStyle w:val="ListParagraph"/>
              <w:spacing w:after="200" w:line="240" w:lineRule="auto"/>
              <w:ind w:left="34"/>
              <w:rPr>
                <w:rFonts w:ascii="Arial" w:hAnsi="Arial" w:cs="Arial"/>
                <w:lang w:val="en-US"/>
              </w:rPr>
            </w:pPr>
          </w:p>
          <w:p w14:paraId="49C194A4" w14:textId="3C00871B" w:rsidR="00896189" w:rsidRPr="00705B97" w:rsidRDefault="000D73B8" w:rsidP="000D73B8">
            <w:pPr>
              <w:spacing w:after="200" w:line="240" w:lineRule="auto"/>
              <w:rPr>
                <w:rFonts w:ascii="Arial" w:hAnsi="Arial" w:cs="Arial"/>
                <w:lang w:val="en-CA"/>
              </w:rPr>
            </w:pPr>
            <w:r>
              <w:rPr>
                <w:rFonts w:ascii="Arial" w:hAnsi="Arial" w:cs="Arial"/>
              </w:rPr>
              <w:t>Non-mandatory training will not be endorsed by PMD.</w:t>
            </w:r>
          </w:p>
        </w:tc>
      </w:tr>
      <w:tr w:rsidR="007F2DCB" w:rsidRPr="00012965" w14:paraId="1F13207D" w14:textId="77777777" w:rsidTr="017ACD20">
        <w:trPr>
          <w:trHeight w:val="2038"/>
        </w:trPr>
        <w:tc>
          <w:tcPr>
            <w:tcW w:w="1047" w:type="pct"/>
          </w:tcPr>
          <w:p w14:paraId="2F2F9B79" w14:textId="64F95122" w:rsidR="007F2DCB" w:rsidRPr="003D1E09" w:rsidRDefault="2D017E14" w:rsidP="00DF49EE">
            <w:pPr>
              <w:pStyle w:val="ListParagraph"/>
              <w:numPr>
                <w:ilvl w:val="0"/>
                <w:numId w:val="9"/>
              </w:numPr>
              <w:spacing w:after="200" w:line="240" w:lineRule="auto"/>
              <w:rPr>
                <w:rFonts w:ascii="Arial" w:hAnsi="Arial" w:cs="Arial"/>
              </w:rPr>
            </w:pPr>
            <w:r w:rsidRPr="062BCBB7">
              <w:rPr>
                <w:rFonts w:ascii="Arial" w:hAnsi="Arial" w:cs="Arial"/>
              </w:rPr>
              <w:lastRenderedPageBreak/>
              <w:t xml:space="preserve">Have you documented who has control of the personal information </w:t>
            </w:r>
            <w:r w:rsidR="046A7C28" w:rsidRPr="062BCBB7">
              <w:rPr>
                <w:rFonts w:ascii="Arial" w:hAnsi="Arial" w:cs="Arial"/>
              </w:rPr>
              <w:t>within the system</w:t>
            </w:r>
            <w:r w:rsidRPr="062BCBB7">
              <w:rPr>
                <w:rFonts w:ascii="Arial" w:hAnsi="Arial" w:cs="Arial"/>
              </w:rPr>
              <w:t>?</w:t>
            </w:r>
          </w:p>
        </w:tc>
        <w:sdt>
          <w:sdtPr>
            <w:rPr>
              <w:rFonts w:ascii="Arial" w:hAnsi="Arial" w:cs="Arial"/>
              <w:lang w:val="en-CA"/>
            </w:rPr>
            <w:id w:val="-775086487"/>
            <w:placeholder>
              <w:docPart w:val="DefaultPlaceholder_-1854013438"/>
            </w:placeholder>
            <w:dropDownList>
              <w:listItem w:value="Choose an item."/>
              <w:listItem w:displayText="Yes" w:value="Yes"/>
              <w:listItem w:displayText="No" w:value="No"/>
            </w:dropDownList>
          </w:sdtPr>
          <w:sdtEndPr/>
          <w:sdtContent>
            <w:tc>
              <w:tcPr>
                <w:tcW w:w="323" w:type="pct"/>
              </w:tcPr>
              <w:p w14:paraId="506C3AC3" w14:textId="6C92BC3D" w:rsidR="007F2DCB" w:rsidRPr="001F0AFC" w:rsidRDefault="617AE0B0" w:rsidP="00561B97">
                <w:pPr>
                  <w:spacing w:after="200" w:line="240" w:lineRule="auto"/>
                  <w:rPr>
                    <w:rFonts w:ascii="Arial" w:hAnsi="Arial" w:cs="Arial"/>
                    <w:lang w:val="en-CA"/>
                  </w:rPr>
                </w:pPr>
                <w:r w:rsidRPr="062BCBB7">
                  <w:rPr>
                    <w:rFonts w:ascii="Arial" w:hAnsi="Arial" w:cs="Arial"/>
                    <w:lang w:val="en-CA"/>
                  </w:rPr>
                  <w:t>Yes</w:t>
                </w:r>
              </w:p>
            </w:tc>
          </w:sdtContent>
        </w:sdt>
        <w:tc>
          <w:tcPr>
            <w:tcW w:w="1734" w:type="pct"/>
          </w:tcPr>
          <w:p w14:paraId="7BCA89A2" w14:textId="5A590ADA" w:rsidR="3819DF75" w:rsidRDefault="6676C1A4" w:rsidP="44A32A20">
            <w:pPr>
              <w:spacing w:after="200" w:line="240" w:lineRule="auto"/>
              <w:rPr>
                <w:rFonts w:ascii="Arial" w:eastAsia="Calibri" w:hAnsi="Arial" w:cs="Arial"/>
                <w:lang w:val="en-CA"/>
              </w:rPr>
            </w:pPr>
            <w:r w:rsidRPr="51056EB0">
              <w:rPr>
                <w:rFonts w:ascii="Arial" w:eastAsia="Calibri" w:hAnsi="Arial" w:cs="Arial"/>
                <w:lang w:val="en-CA"/>
              </w:rPr>
              <w:t>C</w:t>
            </w:r>
            <w:r w:rsidR="7197A8C8" w:rsidRPr="51056EB0">
              <w:rPr>
                <w:rFonts w:ascii="Arial" w:eastAsia="Calibri" w:hAnsi="Arial" w:cs="Arial"/>
                <w:lang w:val="en-CA"/>
              </w:rPr>
              <w:t>ontrol over personal information within EVA Chat</w:t>
            </w:r>
            <w:r w:rsidRPr="51056EB0">
              <w:rPr>
                <w:rFonts w:ascii="Arial" w:eastAsia="Calibri" w:hAnsi="Arial" w:cs="Arial"/>
                <w:lang w:val="en-CA"/>
              </w:rPr>
              <w:t xml:space="preserve"> has been documented</w:t>
            </w:r>
            <w:r w:rsidR="7197A8C8" w:rsidRPr="51056EB0">
              <w:rPr>
                <w:rFonts w:ascii="Arial" w:eastAsia="Calibri" w:hAnsi="Arial" w:cs="Arial"/>
                <w:lang w:val="en-CA"/>
              </w:rPr>
              <w:t xml:space="preserve">. </w:t>
            </w:r>
            <w:r w:rsidR="05D395EA" w:rsidRPr="51056EB0">
              <w:rPr>
                <w:rFonts w:ascii="Arial" w:eastAsia="Calibri" w:hAnsi="Arial" w:cs="Arial"/>
                <w:lang w:val="en-CA"/>
              </w:rPr>
              <w:t xml:space="preserve">Accessor Control has been implemented in </w:t>
            </w:r>
            <w:r w:rsidR="009B1A9B">
              <w:rPr>
                <w:rFonts w:ascii="Arial" w:eastAsia="Calibri" w:hAnsi="Arial" w:cs="Arial"/>
                <w:lang w:val="en-CA"/>
              </w:rPr>
              <w:t xml:space="preserve">the </w:t>
            </w:r>
            <w:r w:rsidR="05D395EA" w:rsidRPr="51056EB0">
              <w:rPr>
                <w:rFonts w:ascii="Arial" w:eastAsia="Calibri" w:hAnsi="Arial" w:cs="Arial"/>
                <w:lang w:val="en-CA"/>
              </w:rPr>
              <w:t>EVA Chat infrastructure where the information is stored.</w:t>
            </w:r>
            <w:r w:rsidR="3F00BBE3" w:rsidRPr="51056EB0">
              <w:rPr>
                <w:rFonts w:ascii="Arial" w:eastAsia="Calibri" w:hAnsi="Arial" w:cs="Arial"/>
                <w:lang w:val="en-CA"/>
              </w:rPr>
              <w:t xml:space="preserve"> Please refer to the flow diagram in Section 5</w:t>
            </w:r>
            <w:r w:rsidR="007C1390">
              <w:rPr>
                <w:rFonts w:ascii="Arial" w:eastAsia="Calibri" w:hAnsi="Arial" w:cs="Arial"/>
                <w:lang w:val="en-CA"/>
              </w:rPr>
              <w:t>:</w:t>
            </w:r>
            <w:r w:rsidR="3F00BBE3" w:rsidRPr="51056EB0">
              <w:rPr>
                <w:rFonts w:ascii="Arial" w:eastAsia="Calibri" w:hAnsi="Arial" w:cs="Arial"/>
                <w:lang w:val="en-CA"/>
              </w:rPr>
              <w:t xml:space="preserve"> Process Flow Description.</w:t>
            </w:r>
            <w:r w:rsidR="323BF0DA" w:rsidRPr="7F6DF0CF">
              <w:rPr>
                <w:rFonts w:ascii="Arial" w:eastAsia="Calibri" w:hAnsi="Arial" w:cs="Arial"/>
                <w:lang w:val="en-CA"/>
              </w:rPr>
              <w:t xml:space="preserve"> </w:t>
            </w:r>
            <w:r w:rsidR="323BF0DA" w:rsidRPr="2A8ADEDE">
              <w:rPr>
                <w:rFonts w:ascii="Arial" w:eastAsia="Calibri" w:hAnsi="Arial" w:cs="Arial"/>
                <w:lang w:val="en-CA"/>
              </w:rPr>
              <w:t xml:space="preserve">This </w:t>
            </w:r>
            <w:r w:rsidR="323BF0DA" w:rsidRPr="7F6DF0CF">
              <w:rPr>
                <w:rFonts w:ascii="Arial" w:eastAsia="Calibri" w:hAnsi="Arial" w:cs="Arial"/>
                <w:lang w:val="en-CA"/>
              </w:rPr>
              <w:t>has</w:t>
            </w:r>
            <w:r w:rsidR="323BF0DA" w:rsidRPr="2A8ADEDE">
              <w:rPr>
                <w:rFonts w:ascii="Arial" w:eastAsia="Calibri" w:hAnsi="Arial" w:cs="Arial"/>
                <w:lang w:val="en-CA"/>
              </w:rPr>
              <w:t xml:space="preserve"> </w:t>
            </w:r>
            <w:r w:rsidR="00CF5610">
              <w:rPr>
                <w:rFonts w:ascii="Arial" w:eastAsia="Calibri" w:hAnsi="Arial" w:cs="Arial"/>
                <w:lang w:val="en-CA"/>
              </w:rPr>
              <w:t xml:space="preserve">also </w:t>
            </w:r>
            <w:r w:rsidR="323BF0DA" w:rsidRPr="2A8ADEDE">
              <w:rPr>
                <w:rFonts w:ascii="Arial" w:eastAsia="Calibri" w:hAnsi="Arial" w:cs="Arial"/>
                <w:lang w:val="en-CA"/>
              </w:rPr>
              <w:t xml:space="preserve">been </w:t>
            </w:r>
            <w:r w:rsidR="323BF0DA" w:rsidRPr="7F6DF0CF">
              <w:rPr>
                <w:rFonts w:ascii="Arial" w:eastAsia="Calibri" w:hAnsi="Arial" w:cs="Arial"/>
                <w:lang w:val="en-CA"/>
              </w:rPr>
              <w:t>documented</w:t>
            </w:r>
            <w:r w:rsidR="323BF0DA" w:rsidRPr="2A8ADEDE">
              <w:rPr>
                <w:rFonts w:ascii="Arial" w:eastAsia="Calibri" w:hAnsi="Arial" w:cs="Arial"/>
                <w:lang w:val="en-CA"/>
              </w:rPr>
              <w:t xml:space="preserve"> in the Audit strategy </w:t>
            </w:r>
            <w:r w:rsidR="323BF0DA" w:rsidRPr="130CED97">
              <w:rPr>
                <w:rFonts w:ascii="Arial" w:eastAsia="Calibri" w:hAnsi="Arial" w:cs="Arial"/>
                <w:lang w:val="en-CA"/>
              </w:rPr>
              <w:t>document.</w:t>
            </w:r>
            <w:r w:rsidR="00CF5610">
              <w:rPr>
                <w:rFonts w:ascii="Arial" w:eastAsia="Calibri" w:hAnsi="Arial" w:cs="Arial"/>
                <w:lang w:val="en-CA"/>
              </w:rPr>
              <w:t xml:space="preserve"> (See Annex F)</w:t>
            </w:r>
            <w:r w:rsidR="323BF0DA" w:rsidRPr="130CED97">
              <w:rPr>
                <w:rFonts w:ascii="Arial" w:eastAsia="Calibri" w:hAnsi="Arial" w:cs="Arial"/>
                <w:lang w:val="en-CA"/>
              </w:rPr>
              <w:t xml:space="preserve"> </w:t>
            </w:r>
          </w:p>
          <w:p w14:paraId="050F0273" w14:textId="17D10B60" w:rsidR="00BB1EB7" w:rsidRDefault="00BB1EB7" w:rsidP="44A32A20">
            <w:pPr>
              <w:spacing w:after="200" w:line="240" w:lineRule="auto"/>
              <w:rPr>
                <w:rFonts w:ascii="Arial" w:eastAsia="Calibri" w:hAnsi="Arial" w:cs="Arial"/>
                <w:lang w:val="en-CA"/>
              </w:rPr>
            </w:pPr>
            <w:r>
              <w:rPr>
                <w:rFonts w:ascii="Arial" w:eastAsia="Calibri" w:hAnsi="Arial" w:cs="Arial"/>
                <w:lang w:val="en-CA"/>
              </w:rPr>
              <w:t>Role-Based Access controls have been established and documented</w:t>
            </w:r>
            <w:r w:rsidR="00CD1872">
              <w:rPr>
                <w:rFonts w:ascii="Arial" w:eastAsia="Calibri" w:hAnsi="Arial" w:cs="Arial"/>
                <w:lang w:val="en-CA"/>
              </w:rPr>
              <w:t xml:space="preserve"> (</w:t>
            </w:r>
            <w:r>
              <w:rPr>
                <w:rFonts w:ascii="Arial" w:eastAsia="Calibri" w:hAnsi="Arial" w:cs="Arial"/>
                <w:lang w:val="en-CA"/>
              </w:rPr>
              <w:t>See section</w:t>
            </w:r>
            <w:r w:rsidR="009A388E">
              <w:rPr>
                <w:rFonts w:ascii="Arial" w:eastAsia="Calibri" w:hAnsi="Arial" w:cs="Arial"/>
                <w:lang w:val="en-CA"/>
              </w:rPr>
              <w:t xml:space="preserve"> C.4</w:t>
            </w:r>
            <w:r w:rsidR="00CD1872">
              <w:rPr>
                <w:rFonts w:ascii="Arial" w:eastAsia="Calibri" w:hAnsi="Arial" w:cs="Arial"/>
                <w:lang w:val="en-CA"/>
              </w:rPr>
              <w:t>)</w:t>
            </w:r>
            <w:r w:rsidR="00EC6C7E">
              <w:rPr>
                <w:rFonts w:ascii="Arial" w:eastAsia="Calibri" w:hAnsi="Arial" w:cs="Arial"/>
                <w:lang w:val="en-CA"/>
              </w:rPr>
              <w:t>.</w:t>
            </w:r>
          </w:p>
          <w:p w14:paraId="28044198" w14:textId="5CAE5CF1" w:rsidR="62430F8E" w:rsidRDefault="005C04D7" w:rsidP="00D6284F">
            <w:pPr>
              <w:spacing w:after="200" w:line="240" w:lineRule="auto"/>
              <w:rPr>
                <w:rFonts w:ascii="Arial" w:eastAsia="Calibri" w:hAnsi="Arial" w:cs="Arial"/>
                <w:lang w:val="en-CA"/>
              </w:rPr>
            </w:pPr>
            <w:r>
              <w:rPr>
                <w:rFonts w:ascii="Arial" w:eastAsia="Calibri" w:hAnsi="Arial" w:cs="Arial"/>
                <w:lang w:val="en-CA"/>
              </w:rPr>
              <w:lastRenderedPageBreak/>
              <w:t xml:space="preserve">A </w:t>
            </w:r>
            <w:r w:rsidR="62430F8E" w:rsidRPr="44A32A20">
              <w:rPr>
                <w:rFonts w:ascii="Arial" w:eastAsia="Calibri" w:hAnsi="Arial" w:cs="Arial"/>
                <w:lang w:val="en-CA"/>
              </w:rPr>
              <w:t>SharePoint Site has been designated to track meetings and decisions</w:t>
            </w:r>
            <w:r>
              <w:rPr>
                <w:rFonts w:ascii="Arial" w:eastAsia="Calibri" w:hAnsi="Arial" w:cs="Arial"/>
                <w:lang w:val="en-CA"/>
              </w:rPr>
              <w:t xml:space="preserve"> (See Annex F</w:t>
            </w:r>
            <w:r w:rsidR="7E60884A" w:rsidRPr="4014D702">
              <w:rPr>
                <w:rFonts w:ascii="Arial" w:eastAsia="Calibri" w:hAnsi="Arial" w:cs="Arial"/>
                <w:lang w:val="en-CA"/>
              </w:rPr>
              <w:t>).</w:t>
            </w:r>
          </w:p>
          <w:p w14:paraId="0E321301" w14:textId="23A4C2F4" w:rsidR="00424435" w:rsidRDefault="28B214C8" w:rsidP="00561B97">
            <w:pPr>
              <w:spacing w:after="200" w:line="240" w:lineRule="auto"/>
              <w:rPr>
                <w:rFonts w:ascii="Arial" w:eastAsia="Calibri" w:hAnsi="Arial" w:cs="Arial"/>
                <w:lang w:val="en-CA"/>
              </w:rPr>
            </w:pPr>
            <w:r w:rsidRPr="44A32A20">
              <w:rPr>
                <w:rFonts w:ascii="Arial" w:eastAsia="Calibri" w:hAnsi="Arial" w:cs="Arial"/>
                <w:lang w:val="en-CA"/>
              </w:rPr>
              <w:t>As an enterprise solution, document control standards vary depending on the specific program</w:t>
            </w:r>
            <w:r w:rsidR="00212CA7" w:rsidRPr="44A32A20">
              <w:rPr>
                <w:rFonts w:ascii="Arial" w:eastAsia="Calibri" w:hAnsi="Arial" w:cs="Arial"/>
                <w:lang w:val="en-CA"/>
              </w:rPr>
              <w:t>s</w:t>
            </w:r>
            <w:r w:rsidR="265E16A3" w:rsidRPr="44A32A20">
              <w:rPr>
                <w:rFonts w:ascii="Arial" w:eastAsia="Calibri" w:hAnsi="Arial" w:cs="Arial"/>
                <w:lang w:val="en-CA"/>
              </w:rPr>
              <w:t xml:space="preserve"> or project</w:t>
            </w:r>
            <w:r w:rsidR="69538DD4" w:rsidRPr="44A32A20">
              <w:rPr>
                <w:rFonts w:ascii="Arial" w:eastAsia="Calibri" w:hAnsi="Arial" w:cs="Arial"/>
                <w:lang w:val="en-CA"/>
              </w:rPr>
              <w:t>s</w:t>
            </w:r>
            <w:r w:rsidR="265E16A3" w:rsidRPr="44A32A20">
              <w:rPr>
                <w:rFonts w:ascii="Arial" w:eastAsia="Calibri" w:hAnsi="Arial" w:cs="Arial"/>
                <w:lang w:val="en-CA"/>
              </w:rPr>
              <w:t xml:space="preserve"> engaged</w:t>
            </w:r>
            <w:r w:rsidR="007F3128">
              <w:rPr>
                <w:rFonts w:ascii="Arial" w:eastAsia="Calibri" w:hAnsi="Arial" w:cs="Arial"/>
                <w:lang w:val="en-CA"/>
              </w:rPr>
              <w:t xml:space="preserve"> with EVA Chat</w:t>
            </w:r>
            <w:r w:rsidRPr="44A32A20">
              <w:rPr>
                <w:rFonts w:ascii="Arial" w:eastAsia="Calibri" w:hAnsi="Arial" w:cs="Arial"/>
                <w:lang w:val="en-CA"/>
              </w:rPr>
              <w:t>. Personal information</w:t>
            </w:r>
            <w:ins w:id="99" w:author="Hodgson, Rachel R [NC]" w:date="2025-09-23T10:52:00Z" w16du:dateUtc="2025-09-23T14:52:00Z">
              <w:r w:rsidR="008F17C9" w:rsidRPr="008F17C9">
                <w:rPr>
                  <w:rFonts w:ascii="Arial" w:eastAsia="Calibri" w:hAnsi="Arial" w:cs="Arial"/>
                  <w:lang w:val="en-CA"/>
                </w:rPr>
                <w:t xml:space="preserve"> </w:t>
              </w:r>
              <w:r w:rsidR="008F17C9" w:rsidRPr="008F17C9">
                <w:rPr>
                  <w:rFonts w:ascii="Arial" w:eastAsia="Calibri" w:hAnsi="Arial" w:cs="Arial"/>
                </w:rPr>
                <w:t>in input data</w:t>
              </w:r>
            </w:ins>
            <w:r w:rsidRPr="008F17C9">
              <w:rPr>
                <w:rFonts w:ascii="Arial" w:eastAsia="Calibri" w:hAnsi="Arial" w:cs="Arial"/>
                <w:lang w:val="en-CA"/>
              </w:rPr>
              <w:t xml:space="preserve"> </w:t>
            </w:r>
            <w:r w:rsidRPr="44A32A20">
              <w:rPr>
                <w:rFonts w:ascii="Arial" w:eastAsia="Calibri" w:hAnsi="Arial" w:cs="Arial"/>
                <w:lang w:val="en-CA"/>
              </w:rPr>
              <w:t xml:space="preserve">is utilized to provide context for queries directed toward EVA, such as the translation of a document. Importantly, </w:t>
            </w:r>
            <w:r w:rsidR="00070805">
              <w:rPr>
                <w:rFonts w:ascii="Arial" w:eastAsia="Calibri" w:hAnsi="Arial" w:cs="Arial"/>
                <w:lang w:val="en-CA"/>
              </w:rPr>
              <w:t>EVA’s guidelines</w:t>
            </w:r>
            <w:r w:rsidR="00715B0B">
              <w:rPr>
                <w:rFonts w:ascii="Arial" w:eastAsia="Calibri" w:hAnsi="Arial" w:cs="Arial"/>
                <w:lang w:val="en-CA"/>
              </w:rPr>
              <w:t>, including the Terms of Use</w:t>
            </w:r>
            <w:r w:rsidR="00F577D1">
              <w:rPr>
                <w:rFonts w:ascii="Arial" w:eastAsia="Calibri" w:hAnsi="Arial" w:cs="Arial"/>
                <w:lang w:val="en-CA"/>
              </w:rPr>
              <w:t xml:space="preserve"> (ToU)</w:t>
            </w:r>
            <w:r w:rsidR="00715B0B">
              <w:rPr>
                <w:rFonts w:ascii="Arial" w:eastAsia="Calibri" w:hAnsi="Arial" w:cs="Arial"/>
                <w:lang w:val="en-CA"/>
              </w:rPr>
              <w:t>,</w:t>
            </w:r>
            <w:r w:rsidR="00070805">
              <w:rPr>
                <w:rFonts w:ascii="Arial" w:eastAsia="Calibri" w:hAnsi="Arial" w:cs="Arial"/>
                <w:lang w:val="en-CA"/>
              </w:rPr>
              <w:t xml:space="preserve"> </w:t>
            </w:r>
            <w:r w:rsidR="00954DB9">
              <w:rPr>
                <w:rFonts w:ascii="Arial" w:eastAsia="Calibri" w:hAnsi="Arial" w:cs="Arial"/>
                <w:lang w:val="en-CA"/>
              </w:rPr>
              <w:t xml:space="preserve">inform users not to </w:t>
            </w:r>
            <w:r w:rsidR="00897635">
              <w:rPr>
                <w:rFonts w:ascii="Arial" w:eastAsia="Calibri" w:hAnsi="Arial" w:cs="Arial"/>
                <w:lang w:val="en-CA"/>
              </w:rPr>
              <w:t xml:space="preserve">use the output generated by the solution to </w:t>
            </w:r>
            <w:r w:rsidR="73F6E309" w:rsidRPr="4014D702">
              <w:rPr>
                <w:rFonts w:ascii="Arial" w:eastAsia="Calibri" w:hAnsi="Arial" w:cs="Arial"/>
                <w:lang w:val="en-CA"/>
              </w:rPr>
              <w:t>make</w:t>
            </w:r>
            <w:r w:rsidR="6A3D3079" w:rsidRPr="4014D702">
              <w:rPr>
                <w:rFonts w:ascii="Arial" w:eastAsia="Calibri" w:hAnsi="Arial" w:cs="Arial"/>
                <w:lang w:val="en-CA"/>
              </w:rPr>
              <w:t xml:space="preserve"> administrative decision</w:t>
            </w:r>
            <w:r w:rsidR="00954DB9">
              <w:rPr>
                <w:rFonts w:ascii="Arial" w:eastAsia="Calibri" w:hAnsi="Arial" w:cs="Arial"/>
                <w:lang w:val="en-CA"/>
              </w:rPr>
              <w:t>s</w:t>
            </w:r>
            <w:r w:rsidR="00897635">
              <w:rPr>
                <w:rFonts w:ascii="Arial" w:eastAsia="Calibri" w:hAnsi="Arial" w:cs="Arial"/>
                <w:lang w:val="en-CA"/>
              </w:rPr>
              <w:t xml:space="preserve"> without </w:t>
            </w:r>
            <w:r w:rsidR="009B1745">
              <w:rPr>
                <w:rFonts w:ascii="Arial" w:eastAsia="Calibri" w:hAnsi="Arial" w:cs="Arial"/>
                <w:lang w:val="en-CA"/>
              </w:rPr>
              <w:t xml:space="preserve">including </w:t>
            </w:r>
            <w:r w:rsidR="00897635">
              <w:rPr>
                <w:rFonts w:ascii="Arial" w:eastAsia="Calibri" w:hAnsi="Arial" w:cs="Arial"/>
                <w:lang w:val="en-CA"/>
              </w:rPr>
              <w:t xml:space="preserve">human </w:t>
            </w:r>
            <w:r w:rsidR="00BB3A29">
              <w:rPr>
                <w:rFonts w:ascii="Arial" w:eastAsia="Calibri" w:hAnsi="Arial" w:cs="Arial"/>
                <w:lang w:val="en-CA"/>
              </w:rPr>
              <w:t>input</w:t>
            </w:r>
            <w:r w:rsidR="009B1745">
              <w:rPr>
                <w:rFonts w:ascii="Arial" w:eastAsia="Calibri" w:hAnsi="Arial" w:cs="Arial"/>
                <w:lang w:val="en-CA"/>
              </w:rPr>
              <w:t>, review</w:t>
            </w:r>
            <w:r w:rsidR="00BB3A29">
              <w:rPr>
                <w:rFonts w:ascii="Arial" w:eastAsia="Calibri" w:hAnsi="Arial" w:cs="Arial"/>
                <w:lang w:val="en-CA"/>
              </w:rPr>
              <w:t xml:space="preserve"> and judgement.</w:t>
            </w:r>
            <w:r w:rsidR="00EA3B57">
              <w:rPr>
                <w:rFonts w:ascii="Arial" w:eastAsia="Calibri" w:hAnsi="Arial" w:cs="Arial"/>
                <w:lang w:val="en-CA"/>
              </w:rPr>
              <w:t xml:space="preserve"> (See </w:t>
            </w:r>
            <w:r w:rsidR="00EA3B57" w:rsidRPr="00EA3B57">
              <w:rPr>
                <w:rFonts w:ascii="Arial" w:eastAsia="Calibri" w:hAnsi="Arial" w:cs="Arial"/>
                <w:lang w:val="en-CA"/>
              </w:rPr>
              <w:t xml:space="preserve">Annex C: Terms </w:t>
            </w:r>
            <w:r w:rsidR="00C01A98" w:rsidRPr="00EA3B57">
              <w:rPr>
                <w:rFonts w:ascii="Arial" w:eastAsia="Calibri" w:hAnsi="Arial" w:cs="Arial"/>
                <w:lang w:val="en-CA"/>
              </w:rPr>
              <w:t>of</w:t>
            </w:r>
            <w:r w:rsidR="00EA3B57" w:rsidRPr="00EA3B57">
              <w:rPr>
                <w:rFonts w:ascii="Arial" w:eastAsia="Calibri" w:hAnsi="Arial" w:cs="Arial"/>
                <w:lang w:val="en-CA"/>
              </w:rPr>
              <w:t xml:space="preserve"> </w:t>
            </w:r>
            <w:r w:rsidR="00C01A98">
              <w:rPr>
                <w:rFonts w:ascii="Arial" w:eastAsia="Calibri" w:hAnsi="Arial" w:cs="Arial"/>
                <w:lang w:val="en-CA"/>
              </w:rPr>
              <w:t xml:space="preserve">Use </w:t>
            </w:r>
            <w:r w:rsidR="00EA3B57" w:rsidRPr="00EA3B57">
              <w:rPr>
                <w:rFonts w:ascii="Arial" w:eastAsia="Calibri" w:hAnsi="Arial" w:cs="Arial"/>
                <w:lang w:val="en-CA"/>
              </w:rPr>
              <w:t>&amp; Privacy Notice Statement</w:t>
            </w:r>
            <w:r w:rsidR="00EA3B57">
              <w:rPr>
                <w:rFonts w:ascii="Arial" w:eastAsia="Calibri" w:hAnsi="Arial" w:cs="Arial"/>
                <w:lang w:val="en-CA"/>
              </w:rPr>
              <w:t>)</w:t>
            </w:r>
            <w:r w:rsidR="007756FF">
              <w:rPr>
                <w:rFonts w:ascii="Arial" w:eastAsia="Calibri" w:hAnsi="Arial" w:cs="Arial"/>
                <w:lang w:val="en-CA"/>
              </w:rPr>
              <w:t>.</w:t>
            </w:r>
            <w:r w:rsidR="001B39C8">
              <w:rPr>
                <w:rFonts w:ascii="Arial" w:eastAsia="Calibri" w:hAnsi="Arial" w:cs="Arial"/>
                <w:lang w:val="en-CA"/>
              </w:rPr>
              <w:t xml:space="preserve"> </w:t>
            </w:r>
          </w:p>
          <w:p w14:paraId="096B5E73" w14:textId="673942C4" w:rsidR="007F2DCB" w:rsidRPr="00A95F0D" w:rsidRDefault="28B214C8" w:rsidP="00561B97">
            <w:pPr>
              <w:spacing w:after="200" w:line="240" w:lineRule="auto"/>
              <w:rPr>
                <w:rFonts w:ascii="Arial" w:hAnsi="Arial" w:cs="Arial"/>
                <w:lang w:val="en-CA"/>
              </w:rPr>
            </w:pPr>
            <w:r w:rsidRPr="44A32A20">
              <w:rPr>
                <w:rFonts w:ascii="Arial" w:eastAsia="Calibri" w:hAnsi="Arial" w:cs="Arial"/>
                <w:lang w:val="en-CA"/>
              </w:rPr>
              <w:t xml:space="preserve">EVA </w:t>
            </w:r>
            <w:r w:rsidR="00CD6D6D">
              <w:rPr>
                <w:rFonts w:ascii="Arial" w:eastAsia="Calibri" w:hAnsi="Arial" w:cs="Arial"/>
                <w:lang w:val="en-CA"/>
              </w:rPr>
              <w:t xml:space="preserve">does </w:t>
            </w:r>
            <w:r w:rsidR="00424435">
              <w:rPr>
                <w:rFonts w:ascii="Arial" w:eastAsia="Calibri" w:hAnsi="Arial" w:cs="Arial"/>
                <w:lang w:val="en-CA"/>
              </w:rPr>
              <w:t xml:space="preserve">not </w:t>
            </w:r>
            <w:r w:rsidR="00CD6D6D">
              <w:rPr>
                <w:rFonts w:ascii="Arial" w:eastAsia="Calibri" w:hAnsi="Arial" w:cs="Arial"/>
                <w:lang w:val="en-CA"/>
              </w:rPr>
              <w:t xml:space="preserve">use personal information </w:t>
            </w:r>
            <w:r w:rsidRPr="44A32A20">
              <w:rPr>
                <w:rFonts w:ascii="Arial" w:eastAsia="Calibri" w:hAnsi="Arial" w:cs="Arial"/>
                <w:lang w:val="en-CA"/>
              </w:rPr>
              <w:t>for future text generation</w:t>
            </w:r>
            <w:r w:rsidR="00C92589">
              <w:rPr>
                <w:rFonts w:ascii="Arial" w:eastAsia="Calibri" w:hAnsi="Arial" w:cs="Arial"/>
                <w:lang w:val="en-CA"/>
              </w:rPr>
              <w:t xml:space="preserve"> or to train the </w:t>
            </w:r>
            <w:r w:rsidR="00120940">
              <w:rPr>
                <w:rFonts w:ascii="Arial" w:eastAsia="Calibri" w:hAnsi="Arial" w:cs="Arial"/>
                <w:lang w:val="en-CA"/>
              </w:rPr>
              <w:t>algorithm</w:t>
            </w:r>
            <w:r w:rsidR="1772244E" w:rsidRPr="44A32A20">
              <w:rPr>
                <w:rFonts w:ascii="Arial" w:eastAsia="Calibri" w:hAnsi="Arial" w:cs="Arial"/>
                <w:lang w:val="en-CA"/>
              </w:rPr>
              <w:t xml:space="preserve">. </w:t>
            </w:r>
            <w:r w:rsidR="595A3D66" w:rsidRPr="44A32A20">
              <w:rPr>
                <w:rFonts w:ascii="Arial" w:eastAsia="Calibri" w:hAnsi="Arial" w:cs="Arial"/>
                <w:lang w:val="en-CA"/>
              </w:rPr>
              <w:t>The user can access their own previous chat</w:t>
            </w:r>
            <w:r w:rsidR="00A04363">
              <w:rPr>
                <w:rFonts w:ascii="Arial" w:eastAsia="Calibri" w:hAnsi="Arial" w:cs="Arial"/>
                <w:lang w:val="en-CA"/>
              </w:rPr>
              <w:t>,</w:t>
            </w:r>
            <w:r w:rsidR="00C92589">
              <w:rPr>
                <w:rFonts w:ascii="Arial" w:eastAsia="Calibri" w:hAnsi="Arial" w:cs="Arial"/>
                <w:lang w:val="en-CA"/>
              </w:rPr>
              <w:t xml:space="preserve"> for continuity</w:t>
            </w:r>
            <w:r w:rsidR="00A04363">
              <w:rPr>
                <w:rFonts w:ascii="Arial" w:eastAsia="Calibri" w:hAnsi="Arial" w:cs="Arial"/>
                <w:lang w:val="en-CA"/>
              </w:rPr>
              <w:t>,</w:t>
            </w:r>
            <w:r w:rsidR="595A3D66" w:rsidRPr="44A32A20">
              <w:rPr>
                <w:rFonts w:ascii="Arial" w:eastAsia="Calibri" w:hAnsi="Arial" w:cs="Arial"/>
                <w:lang w:val="en-CA"/>
              </w:rPr>
              <w:t xml:space="preserve"> for 30 days. </w:t>
            </w:r>
          </w:p>
        </w:tc>
        <w:tc>
          <w:tcPr>
            <w:tcW w:w="1896" w:type="pct"/>
          </w:tcPr>
          <w:p w14:paraId="35FE6B6A" w14:textId="3D7799A6" w:rsidR="00705B97" w:rsidRPr="00705B97" w:rsidRDefault="004F7566" w:rsidP="009B03F9">
            <w:pPr>
              <w:spacing w:after="200" w:line="240" w:lineRule="auto"/>
              <w:rPr>
                <w:rFonts w:ascii="Arial" w:hAnsi="Arial" w:cs="Arial"/>
                <w:lang w:val="en-CA"/>
              </w:rPr>
            </w:pPr>
            <w:ins w:id="100" w:author="Hodgson, Rachel R [NC]" w:date="2025-09-25T13:28:00Z">
              <w:r w:rsidRPr="004F7566">
                <w:rPr>
                  <w:rFonts w:ascii="Arial" w:hAnsi="Arial" w:cs="Arial"/>
                </w:rPr>
                <w:lastRenderedPageBreak/>
                <w:t xml:space="preserve">Notwithstanding the personal information collected for the function and security of the solution comprising user data, capture of personal information in the tool comprising input data </w:t>
              </w:r>
            </w:ins>
            <w:del w:id="101" w:author="Hodgson, Rachel R [NC]" w:date="2025-09-25T13:47:00Z" w16du:dateUtc="2025-09-25T17:47:00Z">
              <w:r w:rsidR="28BBD45C" w:rsidRPr="017ACD20" w:rsidDel="009B03F9">
                <w:rPr>
                  <w:rFonts w:ascii="Arial" w:hAnsi="Arial" w:cs="Arial"/>
                  <w:lang w:val="en-CA"/>
                </w:rPr>
                <w:delText xml:space="preserve">Capture of personal information in the tool, </w:delText>
              </w:r>
            </w:del>
            <w:del w:id="102" w:author="Hodgson, Rachel R [NC]" w:date="2025-09-23T10:53:00Z">
              <w:r w:rsidR="00705B97" w:rsidRPr="017ACD20" w:rsidDel="28BBD45C">
                <w:rPr>
                  <w:rFonts w:ascii="Arial" w:hAnsi="Arial" w:cs="Arial"/>
                  <w:lang w:val="en-CA"/>
                </w:rPr>
                <w:delText>aside from</w:delText>
              </w:r>
            </w:del>
            <w:del w:id="103" w:author="Hodgson, Rachel R [NC]" w:date="2025-09-25T13:47:00Z" w16du:dateUtc="2025-09-25T17:47:00Z">
              <w:r w:rsidR="28BBD45C" w:rsidRPr="017ACD20" w:rsidDel="009B03F9">
                <w:rPr>
                  <w:rFonts w:ascii="Arial" w:hAnsi="Arial" w:cs="Arial"/>
                  <w:lang w:val="en-CA"/>
                </w:rPr>
                <w:delText xml:space="preserve"> minor personal information collected for the function and security of the solution, </w:delText>
              </w:r>
            </w:del>
            <w:r w:rsidR="28BBD45C" w:rsidRPr="017ACD20">
              <w:rPr>
                <w:rFonts w:ascii="Arial" w:hAnsi="Arial" w:cs="Arial"/>
                <w:lang w:val="en-CA"/>
              </w:rPr>
              <w:t>is incidental</w:t>
            </w:r>
            <w:r w:rsidR="21213779" w:rsidRPr="017ACD20">
              <w:rPr>
                <w:rFonts w:ascii="Arial" w:hAnsi="Arial" w:cs="Arial"/>
                <w:lang w:val="en-CA"/>
              </w:rPr>
              <w:t xml:space="preserve"> to the tool</w:t>
            </w:r>
            <w:r w:rsidR="6E145EF1" w:rsidRPr="017ACD20">
              <w:rPr>
                <w:rFonts w:ascii="Arial" w:hAnsi="Arial" w:cs="Arial"/>
                <w:lang w:val="en-CA"/>
              </w:rPr>
              <w:t>’s use by employees for work-related tasks</w:t>
            </w:r>
            <w:r w:rsidR="28BBD45C" w:rsidRPr="017ACD20">
              <w:rPr>
                <w:rFonts w:ascii="Arial" w:hAnsi="Arial" w:cs="Arial"/>
                <w:lang w:val="en-CA"/>
              </w:rPr>
              <w:t xml:space="preserve">. The tool’s capture of personal information in the logs has been documented. </w:t>
            </w:r>
          </w:p>
          <w:p w14:paraId="0BD254FD" w14:textId="7C6B9B45" w:rsidR="00D52742" w:rsidRPr="00466742" w:rsidRDefault="00705B97" w:rsidP="00705B97">
            <w:pPr>
              <w:spacing w:after="200" w:line="240" w:lineRule="auto"/>
              <w:rPr>
                <w:rFonts w:ascii="Arial" w:hAnsi="Arial" w:cs="Arial"/>
                <w:lang w:val="en-CA"/>
              </w:rPr>
            </w:pPr>
            <w:r w:rsidRPr="00705B97">
              <w:rPr>
                <w:rFonts w:ascii="Arial" w:hAnsi="Arial" w:cs="Arial"/>
                <w:lang w:val="en-CA"/>
              </w:rPr>
              <w:t>No privacy risk or compliance issue identified.</w:t>
            </w:r>
          </w:p>
        </w:tc>
      </w:tr>
      <w:tr w:rsidR="001F0AFC" w:rsidRPr="00012965" w14:paraId="1E156EC8" w14:textId="77777777" w:rsidTr="017ACD20">
        <w:trPr>
          <w:trHeight w:val="145"/>
        </w:trPr>
        <w:tc>
          <w:tcPr>
            <w:tcW w:w="1047" w:type="pct"/>
          </w:tcPr>
          <w:p w14:paraId="3BD22630" w14:textId="4E76CCD5" w:rsidR="001F0AFC" w:rsidRPr="003D1E09" w:rsidRDefault="1C9DEB54" w:rsidP="00DF49EE">
            <w:pPr>
              <w:pStyle w:val="ListParagraph"/>
              <w:numPr>
                <w:ilvl w:val="0"/>
                <w:numId w:val="9"/>
              </w:numPr>
              <w:spacing w:after="200" w:line="240" w:lineRule="auto"/>
              <w:rPr>
                <w:rFonts w:ascii="Arial" w:hAnsi="Arial" w:cs="Arial"/>
              </w:rPr>
            </w:pPr>
            <w:r w:rsidRPr="062BCBB7">
              <w:rPr>
                <w:rFonts w:ascii="Arial" w:hAnsi="Arial" w:cs="Arial"/>
              </w:rPr>
              <w:t>Have you documented who is ultimately accountable for the personal information</w:t>
            </w:r>
            <w:r w:rsidR="2A159DE6" w:rsidRPr="062BCBB7">
              <w:rPr>
                <w:rFonts w:ascii="Arial" w:hAnsi="Arial" w:cs="Arial"/>
              </w:rPr>
              <w:t xml:space="preserve"> within the system</w:t>
            </w:r>
            <w:r w:rsidRPr="062BCBB7">
              <w:rPr>
                <w:rFonts w:ascii="Arial" w:hAnsi="Arial" w:cs="Arial"/>
              </w:rPr>
              <w:t>?</w:t>
            </w:r>
          </w:p>
        </w:tc>
        <w:sdt>
          <w:sdtPr>
            <w:rPr>
              <w:rFonts w:ascii="Arial" w:hAnsi="Arial" w:cs="Arial"/>
              <w:lang w:val="en-CA"/>
            </w:rPr>
            <w:id w:val="572243880"/>
            <w:placeholder>
              <w:docPart w:val="EAD063EAE2C34AEFA79EC74355411EE2"/>
            </w:placeholder>
            <w:dropDownList>
              <w:listItem w:value="Choose an item."/>
              <w:listItem w:displayText="Yes" w:value="Yes"/>
              <w:listItem w:displayText="No" w:value="No"/>
            </w:dropDownList>
          </w:sdtPr>
          <w:sdtEndPr/>
          <w:sdtContent>
            <w:tc>
              <w:tcPr>
                <w:tcW w:w="323" w:type="pct"/>
              </w:tcPr>
              <w:p w14:paraId="080FE3EC" w14:textId="21B0786C" w:rsidR="001F0AFC" w:rsidRPr="00012965" w:rsidRDefault="6EA9F756" w:rsidP="00561B97">
                <w:pPr>
                  <w:spacing w:after="200" w:line="240" w:lineRule="auto"/>
                  <w:rPr>
                    <w:rFonts w:ascii="Arial" w:hAnsi="Arial" w:cs="Arial"/>
                    <w:lang w:val="en-CA"/>
                  </w:rPr>
                </w:pPr>
                <w:r w:rsidRPr="47D7C777">
                  <w:rPr>
                    <w:rFonts w:ascii="Arial" w:hAnsi="Arial" w:cs="Arial"/>
                    <w:lang w:val="en-CA"/>
                  </w:rPr>
                  <w:t>Yes</w:t>
                </w:r>
              </w:p>
            </w:tc>
          </w:sdtContent>
        </w:sdt>
        <w:tc>
          <w:tcPr>
            <w:tcW w:w="1734" w:type="pct"/>
          </w:tcPr>
          <w:p w14:paraId="39CC1A42" w14:textId="373F80A4" w:rsidR="7BFDE246" w:rsidRDefault="7BFDE246" w:rsidP="574D6972">
            <w:pPr>
              <w:spacing w:after="200" w:line="240" w:lineRule="auto"/>
              <w:rPr>
                <w:rFonts w:ascii="Arial" w:eastAsia="Arial" w:hAnsi="Arial" w:cs="Arial"/>
                <w:lang w:val="en-CA"/>
              </w:rPr>
            </w:pPr>
            <w:r w:rsidRPr="1567E713">
              <w:rPr>
                <w:rFonts w:ascii="Arial" w:eastAsia="Calibri" w:hAnsi="Arial" w:cs="Arial"/>
                <w:lang w:val="en-CA"/>
              </w:rPr>
              <w:t>Responsibility for EVA, including the collection of personal information collected from employees as</w:t>
            </w:r>
            <w:ins w:id="104" w:author="Hodgson, Rachel R [NC]" w:date="2025-09-23T10:54:00Z" w16du:dateUtc="2025-09-23T14:54:00Z">
              <w:r w:rsidR="009E61E8">
                <w:rPr>
                  <w:rFonts w:ascii="Arial" w:eastAsia="Calibri" w:hAnsi="Arial" w:cs="Arial"/>
                  <w:lang w:val="en-CA"/>
                </w:rPr>
                <w:t xml:space="preserve"> user data as</w:t>
              </w:r>
            </w:ins>
            <w:r w:rsidRPr="1567E713">
              <w:rPr>
                <w:rFonts w:ascii="Arial" w:eastAsia="Calibri" w:hAnsi="Arial" w:cs="Arial"/>
                <w:lang w:val="en-CA"/>
              </w:rPr>
              <w:t xml:space="preserve"> part of the tool's operations</w:t>
            </w:r>
            <w:ins w:id="105" w:author="Hodgson, Rachel R [NC]" w:date="2025-09-23T10:54:00Z" w16du:dateUtc="2025-09-23T14:54:00Z">
              <w:r w:rsidR="009E61E8">
                <w:rPr>
                  <w:rFonts w:ascii="Arial" w:eastAsia="Calibri" w:hAnsi="Arial" w:cs="Arial"/>
                  <w:lang w:val="en-CA"/>
                </w:rPr>
                <w:t>,</w:t>
              </w:r>
            </w:ins>
            <w:r w:rsidRPr="1567E713">
              <w:rPr>
                <w:rFonts w:ascii="Arial" w:eastAsia="Calibri" w:hAnsi="Arial" w:cs="Arial"/>
                <w:lang w:val="en-CA"/>
              </w:rPr>
              <w:t xml:space="preserve"> lie</w:t>
            </w:r>
            <w:ins w:id="106" w:author="Hodgson, Rachel R [NC]" w:date="2025-09-23T10:54:00Z" w16du:dateUtc="2025-09-23T14:54:00Z">
              <w:r w:rsidR="009E61E8">
                <w:rPr>
                  <w:rFonts w:ascii="Arial" w:eastAsia="Calibri" w:hAnsi="Arial" w:cs="Arial"/>
                  <w:lang w:val="en-CA"/>
                </w:rPr>
                <w:t>s</w:t>
              </w:r>
            </w:ins>
            <w:r w:rsidRPr="1567E713">
              <w:rPr>
                <w:rFonts w:ascii="Arial" w:eastAsia="Calibri" w:hAnsi="Arial" w:cs="Arial"/>
                <w:lang w:val="en-CA"/>
              </w:rPr>
              <w:t xml:space="preserve"> with the IT Director</w:t>
            </w:r>
            <w:r w:rsidR="00030E67">
              <w:rPr>
                <w:rFonts w:ascii="Arial" w:eastAsia="Calibri" w:hAnsi="Arial" w:cs="Arial"/>
                <w:lang w:val="en-CA"/>
              </w:rPr>
              <w:t xml:space="preserve"> of the</w:t>
            </w:r>
            <w:r w:rsidRPr="1567E713">
              <w:rPr>
                <w:rFonts w:ascii="Arial" w:eastAsia="Calibri" w:hAnsi="Arial" w:cs="Arial"/>
                <w:lang w:val="en-CA"/>
              </w:rPr>
              <w:t xml:space="preserve"> AICoE</w:t>
            </w:r>
            <w:r w:rsidR="00030E67">
              <w:rPr>
                <w:rFonts w:ascii="Arial" w:eastAsia="Calibri" w:hAnsi="Arial" w:cs="Arial"/>
                <w:lang w:val="en-CA"/>
              </w:rPr>
              <w:t>.</w:t>
            </w:r>
          </w:p>
          <w:p w14:paraId="5E5C7841" w14:textId="631F4A51" w:rsidR="5F1BDBDC" w:rsidRDefault="0034073E" w:rsidP="44A32A20">
            <w:pPr>
              <w:spacing w:after="200" w:line="240" w:lineRule="auto"/>
              <w:rPr>
                <w:rFonts w:ascii="Arial" w:eastAsia="Calibri" w:hAnsi="Arial" w:cs="Arial"/>
                <w:lang w:val="en-CA"/>
              </w:rPr>
            </w:pPr>
            <w:r>
              <w:rPr>
                <w:rFonts w:ascii="Arial" w:eastAsia="Calibri" w:hAnsi="Arial" w:cs="Arial"/>
                <w:lang w:val="en-CA"/>
              </w:rPr>
              <w:t>A</w:t>
            </w:r>
            <w:r w:rsidR="577C11BE" w:rsidRPr="1567E713">
              <w:rPr>
                <w:rFonts w:ascii="Arial" w:eastAsia="Calibri" w:hAnsi="Arial" w:cs="Arial"/>
                <w:lang w:val="en-CA"/>
              </w:rPr>
              <w:t xml:space="preserve">ccountability </w:t>
            </w:r>
            <w:r>
              <w:rPr>
                <w:rFonts w:ascii="Arial" w:eastAsia="Calibri" w:hAnsi="Arial" w:cs="Arial"/>
                <w:lang w:val="en-CA"/>
              </w:rPr>
              <w:t>for</w:t>
            </w:r>
            <w:r w:rsidR="577C11BE" w:rsidRPr="1567E713">
              <w:rPr>
                <w:rFonts w:ascii="Arial" w:eastAsia="Calibri" w:hAnsi="Arial" w:cs="Arial"/>
                <w:lang w:val="en-CA"/>
              </w:rPr>
              <w:t xml:space="preserve"> personal information is controlled by “</w:t>
            </w:r>
            <w:r w:rsidR="577C11BE" w:rsidRPr="1567E713">
              <w:rPr>
                <w:rFonts w:ascii="Arial" w:eastAsia="Arial" w:hAnsi="Arial" w:cs="Arial"/>
                <w:lang w:val="en-CA"/>
              </w:rPr>
              <w:t>Authoritative System of Record” which mean</w:t>
            </w:r>
            <w:r w:rsidR="39D8C649" w:rsidRPr="1567E713">
              <w:rPr>
                <w:rFonts w:ascii="Arial" w:eastAsia="Arial" w:hAnsi="Arial" w:cs="Arial"/>
                <w:lang w:val="en-CA"/>
              </w:rPr>
              <w:t xml:space="preserve">s, </w:t>
            </w:r>
            <w:r w:rsidR="4AB223D3" w:rsidRPr="1567E713">
              <w:rPr>
                <w:rFonts w:ascii="Arial" w:eastAsia="Arial" w:hAnsi="Arial" w:cs="Arial"/>
                <w:lang w:val="en-CA"/>
              </w:rPr>
              <w:t>any</w:t>
            </w:r>
            <w:r w:rsidR="008A345D" w:rsidRPr="1567E713">
              <w:rPr>
                <w:rFonts w:ascii="Arial" w:eastAsia="Arial" w:hAnsi="Arial" w:cs="Arial"/>
                <w:lang w:val="en-CA"/>
              </w:rPr>
              <w:t xml:space="preserve"> </w:t>
            </w:r>
            <w:r w:rsidR="007D6116" w:rsidRPr="1567E713">
              <w:rPr>
                <w:rFonts w:ascii="Arial" w:eastAsia="Arial" w:hAnsi="Arial" w:cs="Arial"/>
                <w:lang w:val="en-CA"/>
              </w:rPr>
              <w:t>Registered U</w:t>
            </w:r>
            <w:r w:rsidR="008A345D" w:rsidRPr="1567E713">
              <w:rPr>
                <w:rFonts w:ascii="Arial" w:eastAsia="Arial" w:hAnsi="Arial" w:cs="Arial"/>
                <w:lang w:val="en-CA"/>
              </w:rPr>
              <w:t>ser</w:t>
            </w:r>
            <w:r w:rsidR="39D8C649" w:rsidRPr="1567E713">
              <w:rPr>
                <w:rFonts w:ascii="Arial" w:eastAsia="Arial" w:hAnsi="Arial" w:cs="Arial"/>
                <w:lang w:val="en-CA"/>
              </w:rPr>
              <w:t xml:space="preserve"> who logs into the system</w:t>
            </w:r>
            <w:r w:rsidR="008A345D" w:rsidRPr="1567E713">
              <w:rPr>
                <w:rFonts w:ascii="Arial" w:eastAsia="Arial" w:hAnsi="Arial" w:cs="Arial"/>
                <w:lang w:val="en-CA"/>
              </w:rPr>
              <w:t xml:space="preserve"> should</w:t>
            </w:r>
            <w:r w:rsidR="39D8C649" w:rsidRPr="1567E713">
              <w:rPr>
                <w:rFonts w:ascii="Arial" w:eastAsia="Arial" w:hAnsi="Arial" w:cs="Arial"/>
                <w:lang w:val="en-CA"/>
              </w:rPr>
              <w:t xml:space="preserve"> only </w:t>
            </w:r>
            <w:ins w:id="107" w:author="Hodgson, Rachel R [NC]" w:date="2025-09-23T10:55:00Z" w16du:dateUtc="2025-09-23T14:55:00Z">
              <w:r w:rsidR="00BB6755">
                <w:rPr>
                  <w:rFonts w:ascii="Arial" w:eastAsia="Arial" w:hAnsi="Arial" w:cs="Arial"/>
                  <w:lang w:val="en-CA"/>
                </w:rPr>
                <w:t xml:space="preserve">input and </w:t>
              </w:r>
            </w:ins>
            <w:r w:rsidR="39D8C649" w:rsidRPr="1567E713">
              <w:rPr>
                <w:rFonts w:ascii="Arial" w:eastAsia="Arial" w:hAnsi="Arial" w:cs="Arial"/>
                <w:lang w:val="en-CA"/>
              </w:rPr>
              <w:t xml:space="preserve">use personal </w:t>
            </w:r>
            <w:r w:rsidR="2BC4B8A1" w:rsidRPr="1567E713">
              <w:rPr>
                <w:rFonts w:ascii="Arial" w:eastAsia="Arial" w:hAnsi="Arial" w:cs="Arial"/>
                <w:lang w:val="en-CA"/>
              </w:rPr>
              <w:t>information</w:t>
            </w:r>
            <w:r w:rsidR="39D8C649" w:rsidRPr="1567E713">
              <w:rPr>
                <w:rFonts w:ascii="Arial" w:eastAsia="Arial" w:hAnsi="Arial" w:cs="Arial"/>
                <w:lang w:val="en-CA"/>
              </w:rPr>
              <w:t xml:space="preserve"> that </w:t>
            </w:r>
            <w:r w:rsidR="002D3A41" w:rsidRPr="1567E713">
              <w:rPr>
                <w:rFonts w:ascii="Arial" w:eastAsia="Arial" w:hAnsi="Arial" w:cs="Arial"/>
                <w:lang w:val="en-CA"/>
              </w:rPr>
              <w:t xml:space="preserve">has </w:t>
            </w:r>
            <w:r w:rsidR="20D832A2" w:rsidRPr="01257805">
              <w:rPr>
                <w:rFonts w:ascii="Arial" w:eastAsia="Arial" w:hAnsi="Arial" w:cs="Arial"/>
                <w:lang w:val="en-CA"/>
              </w:rPr>
              <w:t>been</w:t>
            </w:r>
            <w:r w:rsidR="00F51297">
              <w:rPr>
                <w:rFonts w:ascii="Arial" w:eastAsia="Arial" w:hAnsi="Arial" w:cs="Arial"/>
                <w:lang w:val="en-CA"/>
              </w:rPr>
              <w:t xml:space="preserve"> </w:t>
            </w:r>
            <w:r w:rsidR="40EC589C" w:rsidRPr="01257805">
              <w:rPr>
                <w:rFonts w:ascii="Arial" w:eastAsia="Arial" w:hAnsi="Arial" w:cs="Arial"/>
                <w:lang w:val="en-CA"/>
              </w:rPr>
              <w:t>au</w:t>
            </w:r>
            <w:r w:rsidR="46AD0B30" w:rsidRPr="01257805">
              <w:rPr>
                <w:rFonts w:ascii="Arial" w:eastAsia="Arial" w:hAnsi="Arial" w:cs="Arial"/>
                <w:lang w:val="en-CA"/>
              </w:rPr>
              <w:t>thorized</w:t>
            </w:r>
            <w:r w:rsidR="750BCD55" w:rsidRPr="1567E713">
              <w:rPr>
                <w:rFonts w:ascii="Arial" w:eastAsia="Arial" w:hAnsi="Arial" w:cs="Arial"/>
                <w:lang w:val="en-CA"/>
              </w:rPr>
              <w:t xml:space="preserve"> to that user.</w:t>
            </w:r>
          </w:p>
          <w:p w14:paraId="3AF39CB2" w14:textId="6F564515" w:rsidR="5F1BDBDC" w:rsidRDefault="50362340" w:rsidP="6CF37BB3">
            <w:pPr>
              <w:spacing w:after="200" w:line="240" w:lineRule="auto"/>
              <w:rPr>
                <w:rFonts w:ascii="Arial" w:eastAsia="Calibri" w:hAnsi="Arial" w:cs="Arial"/>
                <w:lang w:val="en-CA"/>
              </w:rPr>
            </w:pPr>
            <w:r w:rsidRPr="6CF37BB3">
              <w:rPr>
                <w:rFonts w:ascii="Arial" w:eastAsia="Calibri" w:hAnsi="Arial" w:cs="Arial"/>
                <w:lang w:val="en-CA"/>
              </w:rPr>
              <w:t xml:space="preserve">Registered Users are directed to onboarding guidelines that outline the Responsible Use of Generative AI and provide directions </w:t>
            </w:r>
            <w:r w:rsidR="0E33A6C5" w:rsidRPr="6CF37BB3">
              <w:rPr>
                <w:rFonts w:ascii="Arial" w:eastAsia="Calibri" w:hAnsi="Arial" w:cs="Arial"/>
                <w:lang w:val="en-CA"/>
              </w:rPr>
              <w:t>on</w:t>
            </w:r>
            <w:r w:rsidRPr="6CF37BB3">
              <w:rPr>
                <w:rFonts w:ascii="Arial" w:eastAsia="Calibri" w:hAnsi="Arial" w:cs="Arial"/>
                <w:lang w:val="en-CA"/>
              </w:rPr>
              <w:t xml:space="preserve"> the appropriate use of EVA Chat.</w:t>
            </w:r>
            <w:r w:rsidR="36BFB7FE" w:rsidRPr="6CF37BB3">
              <w:rPr>
                <w:rFonts w:ascii="Arial" w:eastAsia="Calibri" w:hAnsi="Arial" w:cs="Arial"/>
                <w:lang w:val="en-CA"/>
              </w:rPr>
              <w:t xml:space="preserve"> A training course has been created and</w:t>
            </w:r>
            <w:r w:rsidR="36BFB7FE" w:rsidRPr="6CF37BB3" w:rsidDel="00F51297">
              <w:rPr>
                <w:rFonts w:ascii="Arial" w:eastAsia="Calibri" w:hAnsi="Arial" w:cs="Arial"/>
                <w:lang w:val="en-CA"/>
              </w:rPr>
              <w:t xml:space="preserve"> </w:t>
            </w:r>
            <w:r w:rsidR="001954D5">
              <w:rPr>
                <w:rFonts w:ascii="Arial" w:eastAsia="Calibri" w:hAnsi="Arial" w:cs="Arial"/>
                <w:lang w:val="en-CA"/>
              </w:rPr>
              <w:t xml:space="preserve">made available </w:t>
            </w:r>
            <w:r w:rsidR="36BFB7FE" w:rsidRPr="6CF37BB3">
              <w:rPr>
                <w:rFonts w:ascii="Arial" w:eastAsia="Calibri" w:hAnsi="Arial" w:cs="Arial"/>
                <w:lang w:val="en-CA"/>
              </w:rPr>
              <w:t>to all employees on SABA</w:t>
            </w:r>
            <w:r w:rsidR="00F51297">
              <w:rPr>
                <w:rFonts w:ascii="Arial" w:eastAsia="Calibri" w:hAnsi="Arial" w:cs="Arial"/>
                <w:lang w:val="en-CA"/>
              </w:rPr>
              <w:t xml:space="preserve"> (See Annex F)</w:t>
            </w:r>
            <w:r w:rsidR="00693EC3">
              <w:rPr>
                <w:rFonts w:ascii="Arial" w:eastAsia="Calibri" w:hAnsi="Arial" w:cs="Arial"/>
                <w:lang w:val="en-CA"/>
              </w:rPr>
              <w:t>.</w:t>
            </w:r>
            <w:r w:rsidR="36BFB7FE" w:rsidRPr="6CF37BB3">
              <w:rPr>
                <w:rFonts w:ascii="Arial" w:eastAsia="Calibri" w:hAnsi="Arial" w:cs="Arial"/>
                <w:lang w:val="en-CA"/>
              </w:rPr>
              <w:t xml:space="preserve"> </w:t>
            </w:r>
          </w:p>
          <w:p w14:paraId="61CCD7F5" w14:textId="7E02226D" w:rsidR="5F1BDBDC" w:rsidRDefault="623A7BE7" w:rsidP="605988F5">
            <w:pPr>
              <w:spacing w:after="200" w:line="240" w:lineRule="auto"/>
              <w:rPr>
                <w:rFonts w:ascii="Arial" w:eastAsia="Calibri" w:hAnsi="Arial" w:cs="Arial"/>
                <w:lang w:val="en-CA"/>
              </w:rPr>
            </w:pPr>
            <w:r w:rsidRPr="605988F5">
              <w:rPr>
                <w:rFonts w:ascii="Arial" w:eastAsia="Calibri" w:hAnsi="Arial" w:cs="Arial"/>
                <w:lang w:val="en-CA"/>
              </w:rPr>
              <w:lastRenderedPageBreak/>
              <w:t>The course</w:t>
            </w:r>
            <w:r w:rsidR="4C1D4E27" w:rsidRPr="605988F5">
              <w:rPr>
                <w:rFonts w:ascii="Arial" w:eastAsia="Calibri" w:hAnsi="Arial" w:cs="Arial"/>
                <w:lang w:val="en-CA"/>
              </w:rPr>
              <w:t xml:space="preserve"> is not mandatory </w:t>
            </w:r>
            <w:r w:rsidR="00CF492E">
              <w:rPr>
                <w:rFonts w:ascii="Arial" w:eastAsia="Calibri" w:hAnsi="Arial" w:cs="Arial"/>
                <w:lang w:val="en-CA"/>
              </w:rPr>
              <w:t>in order</w:t>
            </w:r>
            <w:r w:rsidR="006F0C31">
              <w:rPr>
                <w:rFonts w:ascii="Arial" w:eastAsia="Calibri" w:hAnsi="Arial" w:cs="Arial"/>
                <w:lang w:val="en-CA"/>
              </w:rPr>
              <w:t xml:space="preserve"> to be granted </w:t>
            </w:r>
            <w:r w:rsidR="00675FBE">
              <w:rPr>
                <w:rFonts w:ascii="Arial" w:eastAsia="Calibri" w:hAnsi="Arial" w:cs="Arial"/>
                <w:lang w:val="en-CA"/>
              </w:rPr>
              <w:t xml:space="preserve">access to </w:t>
            </w:r>
            <w:r w:rsidR="4C1D4E27" w:rsidRPr="605988F5">
              <w:rPr>
                <w:rFonts w:ascii="Arial" w:eastAsia="Calibri" w:hAnsi="Arial" w:cs="Arial"/>
                <w:lang w:val="en-CA"/>
              </w:rPr>
              <w:t>EVA Chat</w:t>
            </w:r>
            <w:r w:rsidR="170B536E" w:rsidRPr="605988F5">
              <w:rPr>
                <w:rFonts w:ascii="Arial" w:eastAsia="Calibri" w:hAnsi="Arial" w:cs="Arial"/>
                <w:lang w:val="en-CA"/>
              </w:rPr>
              <w:t>, but this supplemental</w:t>
            </w:r>
            <w:r w:rsidR="4C1D4E27" w:rsidRPr="605988F5">
              <w:rPr>
                <w:rFonts w:ascii="Arial" w:eastAsia="Calibri" w:hAnsi="Arial" w:cs="Arial"/>
                <w:lang w:val="en-CA"/>
              </w:rPr>
              <w:t xml:space="preserve"> training </w:t>
            </w:r>
            <w:r w:rsidR="00621F4E">
              <w:rPr>
                <w:rFonts w:ascii="Arial" w:eastAsia="Calibri" w:hAnsi="Arial" w:cs="Arial"/>
                <w:lang w:val="en-CA"/>
              </w:rPr>
              <w:t>supports</w:t>
            </w:r>
            <w:r w:rsidR="00111F88">
              <w:rPr>
                <w:rFonts w:ascii="Arial" w:eastAsia="Calibri" w:hAnsi="Arial" w:cs="Arial"/>
                <w:lang w:val="en-CA"/>
              </w:rPr>
              <w:t xml:space="preserve"> </w:t>
            </w:r>
            <w:r w:rsidR="04F87779" w:rsidRPr="605988F5">
              <w:rPr>
                <w:rFonts w:ascii="Arial" w:eastAsia="Calibri" w:hAnsi="Arial" w:cs="Arial"/>
                <w:lang w:val="en-CA"/>
              </w:rPr>
              <w:t>the</w:t>
            </w:r>
            <w:r w:rsidR="006E5FB7">
              <w:rPr>
                <w:rFonts w:ascii="Arial" w:eastAsia="Calibri" w:hAnsi="Arial" w:cs="Arial"/>
                <w:lang w:val="en-CA"/>
              </w:rPr>
              <w:t xml:space="preserve"> ToU</w:t>
            </w:r>
            <w:r w:rsidR="4C1D4E27" w:rsidRPr="605988F5">
              <w:rPr>
                <w:rFonts w:ascii="Arial" w:eastAsia="Calibri" w:hAnsi="Arial" w:cs="Arial"/>
                <w:lang w:val="en-CA"/>
              </w:rPr>
              <w:t>, detailing the do's and don'ts of using the application.</w:t>
            </w:r>
            <w:r w:rsidR="0B8EFF84" w:rsidRPr="605988F5">
              <w:rPr>
                <w:rFonts w:ascii="Arial" w:eastAsia="Calibri" w:hAnsi="Arial" w:cs="Arial"/>
                <w:lang w:val="en-CA"/>
              </w:rPr>
              <w:t xml:space="preserve"> Additional information and resources for users regarding privacy are available on the AICoE portal. </w:t>
            </w:r>
          </w:p>
          <w:p w14:paraId="7C352A79" w14:textId="785E7274" w:rsidR="00CE1E09" w:rsidRDefault="5F1BDBDC" w:rsidP="56335875">
            <w:pPr>
              <w:spacing w:after="200" w:line="240" w:lineRule="auto"/>
              <w:rPr>
                <w:rFonts w:ascii="Arial" w:eastAsia="Calibri" w:hAnsi="Arial" w:cs="Arial"/>
                <w:lang w:val="en-CA"/>
              </w:rPr>
            </w:pPr>
            <w:r w:rsidRPr="491FA793">
              <w:rPr>
                <w:rFonts w:ascii="Arial" w:eastAsia="Calibri" w:hAnsi="Arial" w:cs="Arial"/>
                <w:lang w:val="en-CA"/>
              </w:rPr>
              <w:t xml:space="preserve">It is the responsibility of ESDC employees </w:t>
            </w:r>
            <w:r w:rsidR="003E4C01">
              <w:rPr>
                <w:rFonts w:ascii="Arial" w:eastAsia="Calibri" w:hAnsi="Arial" w:cs="Arial"/>
                <w:lang w:val="en-CA"/>
              </w:rPr>
              <w:t>as</w:t>
            </w:r>
            <w:r w:rsidRPr="491FA793">
              <w:rPr>
                <w:rFonts w:ascii="Arial" w:eastAsia="Calibri" w:hAnsi="Arial" w:cs="Arial"/>
                <w:lang w:val="en-CA"/>
              </w:rPr>
              <w:t xml:space="preserve"> users to ensure they use personal information in</w:t>
            </w:r>
            <w:ins w:id="108" w:author="Hodgson, Rachel R [NC]" w:date="2025-09-23T10:55:00Z" w16du:dateUtc="2025-09-23T14:55:00Z">
              <w:r w:rsidR="00C64A22">
                <w:rPr>
                  <w:rFonts w:ascii="Arial" w:eastAsia="Calibri" w:hAnsi="Arial" w:cs="Arial"/>
                  <w:lang w:val="en-CA"/>
                </w:rPr>
                <w:t xml:space="preserve"> input d</w:t>
              </w:r>
            </w:ins>
            <w:ins w:id="109" w:author="Hodgson, Rachel R [NC]" w:date="2025-09-23T10:56:00Z" w16du:dateUtc="2025-09-23T14:56:00Z">
              <w:r w:rsidR="00C64A22">
                <w:rPr>
                  <w:rFonts w:ascii="Arial" w:eastAsia="Calibri" w:hAnsi="Arial" w:cs="Arial"/>
                  <w:lang w:val="en-CA"/>
                </w:rPr>
                <w:t>ata in</w:t>
              </w:r>
            </w:ins>
            <w:r w:rsidRPr="491FA793">
              <w:rPr>
                <w:rFonts w:ascii="Arial" w:eastAsia="Calibri" w:hAnsi="Arial" w:cs="Arial"/>
                <w:lang w:val="en-CA"/>
              </w:rPr>
              <w:t xml:space="preserve"> EVA Chat appropriately. </w:t>
            </w:r>
          </w:p>
          <w:p w14:paraId="64A77819" w14:textId="5B21C4D1" w:rsidR="001F0AFC" w:rsidRPr="00012965" w:rsidRDefault="5F1BDBDC" w:rsidP="00CE1E09">
            <w:pPr>
              <w:spacing w:after="200" w:line="240" w:lineRule="auto"/>
              <w:rPr>
                <w:rFonts w:ascii="Arial" w:eastAsia="Arial" w:hAnsi="Arial" w:cs="Arial"/>
                <w:lang w:val="en-CA"/>
              </w:rPr>
            </w:pPr>
            <w:r w:rsidRPr="491FA793">
              <w:rPr>
                <w:rFonts w:ascii="Arial" w:eastAsia="Calibri" w:hAnsi="Arial" w:cs="Arial"/>
                <w:lang w:val="en-CA"/>
              </w:rPr>
              <w:t>In the case of any incidents affecting personal information, such as a privacy breach, the Chief Information Officer (CIO) will hold ultimate accountability from a departmental perspective.</w:t>
            </w:r>
          </w:p>
        </w:tc>
        <w:tc>
          <w:tcPr>
            <w:tcW w:w="1896" w:type="pct"/>
          </w:tcPr>
          <w:p w14:paraId="4BCA9783" w14:textId="13E5F4D4" w:rsidR="00A73198" w:rsidRDefault="00C76F09" w:rsidP="00113A6C">
            <w:pPr>
              <w:pStyle w:val="ListParagraph"/>
              <w:spacing w:after="200" w:line="240" w:lineRule="auto"/>
              <w:ind w:left="34"/>
              <w:rPr>
                <w:rFonts w:ascii="Arial" w:hAnsi="Arial" w:cs="Arial"/>
                <w:lang w:val="en-US"/>
              </w:rPr>
            </w:pPr>
            <w:r>
              <w:rPr>
                <w:rFonts w:ascii="Arial" w:hAnsi="Arial" w:cs="Arial"/>
                <w:lang w:val="en-US"/>
              </w:rPr>
              <w:lastRenderedPageBreak/>
              <w:t xml:space="preserve">Please see </w:t>
            </w:r>
            <w:r w:rsidR="00A73C7C">
              <w:rPr>
                <w:rFonts w:ascii="Arial" w:hAnsi="Arial" w:cs="Arial"/>
                <w:lang w:val="en-US"/>
              </w:rPr>
              <w:t xml:space="preserve">this </w:t>
            </w:r>
            <w:r>
              <w:rPr>
                <w:rFonts w:ascii="Arial" w:hAnsi="Arial" w:cs="Arial"/>
                <w:lang w:val="en-US"/>
              </w:rPr>
              <w:t xml:space="preserve">risk first identified under section 1, question 1. </w:t>
            </w:r>
          </w:p>
          <w:p w14:paraId="638170EB" w14:textId="77777777" w:rsidR="00A73198" w:rsidRDefault="00A73198" w:rsidP="00113A6C">
            <w:pPr>
              <w:pStyle w:val="ListParagraph"/>
              <w:spacing w:after="200" w:line="240" w:lineRule="auto"/>
              <w:ind w:left="34"/>
              <w:rPr>
                <w:rFonts w:ascii="Arial" w:hAnsi="Arial" w:cs="Arial"/>
                <w:lang w:val="en-US"/>
              </w:rPr>
            </w:pPr>
          </w:p>
          <w:p w14:paraId="10E03EAF" w14:textId="7490572C" w:rsidR="007D63DB" w:rsidRDefault="007D63DB" w:rsidP="00113A6C">
            <w:pPr>
              <w:pStyle w:val="ListParagraph"/>
              <w:spacing w:after="200" w:line="240" w:lineRule="auto"/>
              <w:ind w:left="34"/>
              <w:rPr>
                <w:rFonts w:ascii="Arial" w:hAnsi="Arial" w:cs="Arial"/>
                <w:lang w:val="en-US"/>
              </w:rPr>
            </w:pPr>
            <w:r>
              <w:rPr>
                <w:rFonts w:ascii="Arial" w:hAnsi="Arial" w:cs="Arial"/>
                <w:lang w:val="en-US"/>
              </w:rPr>
              <w:t xml:space="preserve">As stated, accountability for the use of personal information in </w:t>
            </w:r>
            <w:ins w:id="110" w:author="Hodgson, Rachel R [NC]" w:date="2025-09-23T10:55:00Z" w16du:dateUtc="2025-09-23T14:55:00Z">
              <w:r w:rsidR="00C64A22">
                <w:rPr>
                  <w:rFonts w:ascii="Arial" w:hAnsi="Arial" w:cs="Arial"/>
                  <w:lang w:val="en-US"/>
                </w:rPr>
                <w:t xml:space="preserve">input data in </w:t>
              </w:r>
            </w:ins>
            <w:r>
              <w:rPr>
                <w:rFonts w:ascii="Arial" w:hAnsi="Arial" w:cs="Arial"/>
                <w:lang w:val="en-US"/>
              </w:rPr>
              <w:t>EVA Chat</w:t>
            </w:r>
            <w:r w:rsidR="00517CD2">
              <w:rPr>
                <w:rFonts w:ascii="Arial" w:hAnsi="Arial" w:cs="Arial"/>
                <w:lang w:val="en-US"/>
              </w:rPr>
              <w:t xml:space="preserve"> lies with </w:t>
            </w:r>
            <w:r w:rsidR="00504BB0">
              <w:rPr>
                <w:rFonts w:ascii="Arial" w:hAnsi="Arial" w:cs="Arial"/>
                <w:lang w:val="en-US"/>
              </w:rPr>
              <w:t xml:space="preserve">employees of ESDC as </w:t>
            </w:r>
            <w:r w:rsidR="00517CD2">
              <w:rPr>
                <w:rFonts w:ascii="Arial" w:hAnsi="Arial" w:cs="Arial"/>
                <w:lang w:val="en-US"/>
              </w:rPr>
              <w:t>individual users and those senior executives and officials who bear legal authority for the programs</w:t>
            </w:r>
            <w:r w:rsidR="00FE0051">
              <w:rPr>
                <w:rFonts w:ascii="Arial" w:hAnsi="Arial" w:cs="Arial"/>
                <w:lang w:val="en-US"/>
              </w:rPr>
              <w:t xml:space="preserve"> and activities</w:t>
            </w:r>
            <w:r w:rsidR="00517CD2">
              <w:rPr>
                <w:rFonts w:ascii="Arial" w:hAnsi="Arial" w:cs="Arial"/>
                <w:lang w:val="en-US"/>
              </w:rPr>
              <w:t xml:space="preserve"> </w:t>
            </w:r>
            <w:r w:rsidR="00FE0051">
              <w:rPr>
                <w:rFonts w:ascii="Arial" w:hAnsi="Arial" w:cs="Arial"/>
                <w:lang w:val="en-US"/>
              </w:rPr>
              <w:t xml:space="preserve">those employees work under. </w:t>
            </w:r>
          </w:p>
          <w:p w14:paraId="34B1FAA8" w14:textId="77777777" w:rsidR="009C5EAD" w:rsidRDefault="009C5EAD" w:rsidP="00113A6C">
            <w:pPr>
              <w:pStyle w:val="ListParagraph"/>
              <w:spacing w:after="200" w:line="240" w:lineRule="auto"/>
              <w:ind w:left="34"/>
              <w:rPr>
                <w:rFonts w:ascii="Arial" w:hAnsi="Arial" w:cs="Arial"/>
                <w:lang w:val="en-US"/>
              </w:rPr>
            </w:pPr>
          </w:p>
          <w:p w14:paraId="38C9542B" w14:textId="22157068" w:rsidR="009C5EAD" w:rsidRDefault="009C5EAD" w:rsidP="00113A6C">
            <w:pPr>
              <w:pStyle w:val="ListParagraph"/>
              <w:spacing w:after="200" w:line="240" w:lineRule="auto"/>
              <w:ind w:left="34"/>
              <w:rPr>
                <w:rFonts w:ascii="Arial" w:hAnsi="Arial" w:cs="Arial"/>
                <w:lang w:val="en-US"/>
              </w:rPr>
            </w:pPr>
            <w:r>
              <w:rPr>
                <w:rFonts w:ascii="Arial" w:hAnsi="Arial" w:cs="Arial"/>
                <w:lang w:val="en-US"/>
              </w:rPr>
              <w:t xml:space="preserve">Both </w:t>
            </w:r>
            <w:r w:rsidR="0007716D">
              <w:rPr>
                <w:rFonts w:ascii="Arial" w:hAnsi="Arial" w:cs="Arial"/>
                <w:lang w:val="en-US"/>
              </w:rPr>
              <w:t xml:space="preserve">employees and senior executives and officials require mandatory training to </w:t>
            </w:r>
            <w:r w:rsidR="00CC1FF0">
              <w:rPr>
                <w:rFonts w:ascii="Arial" w:hAnsi="Arial" w:cs="Arial"/>
                <w:lang w:val="en-US"/>
              </w:rPr>
              <w:t xml:space="preserve">understand their roles and responsibilities when using personal information in EVA Chat. </w:t>
            </w:r>
          </w:p>
          <w:p w14:paraId="6E3A2CC3" w14:textId="77777777" w:rsidR="009F7E77" w:rsidRDefault="009F7E77" w:rsidP="00113A6C">
            <w:pPr>
              <w:pStyle w:val="ListParagraph"/>
              <w:spacing w:after="200" w:line="240" w:lineRule="auto"/>
              <w:ind w:left="34"/>
              <w:rPr>
                <w:rFonts w:ascii="Arial" w:hAnsi="Arial" w:cs="Arial"/>
                <w:lang w:val="en-US"/>
              </w:rPr>
            </w:pPr>
          </w:p>
          <w:p w14:paraId="1E799B4B" w14:textId="6DB714A3" w:rsidR="009F7E77" w:rsidRDefault="009F7E77" w:rsidP="00113A6C">
            <w:pPr>
              <w:pStyle w:val="ListParagraph"/>
              <w:spacing w:after="200" w:line="240" w:lineRule="auto"/>
              <w:ind w:left="34"/>
              <w:rPr>
                <w:rFonts w:ascii="Arial" w:hAnsi="Arial" w:cs="Arial"/>
                <w:lang w:val="en-US"/>
              </w:rPr>
            </w:pPr>
            <w:r>
              <w:rPr>
                <w:rFonts w:ascii="Arial" w:hAnsi="Arial" w:cs="Arial"/>
                <w:lang w:val="en-US"/>
              </w:rPr>
              <w:t>Non-mandatory training will not be endorsed by PMD.</w:t>
            </w:r>
          </w:p>
          <w:p w14:paraId="07B74D19" w14:textId="2E5B1BB7" w:rsidR="00D52170" w:rsidRPr="00577D9B" w:rsidRDefault="00D52170" w:rsidP="00467F07">
            <w:pPr>
              <w:pStyle w:val="ListParagraph"/>
              <w:spacing w:after="200" w:line="240" w:lineRule="auto"/>
              <w:ind w:left="34"/>
              <w:rPr>
                <w:rFonts w:ascii="Arial" w:hAnsi="Arial" w:cs="Arial"/>
                <w:lang w:val="en-US"/>
              </w:rPr>
            </w:pPr>
          </w:p>
        </w:tc>
      </w:tr>
      <w:tr w:rsidR="001F0AFC" w:rsidRPr="00012965" w14:paraId="058CC95F" w14:textId="77777777" w:rsidTr="017ACD20">
        <w:trPr>
          <w:trHeight w:val="145"/>
        </w:trPr>
        <w:tc>
          <w:tcPr>
            <w:tcW w:w="1047" w:type="pct"/>
          </w:tcPr>
          <w:p w14:paraId="3747B910" w14:textId="786CA783" w:rsidR="001F0AFC" w:rsidRPr="00EF3313" w:rsidRDefault="1C9DEB54" w:rsidP="00DF49EE">
            <w:pPr>
              <w:pStyle w:val="ListParagraph"/>
              <w:numPr>
                <w:ilvl w:val="0"/>
                <w:numId w:val="9"/>
              </w:numPr>
              <w:spacing w:after="200" w:line="240" w:lineRule="auto"/>
              <w:rPr>
                <w:rFonts w:ascii="Arial" w:hAnsi="Arial" w:cs="Arial"/>
              </w:rPr>
            </w:pPr>
            <w:r w:rsidRPr="062BCBB7">
              <w:rPr>
                <w:rFonts w:ascii="Arial" w:hAnsi="Arial" w:cs="Arial"/>
              </w:rPr>
              <w:t xml:space="preserve">Will any third parties, including private sector third parties, </w:t>
            </w:r>
            <w:r w:rsidR="592A762D" w:rsidRPr="062BCBB7">
              <w:rPr>
                <w:rFonts w:ascii="Arial" w:hAnsi="Arial" w:cs="Arial"/>
              </w:rPr>
              <w:t xml:space="preserve">have access to the system </w:t>
            </w:r>
            <w:r w:rsidRPr="062BCBB7">
              <w:rPr>
                <w:rFonts w:ascii="Arial" w:hAnsi="Arial" w:cs="Arial"/>
              </w:rPr>
              <w:t>or responsibility for the personal information?</w:t>
            </w:r>
          </w:p>
        </w:tc>
        <w:sdt>
          <w:sdtPr>
            <w:rPr>
              <w:rFonts w:ascii="Arial" w:hAnsi="Arial" w:cs="Arial"/>
              <w:lang w:val="en-CA"/>
            </w:rPr>
            <w:id w:val="1496374886"/>
            <w:placeholder>
              <w:docPart w:val="770C849CF6694FF28DA1FBC616B647C9"/>
            </w:placeholder>
            <w:dropDownList>
              <w:listItem w:value="Choose an item."/>
              <w:listItem w:displayText="Yes" w:value="Yes"/>
              <w:listItem w:displayText="No" w:value="No"/>
            </w:dropDownList>
          </w:sdtPr>
          <w:sdtEndPr/>
          <w:sdtContent>
            <w:tc>
              <w:tcPr>
                <w:tcW w:w="323" w:type="pct"/>
              </w:tcPr>
              <w:p w14:paraId="55935C73" w14:textId="59B6D79B" w:rsidR="001F0AFC" w:rsidRPr="00012965" w:rsidRDefault="2F7F0A31" w:rsidP="00561B97">
                <w:pPr>
                  <w:spacing w:after="200" w:line="240" w:lineRule="auto"/>
                  <w:rPr>
                    <w:rFonts w:ascii="Arial" w:hAnsi="Arial" w:cs="Arial"/>
                    <w:lang w:val="en-CA"/>
                  </w:rPr>
                </w:pPr>
                <w:r w:rsidRPr="47D7C777">
                  <w:rPr>
                    <w:rFonts w:ascii="Arial" w:hAnsi="Arial" w:cs="Arial"/>
                    <w:lang w:val="en-CA"/>
                  </w:rPr>
                  <w:t>No</w:t>
                </w:r>
              </w:p>
            </w:tc>
          </w:sdtContent>
        </w:sdt>
        <w:tc>
          <w:tcPr>
            <w:tcW w:w="1734" w:type="pct"/>
          </w:tcPr>
          <w:p w14:paraId="62A18593" w14:textId="295459A2" w:rsidR="0089642D" w:rsidRDefault="15B9AA45" w:rsidP="44A32A20">
            <w:pPr>
              <w:spacing w:after="200" w:line="240" w:lineRule="auto"/>
              <w:rPr>
                <w:rFonts w:ascii="Arial" w:eastAsia="Calibri" w:hAnsi="Arial" w:cs="Arial"/>
                <w:lang w:val="en-CA"/>
              </w:rPr>
            </w:pPr>
            <w:r w:rsidRPr="44A32A20">
              <w:rPr>
                <w:rFonts w:ascii="Arial" w:eastAsia="Calibri" w:hAnsi="Arial" w:cs="Arial"/>
                <w:lang w:val="en-CA"/>
              </w:rPr>
              <w:t>No third parties, including those from the private sector, will have access to personal information.</w:t>
            </w:r>
          </w:p>
          <w:p w14:paraId="58E5D9B6" w14:textId="3DDD828F" w:rsidR="0089642D" w:rsidRDefault="15B9AA45" w:rsidP="44A32A20">
            <w:pPr>
              <w:spacing w:after="200" w:line="240" w:lineRule="auto"/>
              <w:rPr>
                <w:rFonts w:ascii="Arial" w:eastAsia="Calibri" w:hAnsi="Arial" w:cs="Arial"/>
                <w:lang w:val="en-CA"/>
              </w:rPr>
            </w:pPr>
            <w:r w:rsidRPr="44A32A20">
              <w:rPr>
                <w:rFonts w:ascii="Arial" w:eastAsia="Calibri" w:hAnsi="Arial" w:cs="Arial"/>
                <w:lang w:val="en-CA"/>
              </w:rPr>
              <w:t xml:space="preserve">An agreement is in place with service provider Microsoft, </w:t>
            </w:r>
            <w:r w:rsidR="00E83FF0">
              <w:rPr>
                <w:rFonts w:ascii="Arial" w:eastAsia="Calibri" w:hAnsi="Arial" w:cs="Arial"/>
                <w:lang w:val="en-CA"/>
              </w:rPr>
              <w:t>which details</w:t>
            </w:r>
            <w:r w:rsidRPr="44A32A20">
              <w:rPr>
                <w:rFonts w:ascii="Arial" w:eastAsia="Calibri" w:hAnsi="Arial" w:cs="Arial"/>
                <w:lang w:val="en-CA"/>
              </w:rPr>
              <w:t xml:space="preserve"> that they have no access to any personal information stored in EVA Chat. </w:t>
            </w:r>
          </w:p>
          <w:p w14:paraId="68936DE7" w14:textId="28A0C3AE" w:rsidR="0089642D" w:rsidRDefault="0F0560EB" w:rsidP="56B373B7">
            <w:pPr>
              <w:spacing w:after="200" w:line="240" w:lineRule="auto"/>
              <w:rPr>
                <w:rFonts w:ascii="Arial" w:eastAsia="Calibri" w:hAnsi="Arial" w:cs="Arial"/>
                <w:lang w:val="en-CA"/>
              </w:rPr>
            </w:pPr>
            <w:r w:rsidRPr="56B373B7">
              <w:rPr>
                <w:rFonts w:ascii="Arial" w:eastAsia="Calibri" w:hAnsi="Arial" w:cs="Arial"/>
                <w:lang w:val="en-CA"/>
              </w:rPr>
              <w:t>Additionally, the EVA application is secured by Secure Cloud Enablement Defense (SCED), which is managed by Shared Services Canada (SSC). SSC also will not have access to any information, including personal information, within EVA Chat.</w:t>
            </w:r>
          </w:p>
          <w:p w14:paraId="114E861E" w14:textId="314BF4C0" w:rsidR="001F0AFC" w:rsidRPr="00012965" w:rsidRDefault="001F0AFC" w:rsidP="0094019D">
            <w:pPr>
              <w:shd w:val="clear" w:color="auto" w:fill="F5F5F5"/>
              <w:spacing w:before="277" w:after="277" w:line="14" w:lineRule="auto"/>
              <w:rPr>
                <w:rFonts w:ascii="Arial" w:eastAsia="Arial" w:hAnsi="Arial" w:cs="Arial"/>
                <w:b/>
                <w:bCs/>
                <w:color w:val="000000" w:themeColor="text1"/>
                <w:sz w:val="24"/>
                <w:szCs w:val="24"/>
                <w:vertAlign w:val="superscript"/>
              </w:rPr>
            </w:pPr>
          </w:p>
        </w:tc>
        <w:tc>
          <w:tcPr>
            <w:tcW w:w="1896" w:type="pct"/>
          </w:tcPr>
          <w:p w14:paraId="0C7BD450" w14:textId="3E02A01D" w:rsidR="001F0AFC" w:rsidRPr="00012965" w:rsidRDefault="00B850BA" w:rsidP="00561B97">
            <w:pPr>
              <w:spacing w:after="200" w:line="240" w:lineRule="auto"/>
              <w:rPr>
                <w:rFonts w:ascii="Arial" w:hAnsi="Arial" w:cs="Arial"/>
                <w:lang w:val="en-CA"/>
              </w:rPr>
            </w:pPr>
            <w:r>
              <w:rPr>
                <w:rFonts w:ascii="Arial" w:hAnsi="Arial" w:cs="Arial"/>
                <w:lang w:val="en-CA"/>
              </w:rPr>
              <w:t xml:space="preserve">No </w:t>
            </w:r>
            <w:r w:rsidR="0070690B">
              <w:rPr>
                <w:rFonts w:ascii="Arial" w:hAnsi="Arial" w:cs="Arial"/>
                <w:lang w:val="en-CA"/>
              </w:rPr>
              <w:t>privacy risk or compliance issue identified.</w:t>
            </w:r>
          </w:p>
        </w:tc>
      </w:tr>
      <w:tr w:rsidR="007F2DCB" w:rsidRPr="00012965" w14:paraId="340D18C1" w14:textId="77777777" w:rsidTr="017ACD20">
        <w:trPr>
          <w:trHeight w:val="145"/>
        </w:trPr>
        <w:tc>
          <w:tcPr>
            <w:tcW w:w="1047" w:type="pct"/>
          </w:tcPr>
          <w:p w14:paraId="0515FFDB" w14:textId="77777777" w:rsidR="007F2DCB" w:rsidRPr="0050483F" w:rsidRDefault="007F2DCB" w:rsidP="00DF49EE">
            <w:pPr>
              <w:pStyle w:val="ListParagraph"/>
              <w:numPr>
                <w:ilvl w:val="0"/>
                <w:numId w:val="9"/>
              </w:numPr>
              <w:spacing w:after="200" w:line="240" w:lineRule="auto"/>
              <w:rPr>
                <w:rFonts w:ascii="Arial" w:hAnsi="Arial" w:cs="Arial"/>
              </w:rPr>
            </w:pPr>
            <w:r w:rsidRPr="0050483F">
              <w:rPr>
                <w:rFonts w:ascii="Arial" w:hAnsi="Arial" w:cs="Arial"/>
              </w:rPr>
              <w:t xml:space="preserve">If third parties will be involved, do you have a written record (arrangement, agreement or contract) of understanding in </w:t>
            </w:r>
            <w:r w:rsidRPr="0050483F">
              <w:rPr>
                <w:rFonts w:ascii="Arial" w:hAnsi="Arial" w:cs="Arial"/>
              </w:rPr>
              <w:lastRenderedPageBreak/>
              <w:t>place that establishes privacy requirements?</w:t>
            </w:r>
          </w:p>
        </w:tc>
        <w:sdt>
          <w:sdtPr>
            <w:rPr>
              <w:rFonts w:ascii="Arial" w:hAnsi="Arial" w:cs="Arial"/>
              <w:lang w:val="en-CA"/>
            </w:rPr>
            <w:id w:val="1782923857"/>
            <w:placeholder>
              <w:docPart w:val="DefaultPlaceholder_-1854013438"/>
            </w:placeholder>
            <w:dropDownList>
              <w:listItem w:value="Choose an item."/>
              <w:listItem w:displayText="Yes" w:value="Yes"/>
              <w:listItem w:displayText="No" w:value="No"/>
              <w:listItem w:displayText="N/A" w:value="N/A"/>
            </w:dropDownList>
          </w:sdtPr>
          <w:sdtEndPr/>
          <w:sdtContent>
            <w:tc>
              <w:tcPr>
                <w:tcW w:w="323" w:type="pct"/>
              </w:tcPr>
              <w:p w14:paraId="38052CD5" w14:textId="3F68171B" w:rsidR="007F2DCB" w:rsidRPr="00012965" w:rsidRDefault="32715823"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3995AAAA" w14:textId="7E5E60B9" w:rsidR="007F2DCB" w:rsidRPr="00012965" w:rsidRDefault="561DB3EE" w:rsidP="00561B97">
            <w:pPr>
              <w:spacing w:after="200" w:line="240" w:lineRule="auto"/>
              <w:rPr>
                <w:rFonts w:ascii="Arial" w:hAnsi="Arial" w:cs="Arial"/>
                <w:lang w:val="en-CA"/>
              </w:rPr>
            </w:pPr>
            <w:r w:rsidRPr="5387DEF7">
              <w:rPr>
                <w:rFonts w:ascii="Arial" w:hAnsi="Arial" w:cs="Arial"/>
                <w:lang w:val="en-CA"/>
              </w:rPr>
              <w:t>N/A</w:t>
            </w:r>
          </w:p>
        </w:tc>
        <w:tc>
          <w:tcPr>
            <w:tcW w:w="1896" w:type="pct"/>
          </w:tcPr>
          <w:p w14:paraId="3DC119F1" w14:textId="38B957DB" w:rsidR="007F2DCB" w:rsidRPr="00012965" w:rsidRDefault="561DB3EE" w:rsidP="00561B97">
            <w:pPr>
              <w:spacing w:after="200" w:line="240" w:lineRule="auto"/>
              <w:rPr>
                <w:rFonts w:ascii="Arial" w:hAnsi="Arial" w:cs="Arial"/>
                <w:lang w:val="en-CA"/>
              </w:rPr>
            </w:pPr>
            <w:r w:rsidRPr="5387DEF7">
              <w:rPr>
                <w:rFonts w:ascii="Arial" w:hAnsi="Arial" w:cs="Arial"/>
                <w:lang w:val="en-CA"/>
              </w:rPr>
              <w:t>N/A</w:t>
            </w:r>
          </w:p>
        </w:tc>
      </w:tr>
      <w:tr w:rsidR="007F2DCB" w:rsidRPr="00012965" w14:paraId="78F7D0EC" w14:textId="77777777" w:rsidTr="017ACD20">
        <w:trPr>
          <w:trHeight w:val="695"/>
        </w:trPr>
        <w:tc>
          <w:tcPr>
            <w:tcW w:w="1047" w:type="pct"/>
          </w:tcPr>
          <w:p w14:paraId="757B74A9" w14:textId="77777777" w:rsidR="007F2DCB" w:rsidRPr="00012965" w:rsidRDefault="007F2DCB" w:rsidP="00DF49EE">
            <w:pPr>
              <w:pStyle w:val="ListParagraph"/>
              <w:numPr>
                <w:ilvl w:val="0"/>
                <w:numId w:val="9"/>
              </w:numPr>
              <w:spacing w:after="200" w:line="240" w:lineRule="auto"/>
              <w:contextualSpacing w:val="0"/>
              <w:rPr>
                <w:rFonts w:ascii="Arial" w:hAnsi="Arial" w:cs="Arial"/>
              </w:rPr>
            </w:pPr>
            <w:r w:rsidRPr="00C8672A">
              <w:rPr>
                <w:rFonts w:ascii="Arial" w:hAnsi="Arial" w:cs="Arial"/>
              </w:rPr>
              <w:t>Will the institution be provided with the results of regularly scheduled audits and compliance checks on the privacy requirements of all involved parties?</w:t>
            </w:r>
          </w:p>
        </w:tc>
        <w:sdt>
          <w:sdtPr>
            <w:rPr>
              <w:rFonts w:ascii="Arial" w:hAnsi="Arial" w:cs="Arial"/>
              <w:lang w:val="en-CA"/>
            </w:rPr>
            <w:id w:val="-1973513364"/>
            <w:placeholder>
              <w:docPart w:val="7778B5D2B7394484B5D3F3226D700AF1"/>
            </w:placeholder>
            <w:dropDownList>
              <w:listItem w:value="Choose an item."/>
              <w:listItem w:displayText="Yes" w:value="Yes"/>
              <w:listItem w:displayText="No" w:value="No"/>
              <w:listItem w:displayText="N/A" w:value="N/A"/>
            </w:dropDownList>
          </w:sdtPr>
          <w:sdtEndPr/>
          <w:sdtContent>
            <w:tc>
              <w:tcPr>
                <w:tcW w:w="323" w:type="pct"/>
              </w:tcPr>
              <w:p w14:paraId="1C375B5A" w14:textId="4AD0484F" w:rsidR="007F2DCB" w:rsidRPr="00012965" w:rsidRDefault="5F124184" w:rsidP="00561B97">
                <w:pPr>
                  <w:spacing w:after="200" w:line="240" w:lineRule="auto"/>
                  <w:rPr>
                    <w:rFonts w:ascii="Arial" w:hAnsi="Arial" w:cs="Arial"/>
                    <w:lang w:val="en-CA"/>
                  </w:rPr>
                </w:pPr>
                <w:r w:rsidRPr="47D7C777">
                  <w:rPr>
                    <w:rFonts w:ascii="Arial" w:hAnsi="Arial" w:cs="Arial"/>
                    <w:lang w:val="en-CA"/>
                  </w:rPr>
                  <w:t>No</w:t>
                </w:r>
              </w:p>
            </w:tc>
          </w:sdtContent>
        </w:sdt>
        <w:tc>
          <w:tcPr>
            <w:tcW w:w="1734" w:type="pct"/>
          </w:tcPr>
          <w:p w14:paraId="06C633A1" w14:textId="77777777" w:rsidR="00310FA6" w:rsidRPr="00952E1F" w:rsidRDefault="00310FA6">
            <w:pPr>
              <w:spacing w:after="200" w:line="240" w:lineRule="auto"/>
              <w:rPr>
                <w:rFonts w:ascii="Arial" w:eastAsia="Calibri" w:hAnsi="Arial" w:cs="Arial"/>
                <w:lang w:val="en-CA"/>
              </w:rPr>
            </w:pPr>
            <w:r>
              <w:rPr>
                <w:rFonts w:ascii="Arial" w:eastAsia="Calibri" w:hAnsi="Arial" w:cs="Arial"/>
                <w:lang w:val="en-CA"/>
              </w:rPr>
              <w:t>Cy</w:t>
            </w:r>
            <w:r w:rsidRPr="00952E1F">
              <w:rPr>
                <w:rFonts w:ascii="Arial" w:eastAsia="Calibri" w:hAnsi="Arial" w:cs="Arial"/>
                <w:lang w:val="en-CA"/>
              </w:rPr>
              <w:t>ber Security has confirmed that EVA Chat will be monitored through the department's Security Information and Event Management (SIEM) system. This includes tracking anomalies in data flows and infrastructure logs and ensuring timely triage and investigation of potential security and compliance issues. These findings are reported to the subscription owner, maintaining accountability and oversight.</w:t>
            </w:r>
          </w:p>
          <w:p w14:paraId="7CB7654D" w14:textId="0F9D1C1A" w:rsidR="00310FA6" w:rsidRPr="00952E1F" w:rsidRDefault="00310FA6">
            <w:pPr>
              <w:spacing w:after="200" w:line="240" w:lineRule="auto"/>
              <w:rPr>
                <w:rFonts w:ascii="Arial" w:eastAsia="Calibri" w:hAnsi="Arial" w:cs="Arial"/>
                <w:lang w:val="en-CA"/>
              </w:rPr>
            </w:pPr>
            <w:r w:rsidRPr="00952E1F">
              <w:rPr>
                <w:rFonts w:ascii="Arial" w:eastAsia="Calibri" w:hAnsi="Arial" w:cs="Arial"/>
                <w:lang w:val="en-CA"/>
              </w:rPr>
              <w:t xml:space="preserve">Azure infrastructure logs (which do not contain personal information) and the PostgreSQL database and volume file storage (which may contain user-entered content and uploads) are also monitored by the Automated Infrastructure Team. </w:t>
            </w:r>
            <w:commentRangeStart w:id="111"/>
            <w:del w:id="112" w:author="Presta, Marco M [NC]" w:date="2025-10-30T16:34:00Z" w16du:dateUtc="2025-10-30T20:34:00Z">
              <w:r w:rsidRPr="00952E1F" w:rsidDel="00C430D3">
                <w:rPr>
                  <w:rFonts w:ascii="Arial" w:eastAsia="Calibri" w:hAnsi="Arial" w:cs="Arial"/>
                  <w:lang w:val="en-CA"/>
                </w:rPr>
                <w:delText xml:space="preserve">However, </w:delText>
              </w:r>
              <w:r w:rsidRPr="00952E1F" w:rsidDel="00C430D3">
                <w:rPr>
                  <w:rFonts w:ascii="Arial" w:eastAsia="Calibri" w:hAnsi="Arial" w:cs="Arial"/>
                  <w:b/>
                  <w:bCs/>
                  <w:lang w:val="en-CA"/>
                </w:rPr>
                <w:delText>there is currently no technical mechanism in place to trace how personal information is specifically used or processed within the chat interactions</w:delText>
              </w:r>
              <w:r w:rsidRPr="00952E1F" w:rsidDel="00C430D3">
                <w:rPr>
                  <w:rFonts w:ascii="Arial" w:eastAsia="Calibri" w:hAnsi="Arial" w:cs="Arial"/>
                  <w:lang w:val="en-CA"/>
                </w:rPr>
                <w:delText>, nor to automatically flag use in administrative decisions</w:delText>
              </w:r>
            </w:del>
            <w:commentRangeEnd w:id="111"/>
            <w:r w:rsidR="00C430D3" w:rsidRPr="00952E1F">
              <w:rPr>
                <w:rStyle w:val="CommentReference"/>
                <w:rFonts w:ascii="Arial" w:eastAsia="Calibri" w:hAnsi="Arial" w:cs="Arial"/>
                <w:sz w:val="22"/>
                <w:szCs w:val="22"/>
                <w:lang w:val="en-CA"/>
              </w:rPr>
              <w:commentReference w:id="111"/>
            </w:r>
            <w:del w:id="113" w:author="Presta, Marco M [NC]" w:date="2025-10-30T16:34:00Z" w16du:dateUtc="2025-10-30T20:34:00Z">
              <w:r w:rsidRPr="00952E1F" w:rsidDel="00C430D3">
                <w:rPr>
                  <w:rFonts w:ascii="Arial" w:eastAsia="Calibri" w:hAnsi="Arial" w:cs="Arial"/>
                  <w:lang w:val="en-CA"/>
                </w:rPr>
                <w:delText>.</w:delText>
              </w:r>
            </w:del>
            <w:ins w:id="114" w:author="Presta, Marco M [NC]" w:date="2025-10-30T16:34:00Z" w16du:dateUtc="2025-10-30T20:34:00Z">
              <w:r w:rsidR="00C430D3">
                <w:t xml:space="preserve"> </w:t>
              </w:r>
              <w:r w:rsidR="00C430D3" w:rsidRPr="00C430D3">
                <w:rPr>
                  <w:rFonts w:ascii="Arial" w:eastAsia="Calibri" w:hAnsi="Arial" w:cs="Arial"/>
                  <w:lang w:val="en-CA"/>
                </w:rPr>
                <w:t>These logs can be used to trace when personal information is used.  More clarity around the specificity on how the processing of personal information in chat interactions must be flushed out to develop a solution for additional reporting.</w:t>
              </w:r>
            </w:ins>
          </w:p>
          <w:p w14:paraId="22B6358F" w14:textId="77777777" w:rsidR="00310FA6" w:rsidRPr="00952E1F" w:rsidRDefault="00310FA6">
            <w:pPr>
              <w:spacing w:after="200" w:line="240" w:lineRule="auto"/>
              <w:rPr>
                <w:rFonts w:ascii="Arial" w:eastAsia="Calibri" w:hAnsi="Arial" w:cs="Arial"/>
                <w:lang w:val="en-CA"/>
              </w:rPr>
            </w:pPr>
            <w:r w:rsidRPr="00952E1F">
              <w:rPr>
                <w:rFonts w:ascii="Arial" w:eastAsia="Calibri" w:hAnsi="Arial" w:cs="Arial"/>
                <w:lang w:val="en-CA"/>
              </w:rPr>
              <w:t xml:space="preserve">This creates a </w:t>
            </w:r>
            <w:r w:rsidRPr="00952E1F">
              <w:rPr>
                <w:rFonts w:ascii="Arial" w:eastAsia="Calibri" w:hAnsi="Arial" w:cs="Arial"/>
                <w:b/>
                <w:bCs/>
                <w:lang w:val="en-CA"/>
              </w:rPr>
              <w:t>traceability gap</w:t>
            </w:r>
            <w:r w:rsidRPr="00952E1F">
              <w:rPr>
                <w:rFonts w:ascii="Arial" w:eastAsia="Calibri" w:hAnsi="Arial" w:cs="Arial"/>
                <w:lang w:val="en-CA"/>
              </w:rPr>
              <w:t xml:space="preserve"> regarding how, by whom, and for what purpose personal information is used within EVA Chat—particularly in generative outputs that may include inferred or sensitive information such as SIN.</w:t>
            </w:r>
          </w:p>
          <w:p w14:paraId="433168B8" w14:textId="77777777" w:rsidR="00310FA6" w:rsidRPr="00952E1F" w:rsidRDefault="00310FA6">
            <w:pPr>
              <w:spacing w:after="200" w:line="240" w:lineRule="auto"/>
              <w:rPr>
                <w:rFonts w:ascii="Arial" w:eastAsia="Calibri" w:hAnsi="Arial" w:cs="Arial"/>
                <w:lang w:val="en-CA"/>
              </w:rPr>
            </w:pPr>
            <w:r w:rsidRPr="00952E1F">
              <w:rPr>
                <w:rFonts w:ascii="Arial" w:eastAsia="Calibri" w:hAnsi="Arial" w:cs="Arial"/>
                <w:lang w:val="en-CA"/>
              </w:rPr>
              <w:t xml:space="preserve">In line with the </w:t>
            </w:r>
            <w:r w:rsidRPr="00952E1F">
              <w:rPr>
                <w:rFonts w:ascii="Arial" w:eastAsia="Calibri" w:hAnsi="Arial" w:cs="Arial"/>
                <w:b/>
                <w:bCs/>
                <w:lang w:val="en-CA"/>
              </w:rPr>
              <w:t>Office of the Privacy Commissioner’s 2023 principles for responsible, trustworthy and privacy-protective generative AI technologies</w:t>
            </w:r>
            <w:r w:rsidRPr="00952E1F">
              <w:rPr>
                <w:rFonts w:ascii="Arial" w:eastAsia="Calibri" w:hAnsi="Arial" w:cs="Arial"/>
                <w:lang w:val="en-CA"/>
              </w:rPr>
              <w:t xml:space="preserve">, ESDC acknowledges that </w:t>
            </w:r>
            <w:r w:rsidRPr="00952E1F">
              <w:rPr>
                <w:rFonts w:ascii="Arial" w:eastAsia="Calibri" w:hAnsi="Arial" w:cs="Arial"/>
                <w:b/>
                <w:bCs/>
                <w:lang w:val="en-CA"/>
              </w:rPr>
              <w:t>traceability and explainability are essential components of responsible AI deployment</w:t>
            </w:r>
            <w:r w:rsidRPr="00952E1F">
              <w:rPr>
                <w:rFonts w:ascii="Arial" w:eastAsia="Calibri" w:hAnsi="Arial" w:cs="Arial"/>
                <w:lang w:val="en-CA"/>
              </w:rPr>
              <w:t>.</w:t>
            </w:r>
          </w:p>
          <w:p w14:paraId="598B3668" w14:textId="77777777" w:rsidR="00310FA6" w:rsidRPr="00952E1F" w:rsidRDefault="00310FA6">
            <w:pPr>
              <w:spacing w:after="200" w:line="240" w:lineRule="auto"/>
              <w:rPr>
                <w:rFonts w:ascii="Arial" w:eastAsia="Calibri" w:hAnsi="Arial" w:cs="Arial"/>
                <w:lang w:val="en-CA"/>
              </w:rPr>
            </w:pPr>
            <w:r w:rsidRPr="00952E1F">
              <w:rPr>
                <w:rFonts w:ascii="Arial" w:eastAsia="Calibri" w:hAnsi="Arial" w:cs="Arial"/>
                <w:lang w:val="en-CA"/>
              </w:rPr>
              <w:t xml:space="preserve">As such, </w:t>
            </w:r>
            <w:r w:rsidRPr="00952E1F">
              <w:rPr>
                <w:rFonts w:ascii="Arial" w:eastAsia="Calibri" w:hAnsi="Arial" w:cs="Arial"/>
                <w:b/>
                <w:bCs/>
                <w:lang w:val="en-CA"/>
              </w:rPr>
              <w:t xml:space="preserve">IITB should take appropriate steps to ensure that outputs from EVA Chat are either traceable and </w:t>
            </w:r>
            <w:r w:rsidRPr="00952E1F">
              <w:rPr>
                <w:rFonts w:ascii="Arial" w:eastAsia="Calibri" w:hAnsi="Arial" w:cs="Arial"/>
                <w:b/>
                <w:bCs/>
                <w:lang w:val="en-CA"/>
              </w:rPr>
              <w:lastRenderedPageBreak/>
              <w:t>explainable or, where explainability is not technically feasible, explicitly disclose that limitation to users and program authorities</w:t>
            </w:r>
            <w:r w:rsidRPr="00952E1F">
              <w:rPr>
                <w:rFonts w:ascii="Arial" w:eastAsia="Calibri" w:hAnsi="Arial" w:cs="Arial"/>
                <w:lang w:val="en-CA"/>
              </w:rPr>
              <w:t>. This ensures transparency, aligns with privacy best practices, and upholds the integrity of administrative decision-making processes supported by AI tools.</w:t>
            </w:r>
          </w:p>
          <w:p w14:paraId="12B84B2A" w14:textId="0E44FF65" w:rsidR="00310FA6" w:rsidRPr="00310FA6" w:rsidRDefault="00310FA6" w:rsidP="00561B97">
            <w:pPr>
              <w:spacing w:after="200" w:line="240" w:lineRule="auto"/>
              <w:rPr>
                <w:rFonts w:ascii="Arial" w:eastAsia="Calibri" w:hAnsi="Arial" w:cs="Arial"/>
                <w:lang w:val="en-CA"/>
              </w:rPr>
            </w:pPr>
            <w:r w:rsidRPr="00952E1F">
              <w:rPr>
                <w:rFonts w:ascii="Arial" w:eastAsia="Calibri" w:hAnsi="Arial" w:cs="Arial"/>
                <w:lang w:val="en-CA"/>
              </w:rPr>
              <w:t>Although EVA Chat does not currently generate outputs that are consistently explainable in the technical sense (due to the nature of large language models), user education, auditability of user interactions, and system-level logs help to support accountability. These safeguards should be further developed as the tool matures.</w:t>
            </w:r>
          </w:p>
        </w:tc>
        <w:tc>
          <w:tcPr>
            <w:tcW w:w="1896" w:type="pct"/>
          </w:tcPr>
          <w:p w14:paraId="61B0FB25" w14:textId="48053895" w:rsidR="00E60894" w:rsidRDefault="0094382B" w:rsidP="009F2108">
            <w:pPr>
              <w:pStyle w:val="paragraph"/>
              <w:spacing w:before="0" w:beforeAutospacing="0" w:after="0" w:afterAutospacing="0"/>
              <w:textAlignment w:val="baseline"/>
              <w:rPr>
                <w:rFonts w:ascii="Arial" w:hAnsi="Arial" w:cs="Arial"/>
                <w:sz w:val="22"/>
                <w:szCs w:val="22"/>
                <w:lang w:val="en-CA"/>
              </w:rPr>
            </w:pPr>
            <w:r>
              <w:rPr>
                <w:rFonts w:ascii="Arial" w:hAnsi="Arial" w:cs="Arial"/>
                <w:sz w:val="22"/>
                <w:szCs w:val="22"/>
                <w:lang w:val="en-CA"/>
              </w:rPr>
              <w:lastRenderedPageBreak/>
              <w:t xml:space="preserve">There is </w:t>
            </w:r>
            <w:r w:rsidR="00B7009C" w:rsidRPr="00B7009C">
              <w:rPr>
                <w:rFonts w:ascii="Arial" w:hAnsi="Arial" w:cs="Arial"/>
                <w:sz w:val="22"/>
                <w:szCs w:val="22"/>
                <w:lang w:val="en-CA"/>
              </w:rPr>
              <w:t>limited oversight and auditability of how personal information</w:t>
            </w:r>
            <w:r w:rsidR="00B7009C">
              <w:rPr>
                <w:rFonts w:ascii="Arial" w:hAnsi="Arial" w:cs="Arial"/>
                <w:sz w:val="22"/>
                <w:szCs w:val="22"/>
                <w:lang w:val="en-CA"/>
              </w:rPr>
              <w:t xml:space="preserve"> </w:t>
            </w:r>
            <w:ins w:id="115" w:author="Hodgson, Rachel R [NC]" w:date="2025-09-23T11:03:00Z" w16du:dateUtc="2025-09-23T15:03:00Z">
              <w:r w:rsidR="00567EBE">
                <w:rPr>
                  <w:rFonts w:ascii="Arial" w:hAnsi="Arial" w:cs="Arial"/>
                  <w:sz w:val="22"/>
                  <w:szCs w:val="22"/>
                  <w:lang w:val="en-CA"/>
                </w:rPr>
                <w:t xml:space="preserve">in input data </w:t>
              </w:r>
            </w:ins>
            <w:r w:rsidR="00B7009C">
              <w:rPr>
                <w:rFonts w:ascii="Arial" w:hAnsi="Arial" w:cs="Arial"/>
                <w:sz w:val="22"/>
                <w:szCs w:val="22"/>
                <w:lang w:val="en-CA"/>
              </w:rPr>
              <w:t xml:space="preserve">is </w:t>
            </w:r>
            <w:r w:rsidR="00A131EE">
              <w:rPr>
                <w:rFonts w:ascii="Arial" w:hAnsi="Arial" w:cs="Arial"/>
                <w:sz w:val="22"/>
                <w:szCs w:val="22"/>
                <w:lang w:val="en-CA"/>
              </w:rPr>
              <w:t xml:space="preserve">used </w:t>
            </w:r>
            <w:r w:rsidR="00E94F84">
              <w:rPr>
                <w:rFonts w:ascii="Arial" w:hAnsi="Arial" w:cs="Arial"/>
                <w:sz w:val="22"/>
                <w:szCs w:val="22"/>
                <w:lang w:val="en-CA"/>
              </w:rPr>
              <w:t xml:space="preserve">in EVA Chat, </w:t>
            </w:r>
            <w:r w:rsidR="00A131EE">
              <w:rPr>
                <w:rFonts w:ascii="Arial" w:hAnsi="Arial" w:cs="Arial"/>
                <w:sz w:val="22"/>
                <w:szCs w:val="22"/>
                <w:lang w:val="en-CA"/>
              </w:rPr>
              <w:t>including</w:t>
            </w:r>
            <w:r w:rsidR="003D3970">
              <w:rPr>
                <w:rFonts w:ascii="Arial" w:hAnsi="Arial" w:cs="Arial"/>
                <w:sz w:val="22"/>
                <w:szCs w:val="22"/>
                <w:lang w:val="en-CA"/>
              </w:rPr>
              <w:t xml:space="preserve"> </w:t>
            </w:r>
            <w:r w:rsidR="00B011A2">
              <w:rPr>
                <w:rFonts w:ascii="Arial" w:hAnsi="Arial" w:cs="Arial"/>
                <w:sz w:val="22"/>
                <w:szCs w:val="22"/>
                <w:lang w:val="en-CA"/>
              </w:rPr>
              <w:t>how</w:t>
            </w:r>
            <w:r w:rsidR="00AE2490">
              <w:rPr>
                <w:rFonts w:ascii="Arial" w:hAnsi="Arial" w:cs="Arial"/>
                <w:sz w:val="22"/>
                <w:szCs w:val="22"/>
                <w:lang w:val="en-CA"/>
              </w:rPr>
              <w:t>,</w:t>
            </w:r>
            <w:r w:rsidR="00B011A2">
              <w:rPr>
                <w:rFonts w:ascii="Arial" w:hAnsi="Arial" w:cs="Arial"/>
                <w:sz w:val="22"/>
                <w:szCs w:val="22"/>
                <w:lang w:val="en-CA"/>
              </w:rPr>
              <w:t xml:space="preserve"> by whom </w:t>
            </w:r>
            <w:r w:rsidR="00AE2490">
              <w:rPr>
                <w:rFonts w:ascii="Arial" w:hAnsi="Arial" w:cs="Arial"/>
                <w:sz w:val="22"/>
                <w:szCs w:val="22"/>
                <w:lang w:val="en-CA"/>
              </w:rPr>
              <w:t>and for what purpose</w:t>
            </w:r>
            <w:r w:rsidR="00FB0B62">
              <w:rPr>
                <w:rFonts w:ascii="Arial" w:hAnsi="Arial" w:cs="Arial"/>
                <w:sz w:val="22"/>
                <w:szCs w:val="22"/>
                <w:lang w:val="en-CA"/>
              </w:rPr>
              <w:t>, including sensitive personal information such as SIN</w:t>
            </w:r>
            <w:r w:rsidR="00AE2490">
              <w:rPr>
                <w:rFonts w:ascii="Arial" w:hAnsi="Arial" w:cs="Arial"/>
                <w:sz w:val="22"/>
                <w:szCs w:val="22"/>
                <w:lang w:val="en-CA"/>
              </w:rPr>
              <w:t>.</w:t>
            </w:r>
            <w:r w:rsidR="00B011A2">
              <w:rPr>
                <w:rFonts w:ascii="Arial" w:hAnsi="Arial" w:cs="Arial"/>
                <w:sz w:val="22"/>
                <w:szCs w:val="22"/>
                <w:lang w:val="en-CA"/>
              </w:rPr>
              <w:t xml:space="preserve"> </w:t>
            </w:r>
          </w:p>
          <w:p w14:paraId="0E0A8B67" w14:textId="77777777" w:rsidR="00E60894" w:rsidRDefault="00E60894" w:rsidP="009F2108">
            <w:pPr>
              <w:pStyle w:val="paragraph"/>
              <w:spacing w:before="0" w:beforeAutospacing="0" w:after="0" w:afterAutospacing="0"/>
              <w:textAlignment w:val="baseline"/>
              <w:rPr>
                <w:rFonts w:ascii="Arial" w:hAnsi="Arial" w:cs="Arial"/>
                <w:sz w:val="22"/>
                <w:szCs w:val="22"/>
                <w:lang w:val="en-CA"/>
              </w:rPr>
            </w:pPr>
          </w:p>
          <w:p w14:paraId="493896A4" w14:textId="61DE8050" w:rsidR="00901710" w:rsidRDefault="00AA7183" w:rsidP="009F2108">
            <w:pPr>
              <w:pStyle w:val="paragraph"/>
              <w:spacing w:before="0" w:beforeAutospacing="0" w:after="0" w:afterAutospacing="0"/>
              <w:textAlignment w:val="baseline"/>
              <w:rPr>
                <w:rFonts w:ascii="Arial" w:hAnsi="Arial" w:cs="Arial"/>
                <w:sz w:val="22"/>
                <w:szCs w:val="22"/>
                <w:lang w:val="en-CA"/>
              </w:rPr>
            </w:pPr>
            <w:r>
              <w:rPr>
                <w:rFonts w:ascii="Arial" w:hAnsi="Arial" w:cs="Arial"/>
                <w:sz w:val="22"/>
                <w:szCs w:val="22"/>
                <w:lang w:val="en-CA"/>
              </w:rPr>
              <w:t>T</w:t>
            </w:r>
            <w:r w:rsidR="00B011A2">
              <w:rPr>
                <w:rFonts w:ascii="Arial" w:hAnsi="Arial" w:cs="Arial"/>
                <w:sz w:val="22"/>
                <w:szCs w:val="22"/>
                <w:lang w:val="en-CA"/>
              </w:rPr>
              <w:t xml:space="preserve">here is a </w:t>
            </w:r>
            <w:r w:rsidR="00AE2490">
              <w:rPr>
                <w:rFonts w:ascii="Arial" w:hAnsi="Arial" w:cs="Arial"/>
                <w:sz w:val="22"/>
                <w:szCs w:val="22"/>
                <w:lang w:val="en-CA"/>
              </w:rPr>
              <w:t>general risk that specific risks to privacy may go unidentified due to this gap in information</w:t>
            </w:r>
            <w:r w:rsidR="007D7985">
              <w:rPr>
                <w:rFonts w:ascii="Arial" w:hAnsi="Arial" w:cs="Arial"/>
                <w:sz w:val="22"/>
                <w:szCs w:val="22"/>
                <w:lang w:val="en-CA"/>
              </w:rPr>
              <w:t xml:space="preserve"> </w:t>
            </w:r>
            <w:r w:rsidR="00B27C70">
              <w:rPr>
                <w:rFonts w:ascii="Arial" w:hAnsi="Arial" w:cs="Arial"/>
                <w:sz w:val="22"/>
                <w:szCs w:val="22"/>
                <w:lang w:val="en-CA"/>
              </w:rPr>
              <w:t xml:space="preserve">and </w:t>
            </w:r>
            <w:r w:rsidR="007D7985">
              <w:rPr>
                <w:rFonts w:ascii="Arial" w:hAnsi="Arial" w:cs="Arial"/>
                <w:sz w:val="22"/>
                <w:szCs w:val="22"/>
                <w:lang w:val="en-CA"/>
              </w:rPr>
              <w:t>limited oversight</w:t>
            </w:r>
            <w:r w:rsidR="00AE2490">
              <w:rPr>
                <w:rFonts w:ascii="Arial" w:hAnsi="Arial" w:cs="Arial"/>
                <w:sz w:val="22"/>
                <w:szCs w:val="22"/>
                <w:lang w:val="en-CA"/>
              </w:rPr>
              <w:t xml:space="preserve">. </w:t>
            </w:r>
            <w:r w:rsidR="009A503E">
              <w:rPr>
                <w:rFonts w:ascii="Arial" w:hAnsi="Arial" w:cs="Arial"/>
                <w:sz w:val="22"/>
                <w:szCs w:val="22"/>
                <w:lang w:val="en-CA"/>
              </w:rPr>
              <w:t>W</w:t>
            </w:r>
            <w:r w:rsidR="009A503E" w:rsidRPr="009A503E">
              <w:rPr>
                <w:rFonts w:ascii="Arial" w:hAnsi="Arial" w:cs="Arial"/>
                <w:sz w:val="22"/>
                <w:szCs w:val="22"/>
                <w:lang w:val="en-CA"/>
              </w:rPr>
              <w:t>ithout defined activities which audit and monitor the use of personal information in EVA</w:t>
            </w:r>
            <w:r w:rsidR="009A503E">
              <w:rPr>
                <w:rFonts w:ascii="Arial" w:hAnsi="Arial" w:cs="Arial"/>
                <w:sz w:val="22"/>
                <w:szCs w:val="22"/>
                <w:lang w:val="en-CA"/>
              </w:rPr>
              <w:t xml:space="preserve"> Chat</w:t>
            </w:r>
            <w:r w:rsidR="009A503E" w:rsidRPr="009A503E">
              <w:rPr>
                <w:rFonts w:ascii="Arial" w:hAnsi="Arial" w:cs="Arial"/>
                <w:sz w:val="22"/>
                <w:szCs w:val="22"/>
                <w:lang w:val="en-CA"/>
              </w:rPr>
              <w:t xml:space="preserve">, including identifying cases where personal information has been used to make or assist with an administrative decision, misuse could go undetected. </w:t>
            </w:r>
            <w:r w:rsidR="00262E1B">
              <w:rPr>
                <w:rFonts w:ascii="Arial" w:hAnsi="Arial" w:cs="Arial"/>
                <w:sz w:val="22"/>
                <w:szCs w:val="22"/>
                <w:lang w:val="en-CA"/>
              </w:rPr>
              <w:t>Current a</w:t>
            </w:r>
            <w:r w:rsidR="00881FBD" w:rsidRPr="00D843EB">
              <w:rPr>
                <w:rFonts w:ascii="Arial" w:hAnsi="Arial" w:cs="Arial"/>
                <w:sz w:val="22"/>
                <w:szCs w:val="22"/>
                <w:lang w:val="en-CA"/>
              </w:rPr>
              <w:t>uditing and monitoring activities should be expanded to encompass use</w:t>
            </w:r>
            <w:r w:rsidR="009E4377">
              <w:rPr>
                <w:rFonts w:ascii="Arial" w:hAnsi="Arial" w:cs="Arial"/>
                <w:sz w:val="22"/>
                <w:szCs w:val="22"/>
                <w:lang w:val="en-CA"/>
              </w:rPr>
              <w:t xml:space="preserve"> and handling</w:t>
            </w:r>
            <w:r w:rsidR="00881FBD" w:rsidRPr="00D843EB">
              <w:rPr>
                <w:rFonts w:ascii="Arial" w:hAnsi="Arial" w:cs="Arial"/>
                <w:sz w:val="22"/>
                <w:szCs w:val="22"/>
                <w:lang w:val="en-CA"/>
              </w:rPr>
              <w:t xml:space="preserve"> of personal information in </w:t>
            </w:r>
            <w:r w:rsidR="009E4377">
              <w:rPr>
                <w:rFonts w:ascii="Arial" w:hAnsi="Arial" w:cs="Arial"/>
                <w:sz w:val="22"/>
                <w:szCs w:val="22"/>
                <w:lang w:val="en-CA"/>
              </w:rPr>
              <w:t>EVA Chat</w:t>
            </w:r>
            <w:r w:rsidR="00881FBD" w:rsidRPr="00D843EB">
              <w:rPr>
                <w:rFonts w:ascii="Arial" w:hAnsi="Arial" w:cs="Arial"/>
                <w:sz w:val="22"/>
                <w:szCs w:val="22"/>
                <w:lang w:val="en-CA"/>
              </w:rPr>
              <w:t xml:space="preserve"> to first, create data on how personal information is being used</w:t>
            </w:r>
            <w:r w:rsidR="005339A5">
              <w:rPr>
                <w:rFonts w:ascii="Arial" w:hAnsi="Arial" w:cs="Arial"/>
                <w:sz w:val="22"/>
                <w:szCs w:val="22"/>
                <w:lang w:val="en-CA"/>
              </w:rPr>
              <w:t xml:space="preserve"> in EVA Chat</w:t>
            </w:r>
            <w:r w:rsidR="00881FBD" w:rsidRPr="00D843EB">
              <w:rPr>
                <w:rFonts w:ascii="Arial" w:hAnsi="Arial" w:cs="Arial"/>
                <w:sz w:val="22"/>
                <w:szCs w:val="22"/>
                <w:lang w:val="en-CA"/>
              </w:rPr>
              <w:t xml:space="preserve">, and second, to </w:t>
            </w:r>
            <w:r w:rsidR="002162D2">
              <w:rPr>
                <w:rFonts w:ascii="Arial" w:hAnsi="Arial" w:cs="Arial"/>
                <w:sz w:val="22"/>
                <w:szCs w:val="22"/>
                <w:lang w:val="en-CA"/>
              </w:rPr>
              <w:t xml:space="preserve">then </w:t>
            </w:r>
            <w:r w:rsidR="00881FBD" w:rsidRPr="00D843EB">
              <w:rPr>
                <w:rFonts w:ascii="Arial" w:hAnsi="Arial" w:cs="Arial"/>
                <w:sz w:val="22"/>
                <w:szCs w:val="22"/>
                <w:lang w:val="en-CA"/>
              </w:rPr>
              <w:t xml:space="preserve">use that data </w:t>
            </w:r>
            <w:r w:rsidR="005339A5">
              <w:rPr>
                <w:rFonts w:ascii="Arial" w:hAnsi="Arial" w:cs="Arial"/>
                <w:sz w:val="22"/>
                <w:szCs w:val="22"/>
                <w:lang w:val="en-CA"/>
              </w:rPr>
              <w:t xml:space="preserve">to </w:t>
            </w:r>
            <w:r w:rsidR="00881FBD" w:rsidRPr="00D843EB">
              <w:rPr>
                <w:rFonts w:ascii="Arial" w:hAnsi="Arial" w:cs="Arial"/>
                <w:sz w:val="22"/>
                <w:szCs w:val="22"/>
                <w:lang w:val="en-CA"/>
              </w:rPr>
              <w:t>identify any gaps or risks related to use of personal information in the tool</w:t>
            </w:r>
            <w:r w:rsidR="008F2AB4">
              <w:rPr>
                <w:rFonts w:ascii="Arial" w:hAnsi="Arial" w:cs="Arial"/>
                <w:sz w:val="22"/>
                <w:szCs w:val="22"/>
                <w:lang w:val="en-CA"/>
              </w:rPr>
              <w:t>, including misuse</w:t>
            </w:r>
            <w:r w:rsidR="00881FBD" w:rsidRPr="00D843EB">
              <w:rPr>
                <w:rFonts w:ascii="Arial" w:hAnsi="Arial" w:cs="Arial"/>
                <w:sz w:val="22"/>
                <w:szCs w:val="22"/>
                <w:lang w:val="en-CA"/>
              </w:rPr>
              <w:t>.</w:t>
            </w:r>
          </w:p>
          <w:p w14:paraId="7AFCAA74" w14:textId="77777777" w:rsidR="003A1C26" w:rsidRDefault="003A1C26" w:rsidP="009F2108">
            <w:pPr>
              <w:pStyle w:val="paragraph"/>
              <w:spacing w:before="0" w:beforeAutospacing="0" w:after="0" w:afterAutospacing="0"/>
              <w:textAlignment w:val="baseline"/>
              <w:rPr>
                <w:rFonts w:ascii="Arial" w:hAnsi="Arial" w:cs="Arial"/>
                <w:sz w:val="22"/>
                <w:szCs w:val="22"/>
                <w:lang w:val="en-CA"/>
              </w:rPr>
            </w:pPr>
          </w:p>
          <w:p w14:paraId="1EC6D348" w14:textId="77777777" w:rsidR="00C47535" w:rsidRDefault="005A103A" w:rsidP="009F2108">
            <w:pPr>
              <w:pStyle w:val="paragraph"/>
              <w:spacing w:before="0" w:beforeAutospacing="0" w:after="0" w:afterAutospacing="0"/>
              <w:textAlignment w:val="baseline"/>
              <w:rPr>
                <w:rFonts w:ascii="Arial" w:hAnsi="Arial" w:cs="Arial"/>
                <w:sz w:val="22"/>
                <w:szCs w:val="22"/>
                <w:lang w:val="en-CA"/>
              </w:rPr>
            </w:pPr>
            <w:r w:rsidRPr="00CA6E0E">
              <w:rPr>
                <w:rFonts w:ascii="Arial" w:hAnsi="Arial" w:cs="Arial"/>
                <w:sz w:val="22"/>
                <w:szCs w:val="22"/>
                <w:lang w:val="en-CA"/>
              </w:rPr>
              <w:t>As a</w:t>
            </w:r>
            <w:r w:rsidR="00352A20" w:rsidRPr="00CA6E0E">
              <w:rPr>
                <w:rFonts w:ascii="Arial" w:hAnsi="Arial" w:cs="Arial"/>
                <w:sz w:val="22"/>
                <w:szCs w:val="22"/>
                <w:lang w:val="en-CA"/>
              </w:rPr>
              <w:t>uditing</w:t>
            </w:r>
            <w:r w:rsidR="0030370A" w:rsidRPr="00CA6E0E">
              <w:rPr>
                <w:rFonts w:ascii="Arial" w:hAnsi="Arial" w:cs="Arial"/>
                <w:sz w:val="22"/>
                <w:szCs w:val="22"/>
                <w:lang w:val="en-CA"/>
              </w:rPr>
              <w:t>, monitoring and investigative processes of the Automated Infrastructure Team have not yet been finalized</w:t>
            </w:r>
            <w:r w:rsidR="00D008B2" w:rsidRPr="00CA6E0E">
              <w:rPr>
                <w:rFonts w:ascii="Arial" w:hAnsi="Arial" w:cs="Arial"/>
                <w:sz w:val="22"/>
                <w:szCs w:val="22"/>
                <w:lang w:val="en-CA"/>
              </w:rPr>
              <w:t xml:space="preserve">, </w:t>
            </w:r>
            <w:r w:rsidR="00EB59AB">
              <w:rPr>
                <w:rFonts w:ascii="Arial" w:hAnsi="Arial" w:cs="Arial"/>
                <w:sz w:val="22"/>
                <w:szCs w:val="22"/>
                <w:lang w:val="en-CA"/>
              </w:rPr>
              <w:t xml:space="preserve">drafts of their processes could be </w:t>
            </w:r>
            <w:r w:rsidR="00D954AB">
              <w:rPr>
                <w:rFonts w:ascii="Arial" w:hAnsi="Arial" w:cs="Arial"/>
                <w:sz w:val="22"/>
                <w:szCs w:val="22"/>
                <w:lang w:val="en-CA"/>
              </w:rPr>
              <w:t xml:space="preserve">modified to incorporate considerations of </w:t>
            </w:r>
            <w:r w:rsidR="002162D2">
              <w:rPr>
                <w:rFonts w:ascii="Arial" w:hAnsi="Arial" w:cs="Arial"/>
                <w:sz w:val="22"/>
                <w:szCs w:val="22"/>
                <w:lang w:val="en-CA"/>
              </w:rPr>
              <w:t xml:space="preserve">auditing, </w:t>
            </w:r>
            <w:r w:rsidR="00D954AB">
              <w:rPr>
                <w:rFonts w:ascii="Arial" w:hAnsi="Arial" w:cs="Arial"/>
                <w:sz w:val="22"/>
                <w:szCs w:val="22"/>
                <w:lang w:val="en-CA"/>
              </w:rPr>
              <w:t>monitoring</w:t>
            </w:r>
            <w:r w:rsidR="002162D2">
              <w:rPr>
                <w:rFonts w:ascii="Arial" w:hAnsi="Arial" w:cs="Arial"/>
                <w:sz w:val="22"/>
                <w:szCs w:val="22"/>
                <w:lang w:val="en-CA"/>
              </w:rPr>
              <w:t>, and investigating</w:t>
            </w:r>
            <w:r w:rsidR="00D954AB">
              <w:rPr>
                <w:rFonts w:ascii="Arial" w:hAnsi="Arial" w:cs="Arial"/>
                <w:sz w:val="22"/>
                <w:szCs w:val="22"/>
                <w:lang w:val="en-CA"/>
              </w:rPr>
              <w:t xml:space="preserve"> the use</w:t>
            </w:r>
            <w:r w:rsidR="002162D2">
              <w:rPr>
                <w:rFonts w:ascii="Arial" w:hAnsi="Arial" w:cs="Arial"/>
                <w:sz w:val="22"/>
                <w:szCs w:val="22"/>
                <w:lang w:val="en-CA"/>
              </w:rPr>
              <w:t xml:space="preserve"> and handling</w:t>
            </w:r>
            <w:r w:rsidR="00D954AB">
              <w:rPr>
                <w:rFonts w:ascii="Arial" w:hAnsi="Arial" w:cs="Arial"/>
                <w:sz w:val="22"/>
                <w:szCs w:val="22"/>
                <w:lang w:val="en-CA"/>
              </w:rPr>
              <w:t xml:space="preserve"> of personal information in EVA Chat</w:t>
            </w:r>
            <w:r w:rsidR="0058139B" w:rsidRPr="00CA6E0E">
              <w:rPr>
                <w:rFonts w:ascii="Arial" w:hAnsi="Arial" w:cs="Arial"/>
                <w:sz w:val="22"/>
                <w:szCs w:val="22"/>
                <w:lang w:val="en-CA"/>
              </w:rPr>
              <w:t>.</w:t>
            </w:r>
          </w:p>
          <w:p w14:paraId="61E1D923" w14:textId="77777777" w:rsidR="00F42DAA" w:rsidRDefault="00F42DAA" w:rsidP="009F2108">
            <w:pPr>
              <w:pStyle w:val="paragraph"/>
              <w:spacing w:before="0" w:beforeAutospacing="0" w:after="0" w:afterAutospacing="0"/>
              <w:textAlignment w:val="baseline"/>
              <w:rPr>
                <w:rFonts w:ascii="Arial" w:hAnsi="Arial" w:cs="Arial"/>
                <w:sz w:val="22"/>
                <w:szCs w:val="22"/>
                <w:lang w:val="en-CA"/>
              </w:rPr>
            </w:pPr>
          </w:p>
          <w:p w14:paraId="432837F7" w14:textId="4285E766" w:rsidR="00F42DAA" w:rsidRPr="00D843EB" w:rsidRDefault="00CB1EE1" w:rsidP="184A325F">
            <w:pPr>
              <w:pStyle w:val="paragraph"/>
              <w:spacing w:before="0" w:beforeAutospacing="0" w:after="0" w:afterAutospacing="0"/>
              <w:textAlignment w:val="baseline"/>
              <w:rPr>
                <w:rFonts w:ascii="Arial" w:hAnsi="Arial" w:cs="Arial"/>
                <w:sz w:val="22"/>
                <w:szCs w:val="22"/>
                <w:lang w:val="en-CA"/>
              </w:rPr>
            </w:pPr>
            <w:r w:rsidRPr="184A325F">
              <w:rPr>
                <w:rFonts w:ascii="Arial" w:hAnsi="Arial" w:cs="Arial"/>
                <w:sz w:val="22"/>
                <w:szCs w:val="22"/>
                <w:lang w:val="en-CA"/>
              </w:rPr>
              <w:t xml:space="preserve">Since </w:t>
            </w:r>
            <w:r w:rsidR="009B2778" w:rsidRPr="184A325F">
              <w:rPr>
                <w:rFonts w:ascii="Arial" w:hAnsi="Arial" w:cs="Arial"/>
                <w:sz w:val="22"/>
                <w:szCs w:val="22"/>
                <w:lang w:val="en-CA"/>
              </w:rPr>
              <w:t xml:space="preserve">AI </w:t>
            </w:r>
            <w:r w:rsidR="00936DE4" w:rsidRPr="184A325F">
              <w:rPr>
                <w:rFonts w:ascii="Arial" w:hAnsi="Arial" w:cs="Arial"/>
                <w:sz w:val="22"/>
                <w:szCs w:val="22"/>
                <w:lang w:val="en-CA"/>
              </w:rPr>
              <w:t>is rapid</w:t>
            </w:r>
            <w:r w:rsidR="00F77B30" w:rsidRPr="184A325F">
              <w:rPr>
                <w:rFonts w:ascii="Arial" w:hAnsi="Arial" w:cs="Arial"/>
                <w:sz w:val="22"/>
                <w:szCs w:val="22"/>
                <w:lang w:val="en-CA"/>
              </w:rPr>
              <w:t>ly</w:t>
            </w:r>
            <w:r w:rsidR="00936DE4" w:rsidRPr="184A325F">
              <w:rPr>
                <w:rFonts w:ascii="Arial" w:hAnsi="Arial" w:cs="Arial"/>
                <w:sz w:val="22"/>
                <w:szCs w:val="22"/>
                <w:lang w:val="en-CA"/>
              </w:rPr>
              <w:t xml:space="preserve"> evolving</w:t>
            </w:r>
            <w:r w:rsidR="00E24053" w:rsidRPr="184A325F">
              <w:rPr>
                <w:rFonts w:ascii="Arial" w:hAnsi="Arial" w:cs="Arial"/>
                <w:sz w:val="22"/>
                <w:szCs w:val="22"/>
                <w:lang w:val="en-CA"/>
              </w:rPr>
              <w:t xml:space="preserve">, it is imperative that changes or updates to </w:t>
            </w:r>
            <w:r w:rsidR="00516667" w:rsidRPr="184A325F">
              <w:rPr>
                <w:rFonts w:ascii="Arial" w:hAnsi="Arial" w:cs="Arial"/>
                <w:sz w:val="22"/>
                <w:szCs w:val="22"/>
                <w:lang w:val="en-CA"/>
              </w:rPr>
              <w:t>EVA Chat are monitored</w:t>
            </w:r>
            <w:r w:rsidR="008362EF" w:rsidRPr="184A325F">
              <w:rPr>
                <w:rFonts w:ascii="Arial" w:hAnsi="Arial" w:cs="Arial"/>
                <w:sz w:val="22"/>
                <w:szCs w:val="22"/>
                <w:lang w:val="en-CA"/>
              </w:rPr>
              <w:t xml:space="preserve">, and </w:t>
            </w:r>
            <w:r w:rsidR="00D70235" w:rsidRPr="184A325F">
              <w:rPr>
                <w:rFonts w:ascii="Arial" w:hAnsi="Arial" w:cs="Arial"/>
                <w:sz w:val="22"/>
                <w:szCs w:val="22"/>
                <w:lang w:val="en-CA"/>
              </w:rPr>
              <w:t>new or renewed privacy assessments conducted when required</w:t>
            </w:r>
            <w:r w:rsidR="00516667" w:rsidRPr="184A325F">
              <w:rPr>
                <w:rFonts w:ascii="Arial" w:hAnsi="Arial" w:cs="Arial"/>
                <w:sz w:val="22"/>
                <w:szCs w:val="22"/>
                <w:lang w:val="en-CA"/>
              </w:rPr>
              <w:t xml:space="preserve">. </w:t>
            </w:r>
            <w:r w:rsidR="008F0712" w:rsidRPr="184A325F">
              <w:rPr>
                <w:rFonts w:ascii="Arial" w:hAnsi="Arial" w:cs="Arial"/>
                <w:sz w:val="22"/>
                <w:szCs w:val="22"/>
                <w:lang w:val="en-CA"/>
              </w:rPr>
              <w:t>In addition to establishing a process for monitoring the use of personal information in EVA Chat</w:t>
            </w:r>
            <w:r w:rsidR="005A6154" w:rsidRPr="184A325F">
              <w:rPr>
                <w:rFonts w:ascii="Arial" w:hAnsi="Arial" w:cs="Arial"/>
                <w:sz w:val="22"/>
                <w:szCs w:val="22"/>
                <w:lang w:val="en-CA"/>
              </w:rPr>
              <w:t xml:space="preserve">, </w:t>
            </w:r>
            <w:r w:rsidR="00A33A73" w:rsidRPr="184A325F">
              <w:rPr>
                <w:rFonts w:ascii="Arial" w:hAnsi="Arial" w:cs="Arial"/>
                <w:sz w:val="22"/>
                <w:szCs w:val="22"/>
                <w:lang w:val="en-CA"/>
              </w:rPr>
              <w:t xml:space="preserve">a reporting process </w:t>
            </w:r>
            <w:r w:rsidR="005A6154" w:rsidRPr="184A325F">
              <w:rPr>
                <w:rFonts w:ascii="Arial" w:hAnsi="Arial" w:cs="Arial"/>
                <w:sz w:val="22"/>
                <w:szCs w:val="22"/>
                <w:lang w:val="en-CA"/>
              </w:rPr>
              <w:t xml:space="preserve">to </w:t>
            </w:r>
            <w:r w:rsidR="008E538B" w:rsidRPr="184A325F">
              <w:rPr>
                <w:rFonts w:ascii="Arial" w:hAnsi="Arial" w:cs="Arial"/>
                <w:sz w:val="22"/>
                <w:szCs w:val="22"/>
                <w:lang w:val="en-CA"/>
              </w:rPr>
              <w:t xml:space="preserve">update PMD regularly of any </w:t>
            </w:r>
            <w:r w:rsidR="009707F7" w:rsidRPr="184A325F">
              <w:rPr>
                <w:rFonts w:ascii="Arial" w:hAnsi="Arial" w:cs="Arial"/>
                <w:sz w:val="22"/>
                <w:szCs w:val="22"/>
                <w:lang w:val="en-CA"/>
              </w:rPr>
              <w:t>changes to EVA Chat or it’s environment should be established</w:t>
            </w:r>
            <w:r w:rsidR="00E456FE" w:rsidRPr="184A325F">
              <w:rPr>
                <w:rFonts w:ascii="Arial" w:hAnsi="Arial" w:cs="Arial"/>
                <w:sz w:val="22"/>
                <w:szCs w:val="22"/>
                <w:lang w:val="en-CA"/>
              </w:rPr>
              <w:t xml:space="preserve"> for the life of the tool</w:t>
            </w:r>
            <w:r w:rsidR="009707F7" w:rsidRPr="184A325F">
              <w:rPr>
                <w:rFonts w:ascii="Arial" w:hAnsi="Arial" w:cs="Arial"/>
                <w:sz w:val="22"/>
                <w:szCs w:val="22"/>
                <w:lang w:val="en-CA"/>
              </w:rPr>
              <w:t>.</w:t>
            </w:r>
          </w:p>
        </w:tc>
      </w:tr>
    </w:tbl>
    <w:p w14:paraId="28E6483C" w14:textId="77777777" w:rsidR="00566899" w:rsidRDefault="00566899" w:rsidP="00561B97">
      <w:pPr>
        <w:rPr>
          <w:rFonts w:ascii="Arial" w:hAnsi="Arial" w:cs="Arial"/>
        </w:rPr>
      </w:pPr>
    </w:p>
    <w:p w14:paraId="5616F7E7" w14:textId="5686009D" w:rsidR="007F2DCB" w:rsidRPr="00684F08" w:rsidRDefault="007F2DCB" w:rsidP="00561B97">
      <w:pPr>
        <w:pStyle w:val="Heading4"/>
        <w:rPr>
          <w:rFonts w:ascii="Arial" w:hAnsi="Arial" w:cs="Arial"/>
        </w:rPr>
      </w:pPr>
      <w:r w:rsidRPr="6AD13147">
        <w:rPr>
          <w:rFonts w:ascii="Arial" w:hAnsi="Arial" w:cs="Arial"/>
        </w:rPr>
        <w:t xml:space="preserve">2. </w:t>
      </w:r>
      <w:bookmarkStart w:id="116" w:name="_Toc181179918"/>
      <w:r w:rsidRPr="6AD13147">
        <w:rPr>
          <w:rFonts w:ascii="Arial" w:hAnsi="Arial" w:cs="Arial"/>
        </w:rPr>
        <w:t>Limiting collection</w:t>
      </w:r>
      <w:bookmarkEnd w:id="116"/>
    </w:p>
    <w:p w14:paraId="32DA8E91" w14:textId="039ADA0F" w:rsidR="00421EB8" w:rsidRPr="00421EB8" w:rsidRDefault="00421EB8" w:rsidP="00561B97">
      <w:pPr>
        <w:rPr>
          <w:lang w:val="en-CA"/>
        </w:rPr>
      </w:pPr>
      <w:r w:rsidRPr="0006246C">
        <w:rPr>
          <w:rFonts w:ascii="Arial" w:hAnsi="Arial" w:cs="Arial"/>
          <w:i/>
          <w:iCs/>
        </w:rPr>
        <w:t>Personal information should only be collected as necessary for the purposes that the organization has identified. This includes limiting the amount and type of information. The information should be collected by fair and lawful means</w:t>
      </w:r>
      <w:r>
        <w:rPr>
          <w:rFonts w:ascii="Arial" w:hAnsi="Arial" w:cs="Arial"/>
          <w:i/>
          <w:iCs/>
        </w:rPr>
        <w:t>.</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1"/>
        <w:gridCol w:w="1135"/>
        <w:gridCol w:w="6095"/>
        <w:gridCol w:w="6665"/>
      </w:tblGrid>
      <w:tr w:rsidR="007F2DCB" w:rsidRPr="008761B3" w14:paraId="2D933EC1" w14:textId="77777777" w:rsidTr="017ACD20">
        <w:trPr>
          <w:trHeight w:val="300"/>
          <w:tblHeader/>
        </w:trPr>
        <w:tc>
          <w:tcPr>
            <w:tcW w:w="1047" w:type="pct"/>
            <w:shd w:val="clear" w:color="auto" w:fill="F2F2F2" w:themeFill="background1" w:themeFillShade="F2"/>
            <w:vAlign w:val="center"/>
          </w:tcPr>
          <w:p w14:paraId="4A3130A9" w14:textId="77777777" w:rsidR="007F2DCB" w:rsidRPr="008761B3" w:rsidRDefault="007F2DCB" w:rsidP="00561B97">
            <w:pPr>
              <w:tabs>
                <w:tab w:val="left" w:pos="3945"/>
              </w:tabs>
              <w:spacing w:after="200" w:line="240" w:lineRule="auto"/>
              <w:ind w:right="1335"/>
              <w:rPr>
                <w:rFonts w:ascii="Arial" w:hAnsi="Arial" w:cs="Arial"/>
                <w:b/>
                <w:szCs w:val="24"/>
                <w:lang w:val="en-CA"/>
              </w:rPr>
            </w:pPr>
            <w:r w:rsidRPr="008761B3">
              <w:rPr>
                <w:rFonts w:ascii="Arial" w:hAnsi="Arial" w:cs="Arial"/>
                <w:b/>
                <w:szCs w:val="24"/>
                <w:lang w:val="en-CA"/>
              </w:rPr>
              <w:t>Question</w:t>
            </w:r>
          </w:p>
        </w:tc>
        <w:tc>
          <w:tcPr>
            <w:tcW w:w="323" w:type="pct"/>
            <w:shd w:val="clear" w:color="auto" w:fill="F2F2F2" w:themeFill="background1" w:themeFillShade="F2"/>
            <w:vAlign w:val="center"/>
          </w:tcPr>
          <w:p w14:paraId="5C2491C5" w14:textId="77777777" w:rsidR="007F2DCB" w:rsidRPr="008761B3" w:rsidRDefault="007F2DCB" w:rsidP="00561B97">
            <w:pPr>
              <w:spacing w:after="200" w:line="240" w:lineRule="auto"/>
              <w:rPr>
                <w:rFonts w:ascii="Arial" w:hAnsi="Arial" w:cs="Arial"/>
                <w:b/>
                <w:szCs w:val="24"/>
                <w:lang w:val="en-CA"/>
              </w:rPr>
            </w:pPr>
            <w:r w:rsidRPr="008761B3">
              <w:rPr>
                <w:rFonts w:ascii="Arial" w:hAnsi="Arial" w:cs="Arial"/>
                <w:b/>
                <w:szCs w:val="24"/>
                <w:lang w:val="en-CA"/>
              </w:rPr>
              <w:t>Answer</w:t>
            </w:r>
          </w:p>
        </w:tc>
        <w:tc>
          <w:tcPr>
            <w:tcW w:w="1734" w:type="pct"/>
            <w:shd w:val="clear" w:color="auto" w:fill="F2F2F2" w:themeFill="background1" w:themeFillShade="F2"/>
            <w:vAlign w:val="center"/>
          </w:tcPr>
          <w:p w14:paraId="01F90C42" w14:textId="77777777" w:rsidR="007F2DCB" w:rsidRPr="008761B3" w:rsidRDefault="007F2DCB" w:rsidP="00561B97">
            <w:pPr>
              <w:spacing w:after="200" w:line="240" w:lineRule="auto"/>
              <w:rPr>
                <w:rFonts w:ascii="Arial" w:hAnsi="Arial" w:cs="Arial"/>
                <w:b/>
                <w:szCs w:val="24"/>
                <w:lang w:val="en-CA"/>
              </w:rPr>
            </w:pPr>
            <w:r w:rsidRPr="008761B3">
              <w:rPr>
                <w:rFonts w:ascii="Arial" w:hAnsi="Arial" w:cs="Arial"/>
                <w:b/>
                <w:szCs w:val="24"/>
                <w:lang w:val="en-CA"/>
              </w:rPr>
              <w:t>Justification (if necessary)</w:t>
            </w:r>
          </w:p>
        </w:tc>
        <w:tc>
          <w:tcPr>
            <w:tcW w:w="1896" w:type="pct"/>
            <w:shd w:val="clear" w:color="auto" w:fill="F2F2F2" w:themeFill="background1" w:themeFillShade="F2"/>
            <w:vAlign w:val="center"/>
          </w:tcPr>
          <w:p w14:paraId="4A5803B6" w14:textId="77777777" w:rsidR="007F2DCB" w:rsidRPr="008761B3" w:rsidRDefault="007F2DCB" w:rsidP="00561B97">
            <w:pPr>
              <w:spacing w:after="200" w:line="240" w:lineRule="auto"/>
              <w:rPr>
                <w:rFonts w:ascii="Arial" w:hAnsi="Arial" w:cs="Arial"/>
                <w:b/>
                <w:szCs w:val="24"/>
                <w:lang w:val="en-CA"/>
              </w:rPr>
            </w:pPr>
            <w:r w:rsidRPr="008761B3">
              <w:rPr>
                <w:rFonts w:ascii="Arial" w:hAnsi="Arial" w:cs="Arial"/>
                <w:b/>
                <w:bCs/>
                <w:lang w:val="en-CA"/>
              </w:rPr>
              <w:t>Risk or compliance issue (to be completed by privacy officials on receipt)</w:t>
            </w:r>
          </w:p>
        </w:tc>
      </w:tr>
      <w:tr w:rsidR="007F2DCB" w:rsidRPr="008761B3" w14:paraId="16F53660" w14:textId="77777777" w:rsidTr="017ACD20">
        <w:trPr>
          <w:trHeight w:val="300"/>
        </w:trPr>
        <w:tc>
          <w:tcPr>
            <w:tcW w:w="1047" w:type="pct"/>
          </w:tcPr>
          <w:p w14:paraId="04DB303C" w14:textId="152738B4" w:rsidR="007F2DCB" w:rsidRPr="008761B3" w:rsidRDefault="007F2DCB" w:rsidP="00DF49EE">
            <w:pPr>
              <w:pStyle w:val="ListParagraph"/>
              <w:numPr>
                <w:ilvl w:val="0"/>
                <w:numId w:val="10"/>
              </w:numPr>
              <w:spacing w:after="200" w:line="240" w:lineRule="auto"/>
              <w:rPr>
                <w:rFonts w:ascii="Arial" w:hAnsi="Arial" w:cs="Arial"/>
              </w:rPr>
            </w:pPr>
            <w:r w:rsidRPr="6AD13147">
              <w:rPr>
                <w:rFonts w:ascii="Arial" w:hAnsi="Arial" w:cs="Arial"/>
              </w:rPr>
              <w:t xml:space="preserve">Will the personal information collected </w:t>
            </w:r>
            <w:r w:rsidR="6202B46D" w:rsidRPr="6AD13147">
              <w:rPr>
                <w:rFonts w:ascii="Arial" w:hAnsi="Arial" w:cs="Arial"/>
              </w:rPr>
              <w:t xml:space="preserve">by the system be used in any way?  Describe how the personal information will be used.  </w:t>
            </w:r>
          </w:p>
        </w:tc>
        <w:sdt>
          <w:sdtPr>
            <w:rPr>
              <w:rFonts w:ascii="Arial" w:hAnsi="Arial" w:cs="Arial"/>
              <w:lang w:val="en-CA"/>
            </w:rPr>
            <w:id w:val="-1828968421"/>
            <w:placeholder>
              <w:docPart w:val="8B76D25DFA4B4EA994ADCE48BFF30063"/>
            </w:placeholder>
            <w:dropDownList>
              <w:listItem w:value="Choose an item."/>
              <w:listItem w:displayText="Yes" w:value="Yes"/>
              <w:listItem w:displayText="No" w:value="No"/>
            </w:dropDownList>
          </w:sdtPr>
          <w:sdtEndPr/>
          <w:sdtContent>
            <w:tc>
              <w:tcPr>
                <w:tcW w:w="323" w:type="pct"/>
              </w:tcPr>
              <w:p w14:paraId="67D61129" w14:textId="2CE4C57C" w:rsidR="007F2DCB" w:rsidRPr="008761B3" w:rsidRDefault="1B9FC349" w:rsidP="00561B97">
                <w:pPr>
                  <w:spacing w:after="200" w:line="240" w:lineRule="auto"/>
                  <w:rPr>
                    <w:rFonts w:ascii="Arial" w:hAnsi="Arial" w:cs="Arial"/>
                    <w:lang w:val="en-CA"/>
                  </w:rPr>
                </w:pPr>
                <w:r w:rsidRPr="47D7C777">
                  <w:rPr>
                    <w:rFonts w:ascii="Arial" w:hAnsi="Arial" w:cs="Arial"/>
                    <w:lang w:val="en-CA"/>
                  </w:rPr>
                  <w:t>No</w:t>
                </w:r>
              </w:p>
            </w:tc>
          </w:sdtContent>
        </w:sdt>
        <w:tc>
          <w:tcPr>
            <w:tcW w:w="1734" w:type="pct"/>
          </w:tcPr>
          <w:p w14:paraId="0513AAEA" w14:textId="11C0F2C4" w:rsidR="009032EA" w:rsidRDefault="008F3637" w:rsidP="50290AD4">
            <w:pPr>
              <w:spacing w:after="200" w:line="240" w:lineRule="auto"/>
              <w:rPr>
                <w:rFonts w:ascii="Arial" w:hAnsi="Arial" w:cs="Arial"/>
              </w:rPr>
            </w:pPr>
            <w:r>
              <w:rPr>
                <w:rFonts w:ascii="Arial" w:hAnsi="Arial" w:cs="Arial"/>
              </w:rPr>
              <w:t>Information, including personal information</w:t>
            </w:r>
            <w:r w:rsidR="00866531">
              <w:rPr>
                <w:rFonts w:ascii="Arial" w:hAnsi="Arial" w:cs="Arial"/>
              </w:rPr>
              <w:t>,</w:t>
            </w:r>
            <w:r w:rsidR="00D24732">
              <w:rPr>
                <w:rFonts w:ascii="Arial" w:hAnsi="Arial" w:cs="Arial"/>
              </w:rPr>
              <w:t xml:space="preserve"> </w:t>
            </w:r>
            <w:r w:rsidR="005260D4">
              <w:rPr>
                <w:rFonts w:ascii="Arial" w:hAnsi="Arial" w:cs="Arial"/>
              </w:rPr>
              <w:t>inputted</w:t>
            </w:r>
            <w:r w:rsidR="00D24732">
              <w:rPr>
                <w:rFonts w:ascii="Arial" w:hAnsi="Arial" w:cs="Arial"/>
              </w:rPr>
              <w:t xml:space="preserve"> into EVA Chat by users (ESDC</w:t>
            </w:r>
            <w:r w:rsidR="003E7562">
              <w:rPr>
                <w:rFonts w:ascii="Arial" w:hAnsi="Arial" w:cs="Arial"/>
              </w:rPr>
              <w:t xml:space="preserve"> employee</w:t>
            </w:r>
            <w:r w:rsidR="00EC612C">
              <w:rPr>
                <w:rFonts w:ascii="Arial" w:hAnsi="Arial" w:cs="Arial"/>
              </w:rPr>
              <w:t>s)</w:t>
            </w:r>
            <w:r w:rsidR="0042671B">
              <w:rPr>
                <w:rFonts w:ascii="Arial" w:hAnsi="Arial" w:cs="Arial"/>
              </w:rPr>
              <w:t xml:space="preserve"> in the </w:t>
            </w:r>
            <w:r w:rsidR="00556205">
              <w:rPr>
                <w:rFonts w:ascii="Arial" w:hAnsi="Arial" w:cs="Arial"/>
              </w:rPr>
              <w:t>form of prompts and uploads</w:t>
            </w:r>
            <w:r w:rsidR="00C452EE">
              <w:rPr>
                <w:rFonts w:ascii="Arial" w:hAnsi="Arial" w:cs="Arial"/>
              </w:rPr>
              <w:t>, will be used by EVA Chat</w:t>
            </w:r>
            <w:r w:rsidR="002208B7">
              <w:rPr>
                <w:rFonts w:ascii="Arial" w:hAnsi="Arial" w:cs="Arial"/>
              </w:rPr>
              <w:t>’s</w:t>
            </w:r>
            <w:r w:rsidR="0070240C">
              <w:rPr>
                <w:rFonts w:ascii="Arial" w:hAnsi="Arial" w:cs="Arial"/>
              </w:rPr>
              <w:t xml:space="preserve"> algorithm </w:t>
            </w:r>
            <w:r w:rsidR="0049292B">
              <w:rPr>
                <w:rFonts w:ascii="Arial" w:hAnsi="Arial" w:cs="Arial"/>
              </w:rPr>
              <w:t xml:space="preserve">to generate </w:t>
            </w:r>
            <w:r w:rsidR="005B44A5">
              <w:rPr>
                <w:rFonts w:ascii="Arial" w:hAnsi="Arial" w:cs="Arial"/>
              </w:rPr>
              <w:t>output (responses</w:t>
            </w:r>
            <w:r w:rsidR="002208B7">
              <w:rPr>
                <w:rFonts w:ascii="Arial" w:hAnsi="Arial" w:cs="Arial"/>
              </w:rPr>
              <w:t xml:space="preserve"> to prompts</w:t>
            </w:r>
            <w:r w:rsidR="005B44A5">
              <w:rPr>
                <w:rFonts w:ascii="Arial" w:hAnsi="Arial" w:cs="Arial"/>
              </w:rPr>
              <w:t>)</w:t>
            </w:r>
            <w:r w:rsidR="00786299">
              <w:rPr>
                <w:rFonts w:ascii="Arial" w:hAnsi="Arial" w:cs="Arial"/>
              </w:rPr>
              <w:t>.</w:t>
            </w:r>
          </w:p>
          <w:p w14:paraId="1216B693" w14:textId="52E736D0" w:rsidR="00067466" w:rsidRDefault="005104E2" w:rsidP="50290AD4">
            <w:pPr>
              <w:spacing w:after="200" w:line="240" w:lineRule="auto"/>
              <w:rPr>
                <w:rFonts w:ascii="Arial" w:hAnsi="Arial" w:cs="Arial"/>
              </w:rPr>
            </w:pPr>
            <w:r>
              <w:rPr>
                <w:rFonts w:ascii="Arial" w:hAnsi="Arial" w:cs="Arial"/>
              </w:rPr>
              <w:t>Information</w:t>
            </w:r>
            <w:r w:rsidR="00195303">
              <w:rPr>
                <w:rFonts w:ascii="Arial" w:hAnsi="Arial" w:cs="Arial"/>
              </w:rPr>
              <w:t>, including pers</w:t>
            </w:r>
            <w:r w:rsidR="00AB1D6E">
              <w:rPr>
                <w:rFonts w:ascii="Arial" w:hAnsi="Arial" w:cs="Arial"/>
              </w:rPr>
              <w:t xml:space="preserve">onal information, </w:t>
            </w:r>
            <w:r w:rsidR="00B91E51">
              <w:rPr>
                <w:rFonts w:ascii="Arial" w:hAnsi="Arial" w:cs="Arial"/>
              </w:rPr>
              <w:t xml:space="preserve">will be stored by the system for </w:t>
            </w:r>
            <w:r w:rsidR="00B60CA3">
              <w:rPr>
                <w:rFonts w:ascii="Arial" w:hAnsi="Arial" w:cs="Arial"/>
              </w:rPr>
              <w:t>90 days</w:t>
            </w:r>
            <w:r w:rsidR="002F4320">
              <w:rPr>
                <w:rFonts w:ascii="Arial" w:hAnsi="Arial" w:cs="Arial"/>
              </w:rPr>
              <w:t xml:space="preserve"> </w:t>
            </w:r>
            <w:r w:rsidR="00905587">
              <w:rPr>
                <w:rFonts w:ascii="Arial" w:hAnsi="Arial" w:cs="Arial"/>
              </w:rPr>
              <w:t>as per departmental practices</w:t>
            </w:r>
            <w:r w:rsidR="00CC7FD6">
              <w:rPr>
                <w:rFonts w:ascii="Arial" w:hAnsi="Arial" w:cs="Arial"/>
              </w:rPr>
              <w:t xml:space="preserve">. Only </w:t>
            </w:r>
            <w:r w:rsidR="00CC7FD6" w:rsidRPr="00CC7FD6">
              <w:rPr>
                <w:rFonts w:ascii="Arial" w:hAnsi="Arial" w:cs="Arial"/>
              </w:rPr>
              <w:t xml:space="preserve">IT administrators </w:t>
            </w:r>
            <w:r w:rsidR="00CC7FD6">
              <w:rPr>
                <w:rFonts w:ascii="Arial" w:hAnsi="Arial" w:cs="Arial"/>
              </w:rPr>
              <w:t xml:space="preserve">will have access to these logs </w:t>
            </w:r>
            <w:r w:rsidR="00CC7FD6" w:rsidRPr="00CC7FD6">
              <w:rPr>
                <w:rFonts w:ascii="Arial" w:hAnsi="Arial" w:cs="Arial"/>
              </w:rPr>
              <w:t xml:space="preserve">under prescribed circumstances. </w:t>
            </w:r>
            <w:r w:rsidR="00CC7FD6">
              <w:rPr>
                <w:rFonts w:ascii="Arial" w:hAnsi="Arial" w:cs="Arial"/>
              </w:rPr>
              <w:t>I</w:t>
            </w:r>
            <w:r w:rsidR="00381821">
              <w:rPr>
                <w:rFonts w:ascii="Arial" w:hAnsi="Arial" w:cs="Arial"/>
              </w:rPr>
              <w:t>ndividual user</w:t>
            </w:r>
            <w:r w:rsidR="00CC7FD6">
              <w:rPr>
                <w:rFonts w:ascii="Arial" w:hAnsi="Arial" w:cs="Arial"/>
              </w:rPr>
              <w:t>s</w:t>
            </w:r>
            <w:r w:rsidR="00381821">
              <w:rPr>
                <w:rFonts w:ascii="Arial" w:hAnsi="Arial" w:cs="Arial"/>
              </w:rPr>
              <w:t xml:space="preserve"> </w:t>
            </w:r>
            <w:r w:rsidR="002D528D">
              <w:rPr>
                <w:rFonts w:ascii="Arial" w:hAnsi="Arial" w:cs="Arial"/>
              </w:rPr>
              <w:t xml:space="preserve">will have access </w:t>
            </w:r>
            <w:r w:rsidR="002D528D">
              <w:rPr>
                <w:rFonts w:ascii="Arial" w:hAnsi="Arial" w:cs="Arial"/>
              </w:rPr>
              <w:lastRenderedPageBreak/>
              <w:t xml:space="preserve">to their own chat logs, </w:t>
            </w:r>
            <w:r w:rsidR="00E151F7">
              <w:rPr>
                <w:rFonts w:ascii="Arial" w:hAnsi="Arial" w:cs="Arial"/>
              </w:rPr>
              <w:t xml:space="preserve">for 30 days, in order to facilitate continuity of chat with </w:t>
            </w:r>
            <w:r w:rsidR="00BB6D93">
              <w:rPr>
                <w:rFonts w:ascii="Arial" w:hAnsi="Arial" w:cs="Arial"/>
              </w:rPr>
              <w:t>EVA’s interface</w:t>
            </w:r>
            <w:r w:rsidR="002B1DBA">
              <w:rPr>
                <w:rFonts w:ascii="Arial" w:hAnsi="Arial" w:cs="Arial"/>
              </w:rPr>
              <w:t xml:space="preserve">. </w:t>
            </w:r>
          </w:p>
          <w:p w14:paraId="4019DBFB" w14:textId="5BE327CE" w:rsidR="00F72597" w:rsidRDefault="008A7BB2" w:rsidP="50290AD4">
            <w:pPr>
              <w:spacing w:after="200" w:line="240" w:lineRule="auto"/>
              <w:rPr>
                <w:rFonts w:ascii="Arial" w:hAnsi="Arial" w:cs="Arial"/>
              </w:rPr>
            </w:pPr>
            <w:r>
              <w:rPr>
                <w:rFonts w:ascii="Arial" w:hAnsi="Arial" w:cs="Arial"/>
              </w:rPr>
              <w:t xml:space="preserve">An </w:t>
            </w:r>
            <w:r w:rsidR="0776665E" w:rsidRPr="6AD13147">
              <w:rPr>
                <w:rFonts w:ascii="Arial" w:hAnsi="Arial" w:cs="Arial"/>
              </w:rPr>
              <w:t>ESDC employee</w:t>
            </w:r>
            <w:r w:rsidR="00914C1F">
              <w:rPr>
                <w:rFonts w:ascii="Arial" w:hAnsi="Arial" w:cs="Arial"/>
              </w:rPr>
              <w:t>’s</w:t>
            </w:r>
            <w:r w:rsidR="0776665E" w:rsidRPr="6AD13147">
              <w:rPr>
                <w:rFonts w:ascii="Arial" w:hAnsi="Arial" w:cs="Arial"/>
              </w:rPr>
              <w:t xml:space="preserve"> chat</w:t>
            </w:r>
            <w:r>
              <w:rPr>
                <w:rFonts w:ascii="Arial" w:hAnsi="Arial" w:cs="Arial"/>
              </w:rPr>
              <w:t xml:space="preserve"> history</w:t>
            </w:r>
            <w:r w:rsidR="0776665E" w:rsidRPr="6AD13147">
              <w:rPr>
                <w:rFonts w:ascii="Arial" w:hAnsi="Arial" w:cs="Arial"/>
              </w:rPr>
              <w:t xml:space="preserve"> or uploaded information will not be used in any manner to train the </w:t>
            </w:r>
            <w:r w:rsidR="00B57AF6">
              <w:rPr>
                <w:rFonts w:ascii="Arial" w:hAnsi="Arial" w:cs="Arial"/>
              </w:rPr>
              <w:t xml:space="preserve">model </w:t>
            </w:r>
            <w:r w:rsidR="000837D4">
              <w:rPr>
                <w:rFonts w:ascii="Arial" w:hAnsi="Arial" w:cs="Arial"/>
              </w:rPr>
              <w:t xml:space="preserve">or generate </w:t>
            </w:r>
            <w:r w:rsidR="0D9359DC" w:rsidRPr="409EE3F6">
              <w:rPr>
                <w:rFonts w:ascii="Arial" w:hAnsi="Arial" w:cs="Arial"/>
              </w:rPr>
              <w:t>output</w:t>
            </w:r>
            <w:r w:rsidR="33864912" w:rsidRPr="6AD13147">
              <w:rPr>
                <w:rFonts w:ascii="Arial" w:hAnsi="Arial" w:cs="Arial"/>
              </w:rPr>
              <w:t xml:space="preserve">. </w:t>
            </w:r>
          </w:p>
          <w:p w14:paraId="5880FCE7" w14:textId="189E6421" w:rsidR="007F2DCB" w:rsidRPr="008761B3" w:rsidRDefault="110FA7D9" w:rsidP="50290AD4">
            <w:pPr>
              <w:spacing w:after="200" w:line="240" w:lineRule="auto"/>
              <w:rPr>
                <w:rFonts w:ascii="Arial" w:hAnsi="Arial" w:cs="Arial"/>
              </w:rPr>
            </w:pPr>
            <w:r w:rsidRPr="062BCBB7">
              <w:rPr>
                <w:rFonts w:ascii="Arial" w:hAnsi="Arial" w:cs="Arial"/>
              </w:rPr>
              <w:t xml:space="preserve">An excerpt </w:t>
            </w:r>
            <w:r w:rsidR="77752AD8" w:rsidRPr="062BCBB7">
              <w:rPr>
                <w:rFonts w:ascii="Arial" w:hAnsi="Arial" w:cs="Arial"/>
              </w:rPr>
              <w:t>from</w:t>
            </w:r>
            <w:r w:rsidRPr="062BCBB7">
              <w:rPr>
                <w:rFonts w:ascii="Arial" w:hAnsi="Arial" w:cs="Arial"/>
              </w:rPr>
              <w:t xml:space="preserve"> the </w:t>
            </w:r>
            <w:r w:rsidR="77752AD8" w:rsidRPr="062BCBB7">
              <w:rPr>
                <w:rFonts w:ascii="Arial" w:hAnsi="Arial" w:cs="Arial"/>
              </w:rPr>
              <w:t>agreement</w:t>
            </w:r>
            <w:r w:rsidRPr="062BCBB7">
              <w:rPr>
                <w:rFonts w:ascii="Arial" w:hAnsi="Arial" w:cs="Arial"/>
              </w:rPr>
              <w:t xml:space="preserve"> with Microsoft</w:t>
            </w:r>
            <w:r w:rsidR="63838DA4" w:rsidRPr="062BCBB7">
              <w:rPr>
                <w:rFonts w:ascii="Arial" w:hAnsi="Arial" w:cs="Arial"/>
              </w:rPr>
              <w:t>:</w:t>
            </w:r>
          </w:p>
          <w:p w14:paraId="055CD4D5" w14:textId="438FAE39" w:rsidR="007F2DCB" w:rsidRPr="00E92618" w:rsidRDefault="7222B7C8" w:rsidP="5387DEF7">
            <w:pPr>
              <w:spacing w:after="0" w:line="240" w:lineRule="auto"/>
              <w:rPr>
                <w:rFonts w:ascii="Arial" w:hAnsi="Arial" w:cs="Arial"/>
              </w:rPr>
            </w:pPr>
            <w:r w:rsidRPr="00E92618">
              <w:rPr>
                <w:rFonts w:ascii="Arial" w:hAnsi="Arial" w:cs="Arial"/>
              </w:rPr>
              <w:t>“</w:t>
            </w:r>
            <w:hyperlink r:id="rId30" w:history="1">
              <w:r w:rsidR="77752AD8" w:rsidRPr="00E92618">
                <w:rPr>
                  <w:rFonts w:ascii="Arial" w:hAnsi="Arial" w:cs="Arial"/>
                </w:rPr>
                <w:t>Data, privacy, and security for Azure OpenAI Service - Azure AI services | Microsoft Learn</w:t>
              </w:r>
            </w:hyperlink>
          </w:p>
          <w:p w14:paraId="1E4CF408" w14:textId="25B1AE5A" w:rsidR="007F2DCB" w:rsidRPr="00E92618" w:rsidRDefault="007F2DCB" w:rsidP="5387DEF7">
            <w:pPr>
              <w:spacing w:after="0" w:line="240" w:lineRule="auto"/>
              <w:rPr>
                <w:rFonts w:ascii="Arial" w:hAnsi="Arial" w:cs="Arial"/>
              </w:rPr>
            </w:pPr>
          </w:p>
          <w:p w14:paraId="70D94D95" w14:textId="6C7D36B5" w:rsidR="007F2DCB" w:rsidRPr="00E92618" w:rsidRDefault="2FF84DD2" w:rsidP="5387DEF7">
            <w:pPr>
              <w:spacing w:after="0" w:line="240" w:lineRule="auto"/>
              <w:rPr>
                <w:rFonts w:ascii="Arial" w:hAnsi="Arial" w:cs="Arial"/>
              </w:rPr>
            </w:pPr>
            <w:r w:rsidRPr="00E92618">
              <w:rPr>
                <w:rFonts w:ascii="Arial" w:hAnsi="Arial" w:cs="Arial"/>
              </w:rPr>
              <w:t>Important</w:t>
            </w:r>
          </w:p>
          <w:p w14:paraId="7A465E87" w14:textId="204C5B67" w:rsidR="007F2DCB" w:rsidRPr="00E92618" w:rsidRDefault="2FF84DD2" w:rsidP="5387DEF7">
            <w:pPr>
              <w:spacing w:after="0" w:line="240" w:lineRule="auto"/>
              <w:rPr>
                <w:rFonts w:ascii="Arial" w:hAnsi="Arial" w:cs="Arial"/>
              </w:rPr>
            </w:pPr>
            <w:r w:rsidRPr="00E92618">
              <w:rPr>
                <w:rFonts w:ascii="Arial" w:hAnsi="Arial" w:cs="Arial"/>
              </w:rPr>
              <w:t>Your prompts (inputs) and completions (outputs), your embeddings, and your training data:</w:t>
            </w:r>
          </w:p>
          <w:p w14:paraId="7462F1E2" w14:textId="57422340" w:rsidR="007F2DCB" w:rsidRPr="00E92618" w:rsidRDefault="2FF84DD2" w:rsidP="00DF49EE">
            <w:pPr>
              <w:pStyle w:val="ListParagraph"/>
              <w:numPr>
                <w:ilvl w:val="0"/>
                <w:numId w:val="20"/>
              </w:numPr>
              <w:spacing w:after="0" w:line="240" w:lineRule="auto"/>
              <w:rPr>
                <w:rFonts w:ascii="Arial" w:hAnsi="Arial" w:cs="Arial"/>
                <w:lang w:val="en-US"/>
              </w:rPr>
            </w:pPr>
            <w:r w:rsidRPr="00E92618">
              <w:rPr>
                <w:rFonts w:ascii="Arial" w:hAnsi="Arial" w:cs="Arial"/>
                <w:lang w:val="en-US"/>
              </w:rPr>
              <w:t>are NOT available to other customers.</w:t>
            </w:r>
          </w:p>
          <w:p w14:paraId="55B5745A" w14:textId="54EE33EE" w:rsidR="007F2DCB" w:rsidRPr="00E92618" w:rsidRDefault="2FF84DD2" w:rsidP="00DF49EE">
            <w:pPr>
              <w:pStyle w:val="ListParagraph"/>
              <w:numPr>
                <w:ilvl w:val="0"/>
                <w:numId w:val="20"/>
              </w:numPr>
              <w:spacing w:after="0" w:line="240" w:lineRule="auto"/>
              <w:rPr>
                <w:rFonts w:ascii="Arial" w:hAnsi="Arial" w:cs="Arial"/>
                <w:lang w:val="en-US"/>
              </w:rPr>
            </w:pPr>
            <w:r w:rsidRPr="00E92618">
              <w:rPr>
                <w:rFonts w:ascii="Arial" w:hAnsi="Arial" w:cs="Arial"/>
                <w:lang w:val="en-US"/>
              </w:rPr>
              <w:t>are NOT available to OpenAI.</w:t>
            </w:r>
          </w:p>
          <w:p w14:paraId="725AF48E" w14:textId="1227E4FD" w:rsidR="007F2DCB" w:rsidRPr="00E92618" w:rsidRDefault="2FF84DD2" w:rsidP="00DF49EE">
            <w:pPr>
              <w:pStyle w:val="ListParagraph"/>
              <w:numPr>
                <w:ilvl w:val="0"/>
                <w:numId w:val="20"/>
              </w:numPr>
              <w:spacing w:after="0" w:line="240" w:lineRule="auto"/>
              <w:rPr>
                <w:rFonts w:ascii="Arial" w:hAnsi="Arial" w:cs="Arial"/>
                <w:lang w:val="en-US"/>
              </w:rPr>
            </w:pPr>
            <w:r w:rsidRPr="00E92618">
              <w:rPr>
                <w:rFonts w:ascii="Arial" w:hAnsi="Arial" w:cs="Arial"/>
                <w:lang w:val="en-US"/>
              </w:rPr>
              <w:t xml:space="preserve">are NOT used to </w:t>
            </w:r>
            <w:r w:rsidR="4A266121" w:rsidRPr="00E92618">
              <w:rPr>
                <w:rFonts w:ascii="Arial" w:hAnsi="Arial" w:cs="Arial"/>
                <w:lang w:val="en-US"/>
              </w:rPr>
              <w:t>improv</w:t>
            </w:r>
            <w:r w:rsidR="00E0036B">
              <w:rPr>
                <w:rFonts w:ascii="Arial" w:hAnsi="Arial" w:cs="Arial"/>
                <w:lang w:val="en-US"/>
              </w:rPr>
              <w:t>e</w:t>
            </w:r>
            <w:r w:rsidRPr="00E92618">
              <w:rPr>
                <w:rFonts w:ascii="Arial" w:hAnsi="Arial" w:cs="Arial"/>
                <w:lang w:val="en-US"/>
              </w:rPr>
              <w:t xml:space="preserve"> OpenAI models.</w:t>
            </w:r>
          </w:p>
          <w:p w14:paraId="4D02456F" w14:textId="6DA83D1F" w:rsidR="007F2DCB" w:rsidRPr="00E92618" w:rsidRDefault="2FF84DD2" w:rsidP="00DF49EE">
            <w:pPr>
              <w:pStyle w:val="ListParagraph"/>
              <w:numPr>
                <w:ilvl w:val="0"/>
                <w:numId w:val="20"/>
              </w:numPr>
              <w:spacing w:after="0" w:line="240" w:lineRule="auto"/>
              <w:rPr>
                <w:rFonts w:ascii="Arial" w:hAnsi="Arial" w:cs="Arial"/>
                <w:lang w:val="en-US"/>
              </w:rPr>
            </w:pPr>
            <w:r w:rsidRPr="00E92618">
              <w:rPr>
                <w:rFonts w:ascii="Arial" w:hAnsi="Arial" w:cs="Arial"/>
                <w:lang w:val="en-US"/>
              </w:rPr>
              <w:t>are NOT used to train, retrain, or improve Azure OpenAI Service foundation models.</w:t>
            </w:r>
          </w:p>
          <w:p w14:paraId="4404FF39" w14:textId="0B2065E6" w:rsidR="007F2DCB" w:rsidRPr="00E92618" w:rsidRDefault="2FF84DD2" w:rsidP="00DF49EE">
            <w:pPr>
              <w:pStyle w:val="ListParagraph"/>
              <w:numPr>
                <w:ilvl w:val="0"/>
                <w:numId w:val="20"/>
              </w:numPr>
              <w:spacing w:after="0" w:line="240" w:lineRule="auto"/>
              <w:rPr>
                <w:rFonts w:ascii="Arial" w:hAnsi="Arial" w:cs="Arial"/>
                <w:lang w:val="en-US"/>
              </w:rPr>
            </w:pPr>
            <w:r w:rsidRPr="00E92618">
              <w:rPr>
                <w:rFonts w:ascii="Arial" w:hAnsi="Arial" w:cs="Arial"/>
                <w:lang w:val="en-US"/>
              </w:rPr>
              <w:t>are NOT used to improve any Microsoft or 3rd party products or services without your permission or instruction.</w:t>
            </w:r>
          </w:p>
          <w:p w14:paraId="1535E2D5" w14:textId="6671C304" w:rsidR="007F2DCB" w:rsidRPr="00E92618" w:rsidRDefault="2FF84DD2" w:rsidP="00DF49EE">
            <w:pPr>
              <w:pStyle w:val="ListParagraph"/>
              <w:numPr>
                <w:ilvl w:val="0"/>
                <w:numId w:val="20"/>
              </w:numPr>
              <w:spacing w:after="0" w:line="240" w:lineRule="auto"/>
              <w:rPr>
                <w:rFonts w:ascii="Arial" w:hAnsi="Arial" w:cs="Arial"/>
                <w:lang w:val="en-US"/>
              </w:rPr>
            </w:pPr>
            <w:r w:rsidRPr="00E92618">
              <w:rPr>
                <w:rFonts w:ascii="Arial" w:hAnsi="Arial" w:cs="Arial"/>
                <w:lang w:val="en-US"/>
              </w:rPr>
              <w:t>Your fine-tuned Azure OpenAI models are available exclusively for your use.</w:t>
            </w:r>
          </w:p>
          <w:p w14:paraId="26DA0D6C" w14:textId="1F171C5B" w:rsidR="3466147D" w:rsidRPr="00E92618" w:rsidRDefault="3466147D" w:rsidP="3466147D">
            <w:pPr>
              <w:spacing w:after="0" w:line="240" w:lineRule="auto"/>
              <w:rPr>
                <w:rFonts w:ascii="Arial" w:hAnsi="Arial" w:cs="Arial"/>
              </w:rPr>
            </w:pPr>
          </w:p>
          <w:p w14:paraId="7F54F6CE" w14:textId="44F817A1" w:rsidR="007F2DCB" w:rsidRPr="00E92618" w:rsidRDefault="2FF84DD2" w:rsidP="001E781D">
            <w:pPr>
              <w:spacing w:after="0" w:line="240" w:lineRule="auto"/>
              <w:rPr>
                <w:rFonts w:ascii="Arial" w:hAnsi="Arial" w:cs="Arial"/>
              </w:rPr>
            </w:pPr>
            <w:r w:rsidRPr="00E92618">
              <w:rPr>
                <w:rFonts w:ascii="Arial" w:hAnsi="Arial" w:cs="Arial"/>
              </w:rPr>
              <w:t>The Azure OpenAI Service is operated by Microsoft as an Azure service; Microsoft hosts the OpenAI models in Microsoft's Azure environment and the Service does NOT interact with any services operated by OpenAI (e.g. ChatGPT, or the OpenAI API).</w:t>
            </w:r>
            <w:r w:rsidR="00EB7ABC" w:rsidRPr="00E92618">
              <w:rPr>
                <w:rFonts w:ascii="Arial" w:hAnsi="Arial" w:cs="Arial"/>
              </w:rPr>
              <w:t>”</w:t>
            </w:r>
          </w:p>
          <w:p w14:paraId="1A5D47E9" w14:textId="4454116A" w:rsidR="007F2DCB" w:rsidRPr="008761B3" w:rsidRDefault="007F2DCB" w:rsidP="003A3E90">
            <w:pPr>
              <w:spacing w:after="0" w:line="240" w:lineRule="auto"/>
              <w:rPr>
                <w:rFonts w:ascii="Arial" w:hAnsi="Arial" w:cs="Arial"/>
              </w:rPr>
            </w:pPr>
          </w:p>
        </w:tc>
        <w:tc>
          <w:tcPr>
            <w:tcW w:w="1896" w:type="pct"/>
            <w:shd w:val="clear" w:color="auto" w:fill="FFFFFF" w:themeFill="background1"/>
          </w:tcPr>
          <w:p w14:paraId="158C4D42" w14:textId="42DA0390" w:rsidR="00781E1C" w:rsidRPr="00781E1C" w:rsidRDefault="00781E1C" w:rsidP="00781E1C">
            <w:pPr>
              <w:spacing w:after="200" w:line="240" w:lineRule="auto"/>
              <w:rPr>
                <w:rFonts w:ascii="Arial" w:hAnsi="Arial" w:cs="Arial"/>
                <w:szCs w:val="24"/>
              </w:rPr>
            </w:pPr>
            <w:r w:rsidRPr="00781E1C">
              <w:rPr>
                <w:rFonts w:ascii="Arial" w:hAnsi="Arial" w:cs="Arial"/>
                <w:szCs w:val="24"/>
              </w:rPr>
              <w:lastRenderedPageBreak/>
              <w:t>As accountability for the handling of personal information is controlled by an “</w:t>
            </w:r>
            <w:r w:rsidR="00F56A73">
              <w:rPr>
                <w:rFonts w:ascii="Arial" w:hAnsi="Arial" w:cs="Arial"/>
                <w:szCs w:val="24"/>
              </w:rPr>
              <w:t>A</w:t>
            </w:r>
            <w:r w:rsidRPr="00781E1C">
              <w:rPr>
                <w:rFonts w:ascii="Arial" w:hAnsi="Arial" w:cs="Arial"/>
                <w:szCs w:val="24"/>
              </w:rPr>
              <w:t xml:space="preserve">uthoritative System of Record” as detailed in section 1, question </w:t>
            </w:r>
            <w:r w:rsidR="00047695">
              <w:rPr>
                <w:rFonts w:ascii="Arial" w:hAnsi="Arial" w:cs="Arial"/>
                <w:szCs w:val="24"/>
              </w:rPr>
              <w:t>1</w:t>
            </w:r>
            <w:r w:rsidRPr="00781E1C">
              <w:rPr>
                <w:rFonts w:ascii="Arial" w:hAnsi="Arial" w:cs="Arial"/>
                <w:szCs w:val="24"/>
              </w:rPr>
              <w:t xml:space="preserve"> above, the onus for use of personal information is on the user. The user is expected to only access</w:t>
            </w:r>
            <w:r w:rsidR="009A40D3">
              <w:rPr>
                <w:rFonts w:ascii="Arial" w:hAnsi="Arial" w:cs="Arial"/>
                <w:szCs w:val="24"/>
              </w:rPr>
              <w:t>, input</w:t>
            </w:r>
            <w:r w:rsidRPr="00781E1C">
              <w:rPr>
                <w:rFonts w:ascii="Arial" w:hAnsi="Arial" w:cs="Arial"/>
                <w:szCs w:val="24"/>
              </w:rPr>
              <w:t xml:space="preserve"> and use information they have a ‘need to know’ as part of the duties of their position. Users are expected to use information in EVA in ways they are authorized to use it. Any potential new collection, overcollection, or modification of collection is the responsibility of the user and their respective program</w:t>
            </w:r>
            <w:r w:rsidR="00DF6925">
              <w:rPr>
                <w:rFonts w:ascii="Arial" w:hAnsi="Arial" w:cs="Arial"/>
                <w:szCs w:val="24"/>
              </w:rPr>
              <w:t>, and the executives and senior officials responsible for that program</w:t>
            </w:r>
            <w:r w:rsidRPr="00781E1C">
              <w:rPr>
                <w:rFonts w:ascii="Arial" w:hAnsi="Arial" w:cs="Arial"/>
                <w:szCs w:val="24"/>
              </w:rPr>
              <w:t>.</w:t>
            </w:r>
          </w:p>
          <w:p w14:paraId="079C6C59" w14:textId="2EFB8178" w:rsidR="00376EBD" w:rsidRPr="007D2EB2" w:rsidRDefault="00781E1C" w:rsidP="00781E1C">
            <w:pPr>
              <w:spacing w:after="200" w:line="240" w:lineRule="auto"/>
              <w:rPr>
                <w:rFonts w:ascii="Arial" w:hAnsi="Arial" w:cs="Arial"/>
                <w:szCs w:val="24"/>
                <w:highlight w:val="yellow"/>
              </w:rPr>
            </w:pPr>
            <w:r w:rsidRPr="00781E1C">
              <w:rPr>
                <w:rFonts w:ascii="Arial" w:hAnsi="Arial" w:cs="Arial"/>
                <w:szCs w:val="24"/>
              </w:rPr>
              <w:lastRenderedPageBreak/>
              <w:t xml:space="preserve">However, there is a risk that communications to users </w:t>
            </w:r>
            <w:r w:rsidR="00440C9F">
              <w:rPr>
                <w:rFonts w:ascii="Arial" w:hAnsi="Arial" w:cs="Arial"/>
                <w:szCs w:val="24"/>
              </w:rPr>
              <w:t xml:space="preserve">and training which address </w:t>
            </w:r>
            <w:r w:rsidRPr="00781E1C">
              <w:rPr>
                <w:rFonts w:ascii="Arial" w:hAnsi="Arial" w:cs="Arial"/>
                <w:szCs w:val="24"/>
              </w:rPr>
              <w:t xml:space="preserve">their responsibilities do not adequately address potential impact to the user’s program, such as the possibility of violating the terms of an Information Sharing Arrangement/Agreement. Training and communications should be more explicit about the potential consequences of the use of a program’s personal information in EVA </w:t>
            </w:r>
            <w:r w:rsidR="005C7692">
              <w:rPr>
                <w:rFonts w:ascii="Arial" w:hAnsi="Arial" w:cs="Arial"/>
                <w:szCs w:val="24"/>
              </w:rPr>
              <w:t xml:space="preserve">Chat </w:t>
            </w:r>
            <w:r w:rsidRPr="00781E1C">
              <w:rPr>
                <w:rFonts w:ascii="Arial" w:hAnsi="Arial" w:cs="Arial"/>
                <w:szCs w:val="24"/>
              </w:rPr>
              <w:t>may have.</w:t>
            </w:r>
            <w:r w:rsidR="00BD6B30">
              <w:rPr>
                <w:rFonts w:ascii="Arial" w:hAnsi="Arial" w:cs="Arial"/>
                <w:szCs w:val="24"/>
              </w:rPr>
              <w:t xml:space="preserve"> See </w:t>
            </w:r>
            <w:r w:rsidR="002303B9">
              <w:rPr>
                <w:rFonts w:ascii="Arial" w:hAnsi="Arial" w:cs="Arial"/>
                <w:szCs w:val="24"/>
              </w:rPr>
              <w:t xml:space="preserve">this </w:t>
            </w:r>
            <w:r w:rsidR="00BD6B30">
              <w:rPr>
                <w:rFonts w:ascii="Arial" w:hAnsi="Arial" w:cs="Arial"/>
                <w:szCs w:val="24"/>
              </w:rPr>
              <w:t xml:space="preserve">risk first identified in section 1, question </w:t>
            </w:r>
            <w:r w:rsidR="00047695">
              <w:rPr>
                <w:rFonts w:ascii="Arial" w:hAnsi="Arial" w:cs="Arial"/>
                <w:szCs w:val="24"/>
              </w:rPr>
              <w:t>1</w:t>
            </w:r>
            <w:r w:rsidR="00BD6B30">
              <w:rPr>
                <w:rFonts w:ascii="Arial" w:hAnsi="Arial" w:cs="Arial"/>
                <w:szCs w:val="24"/>
              </w:rPr>
              <w:t>.</w:t>
            </w:r>
          </w:p>
        </w:tc>
      </w:tr>
      <w:tr w:rsidR="001F0AFC" w:rsidRPr="008761B3" w14:paraId="7D19C2FC" w14:textId="77777777" w:rsidTr="017ACD20">
        <w:trPr>
          <w:trHeight w:val="300"/>
        </w:trPr>
        <w:tc>
          <w:tcPr>
            <w:tcW w:w="1047" w:type="pct"/>
          </w:tcPr>
          <w:p w14:paraId="5833C283"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lastRenderedPageBreak/>
              <w:t>Have you documented the reason(s) for the collection of personal information?</w:t>
            </w:r>
          </w:p>
        </w:tc>
        <w:sdt>
          <w:sdtPr>
            <w:rPr>
              <w:rFonts w:ascii="Arial" w:hAnsi="Arial" w:cs="Arial"/>
              <w:lang w:val="en-CA"/>
            </w:rPr>
            <w:id w:val="2024896626"/>
            <w:placeholder>
              <w:docPart w:val="B0232E2DB7654B7BAF595A7F408F35A4"/>
            </w:placeholder>
            <w:dropDownList>
              <w:listItem w:value="Choose an item."/>
              <w:listItem w:displayText="Yes" w:value="Yes"/>
              <w:listItem w:displayText="No" w:value="No"/>
            </w:dropDownList>
          </w:sdtPr>
          <w:sdtEndPr/>
          <w:sdtContent>
            <w:tc>
              <w:tcPr>
                <w:tcW w:w="323" w:type="pct"/>
              </w:tcPr>
              <w:p w14:paraId="54B9F9EC" w14:textId="6538C71D" w:rsidR="001F0AFC" w:rsidRPr="008761B3" w:rsidRDefault="546AC658" w:rsidP="00561B97">
                <w:pPr>
                  <w:spacing w:after="200" w:line="240" w:lineRule="auto"/>
                  <w:rPr>
                    <w:rFonts w:ascii="Arial" w:hAnsi="Arial" w:cs="Arial"/>
                    <w:lang w:val="en-CA"/>
                  </w:rPr>
                </w:pPr>
                <w:r w:rsidRPr="47D7C777">
                  <w:rPr>
                    <w:rFonts w:ascii="Arial" w:hAnsi="Arial" w:cs="Arial"/>
                    <w:lang w:val="en-CA"/>
                  </w:rPr>
                  <w:t>Yes</w:t>
                </w:r>
              </w:p>
            </w:tc>
          </w:sdtContent>
        </w:sdt>
        <w:tc>
          <w:tcPr>
            <w:tcW w:w="1734" w:type="pct"/>
          </w:tcPr>
          <w:p w14:paraId="3E9FE52D" w14:textId="447773D3" w:rsidR="001F0AFC" w:rsidRPr="008761B3" w:rsidRDefault="311F91F6" w:rsidP="5387DEF7">
            <w:pPr>
              <w:spacing w:after="200" w:line="240" w:lineRule="auto"/>
              <w:rPr>
                <w:rFonts w:ascii="Arial" w:eastAsia="Calibri" w:hAnsi="Arial" w:cs="Arial"/>
              </w:rPr>
            </w:pPr>
            <w:r w:rsidRPr="56B373B7">
              <w:rPr>
                <w:rFonts w:ascii="Arial" w:eastAsia="Arial" w:hAnsi="Arial" w:cs="Arial"/>
              </w:rPr>
              <w:t>EVA Chat allows for the entry and upload of Protected B information, including personal information</w:t>
            </w:r>
            <w:r w:rsidR="004341FF">
              <w:rPr>
                <w:rFonts w:ascii="Arial" w:eastAsia="Arial" w:hAnsi="Arial" w:cs="Arial"/>
              </w:rPr>
              <w:t xml:space="preserve">, </w:t>
            </w:r>
            <w:r w:rsidR="00A10456">
              <w:rPr>
                <w:rFonts w:ascii="Arial" w:eastAsia="Arial" w:hAnsi="Arial" w:cs="Arial"/>
              </w:rPr>
              <w:t xml:space="preserve">in order to provide context so the </w:t>
            </w:r>
            <w:r w:rsidR="006C45AE">
              <w:rPr>
                <w:rFonts w:ascii="Arial" w:eastAsia="Arial" w:hAnsi="Arial" w:cs="Arial"/>
              </w:rPr>
              <w:t>tool can respond to prompts and assist users with their work tasks</w:t>
            </w:r>
            <w:r w:rsidRPr="56B373B7">
              <w:rPr>
                <w:rFonts w:ascii="Arial" w:eastAsia="Arial" w:hAnsi="Arial" w:cs="Arial"/>
              </w:rPr>
              <w:t xml:space="preserve">. </w:t>
            </w:r>
            <w:r w:rsidR="29C911E6" w:rsidRPr="56B373B7">
              <w:rPr>
                <w:rFonts w:ascii="Arial" w:eastAsia="Arial" w:hAnsi="Arial" w:cs="Arial"/>
              </w:rPr>
              <w:t xml:space="preserve">Operating within a </w:t>
            </w:r>
            <w:r w:rsidR="36CB49C6" w:rsidRPr="4014D702">
              <w:rPr>
                <w:rFonts w:ascii="Arial" w:eastAsia="Arial" w:hAnsi="Arial" w:cs="Arial"/>
              </w:rPr>
              <w:t>P</w:t>
            </w:r>
            <w:r w:rsidR="30D8E423" w:rsidRPr="4014D702">
              <w:rPr>
                <w:rFonts w:ascii="Arial" w:eastAsia="Arial" w:hAnsi="Arial" w:cs="Arial"/>
              </w:rPr>
              <w:t>rotected</w:t>
            </w:r>
            <w:r w:rsidR="29C911E6" w:rsidRPr="56B373B7">
              <w:rPr>
                <w:rFonts w:ascii="Arial" w:eastAsia="Arial" w:hAnsi="Arial" w:cs="Arial"/>
              </w:rPr>
              <w:t xml:space="preserve"> B environment ensures effective control over access and monitoring of use, safeguarding sensitive information. This structure allows for the efficient use of generative AI tools, enabling quick responses to user inquiries while implementing necessary security measures. By prioritizing security and oversight, a reliable service </w:t>
            </w:r>
            <w:r w:rsidR="424227A8" w:rsidRPr="56B373B7">
              <w:rPr>
                <w:rFonts w:ascii="Arial" w:eastAsia="Arial" w:hAnsi="Arial" w:cs="Arial"/>
              </w:rPr>
              <w:t xml:space="preserve">is delivered </w:t>
            </w:r>
            <w:r w:rsidR="29C911E6" w:rsidRPr="56B373B7">
              <w:rPr>
                <w:rFonts w:ascii="Arial" w:eastAsia="Arial" w:hAnsi="Arial" w:cs="Arial"/>
              </w:rPr>
              <w:t xml:space="preserve">that aligns with the growing demand for advanced support solutions, reinforcing </w:t>
            </w:r>
            <w:r w:rsidR="6B8B6D4E" w:rsidRPr="56B373B7">
              <w:rPr>
                <w:rFonts w:ascii="Arial" w:eastAsia="Arial" w:hAnsi="Arial" w:cs="Arial"/>
              </w:rPr>
              <w:t xml:space="preserve">the department’s </w:t>
            </w:r>
            <w:r w:rsidR="29C911E6" w:rsidRPr="56B373B7">
              <w:rPr>
                <w:rFonts w:ascii="Arial" w:eastAsia="Arial" w:hAnsi="Arial" w:cs="Arial"/>
              </w:rPr>
              <w:t>commitment to protecting user data and fostering trust.</w:t>
            </w:r>
          </w:p>
          <w:p w14:paraId="4A5D83DC" w14:textId="5A47BF48" w:rsidR="001F0AFC" w:rsidRPr="00BB726E" w:rsidRDefault="700B8D36" w:rsidP="47D7C777">
            <w:pPr>
              <w:spacing w:after="200" w:line="240" w:lineRule="auto"/>
              <w:rPr>
                <w:rFonts w:ascii="Arial" w:eastAsia="Calibri" w:hAnsi="Arial" w:cs="Arial"/>
              </w:rPr>
            </w:pPr>
            <w:del w:id="117" w:author="Hodgson, Rachel R [NC]" w:date="2025-09-23T08:37:00Z">
              <w:r w:rsidRPr="017ACD20" w:rsidDel="12E3E846">
                <w:rPr>
                  <w:rFonts w:ascii="Arial" w:eastAsia="Calibri" w:hAnsi="Arial" w:cs="Arial"/>
                </w:rPr>
                <w:delText>The objective of EVA</w:delText>
              </w:r>
              <w:r w:rsidRPr="017ACD20" w:rsidDel="69AFC6A2">
                <w:rPr>
                  <w:rFonts w:ascii="Arial" w:eastAsia="Calibri" w:hAnsi="Arial" w:cs="Arial"/>
                </w:rPr>
                <w:delText xml:space="preserve"> Chat</w:delText>
              </w:r>
              <w:r w:rsidRPr="017ACD20" w:rsidDel="12E3E846">
                <w:rPr>
                  <w:rFonts w:ascii="Arial" w:eastAsia="Calibri" w:hAnsi="Arial" w:cs="Arial"/>
                </w:rPr>
                <w:delText xml:space="preserve"> is not to collect </w:delText>
              </w:r>
              <w:r w:rsidRPr="017ACD20" w:rsidDel="05E513FA">
                <w:rPr>
                  <w:rFonts w:ascii="Arial" w:eastAsia="Calibri" w:hAnsi="Arial" w:cs="Arial"/>
                </w:rPr>
                <w:delText>p</w:delText>
              </w:r>
              <w:r w:rsidRPr="017ACD20" w:rsidDel="4D572C4B">
                <w:rPr>
                  <w:rFonts w:ascii="Arial" w:eastAsia="Calibri" w:hAnsi="Arial" w:cs="Arial"/>
                </w:rPr>
                <w:delText>ersonal</w:delText>
              </w:r>
              <w:r w:rsidRPr="017ACD20" w:rsidDel="12E3E846">
                <w:rPr>
                  <w:rFonts w:ascii="Arial" w:eastAsia="Calibri" w:hAnsi="Arial" w:cs="Arial"/>
                </w:rPr>
                <w:delText xml:space="preserve"> information</w:delText>
              </w:r>
              <w:r w:rsidRPr="017ACD20" w:rsidDel="5A4ABDCD">
                <w:rPr>
                  <w:rFonts w:ascii="Arial" w:eastAsia="Calibri" w:hAnsi="Arial" w:cs="Arial"/>
                </w:rPr>
                <w:delText>, however</w:delText>
              </w:r>
              <w:r w:rsidRPr="017ACD20" w:rsidDel="1D035A88">
                <w:rPr>
                  <w:rFonts w:ascii="Arial" w:eastAsia="Calibri" w:hAnsi="Arial" w:cs="Arial"/>
                </w:rPr>
                <w:delText>,</w:delText>
              </w:r>
              <w:r w:rsidRPr="017ACD20" w:rsidDel="5A4ABDCD">
                <w:rPr>
                  <w:rFonts w:ascii="Arial" w:eastAsia="Calibri" w:hAnsi="Arial" w:cs="Arial"/>
                </w:rPr>
                <w:delText xml:space="preserve"> </w:delText>
              </w:r>
            </w:del>
            <w:ins w:id="118" w:author="Hodgson, Rachel R [NC]" w:date="2025-09-23T08:36:00Z">
              <w:r w:rsidR="65184FC0" w:rsidRPr="017ACD20">
                <w:rPr>
                  <w:rFonts w:ascii="Arial" w:eastAsia="Calibri" w:hAnsi="Arial" w:cs="Arial"/>
                </w:rPr>
                <w:t>I</w:t>
              </w:r>
              <w:r w:rsidR="65184FC0" w:rsidRPr="00F942A0">
                <w:rPr>
                  <w:rFonts w:ascii="Arial" w:eastAsia="Calibri" w:hAnsi="Arial" w:cs="Arial"/>
                </w:rPr>
                <w:t xml:space="preserve">nput data </w:t>
              </w:r>
            </w:ins>
            <w:ins w:id="119" w:author="Hodgson, Rachel R [NC]" w:date="2025-09-23T08:37:00Z">
              <w:r w:rsidR="251D0244" w:rsidRPr="00F942A0">
                <w:rPr>
                  <w:rFonts w:ascii="Arial" w:eastAsia="Calibri" w:hAnsi="Arial" w:cs="Arial"/>
                </w:rPr>
                <w:t xml:space="preserve">entered into EVA Chat </w:t>
              </w:r>
            </w:ins>
            <w:ins w:id="120" w:author="Hodgson, Rachel R [NC]" w:date="2025-09-23T08:36:00Z">
              <w:r w:rsidR="251D0244" w:rsidRPr="00F942A0">
                <w:rPr>
                  <w:rFonts w:ascii="Arial" w:eastAsia="Calibri" w:hAnsi="Arial" w:cs="Arial"/>
                </w:rPr>
                <w:t xml:space="preserve">may contain </w:t>
              </w:r>
            </w:ins>
            <w:r w:rsidR="5A4ABDCD" w:rsidRPr="017ACD20">
              <w:rPr>
                <w:rFonts w:ascii="Arial" w:eastAsia="Calibri" w:hAnsi="Arial" w:cs="Arial"/>
              </w:rPr>
              <w:t>personal information</w:t>
            </w:r>
            <w:r w:rsidR="2F51F4E8" w:rsidRPr="017ACD20">
              <w:rPr>
                <w:rFonts w:ascii="Arial" w:eastAsia="Calibri" w:hAnsi="Arial" w:cs="Arial"/>
              </w:rPr>
              <w:t xml:space="preserve"> (up to Protected B)</w:t>
            </w:r>
            <w:r w:rsidR="5A4ABDCD" w:rsidRPr="017ACD20">
              <w:rPr>
                <w:rFonts w:ascii="Arial" w:eastAsia="Calibri" w:hAnsi="Arial" w:cs="Arial"/>
              </w:rPr>
              <w:t xml:space="preserve"> </w:t>
            </w:r>
            <w:ins w:id="121" w:author="Hodgson, Rachel R [NC]" w:date="2025-09-23T08:37:00Z">
              <w:r w:rsidR="251D0244" w:rsidRPr="017ACD20">
                <w:rPr>
                  <w:rFonts w:ascii="Arial" w:eastAsia="Calibri" w:hAnsi="Arial" w:cs="Arial"/>
                </w:rPr>
                <w:t>a</w:t>
              </w:r>
              <w:r w:rsidR="251D0244" w:rsidRPr="00F942A0">
                <w:rPr>
                  <w:rFonts w:ascii="Arial" w:eastAsia="Calibri" w:hAnsi="Arial" w:cs="Arial"/>
                </w:rPr>
                <w:t xml:space="preserve">s part of </w:t>
              </w:r>
            </w:ins>
            <w:del w:id="122" w:author="Hodgson, Rachel R [NC]" w:date="2025-09-23T08:37:00Z">
              <w:r w:rsidRPr="017ACD20" w:rsidDel="5A4ABDCD">
                <w:rPr>
                  <w:rFonts w:ascii="Arial" w:eastAsia="Calibri" w:hAnsi="Arial" w:cs="Arial"/>
                </w:rPr>
                <w:delText xml:space="preserve">may be collected </w:delText>
              </w:r>
              <w:r w:rsidRPr="017ACD20" w:rsidDel="2F51F4E8">
                <w:rPr>
                  <w:rFonts w:ascii="Arial" w:eastAsia="Calibri" w:hAnsi="Arial" w:cs="Arial"/>
                </w:rPr>
                <w:delText xml:space="preserve">by EVA Chat </w:delText>
              </w:r>
              <w:r w:rsidRPr="017ACD20" w:rsidDel="0CD6B624">
                <w:rPr>
                  <w:rFonts w:ascii="Arial" w:eastAsia="Calibri" w:hAnsi="Arial" w:cs="Arial"/>
                </w:rPr>
                <w:delText xml:space="preserve">from </w:delText>
              </w:r>
            </w:del>
            <w:r w:rsidR="4BB6DF20" w:rsidRPr="017ACD20">
              <w:rPr>
                <w:rFonts w:ascii="Arial" w:eastAsia="Calibri" w:hAnsi="Arial" w:cs="Arial"/>
              </w:rPr>
              <w:t xml:space="preserve">user </w:t>
            </w:r>
            <w:r w:rsidR="0CD6B624" w:rsidRPr="017ACD20">
              <w:rPr>
                <w:rFonts w:ascii="Arial" w:eastAsia="Calibri" w:hAnsi="Arial" w:cs="Arial"/>
              </w:rPr>
              <w:t xml:space="preserve">prompts </w:t>
            </w:r>
            <w:r w:rsidR="33E37838" w:rsidRPr="017ACD20">
              <w:rPr>
                <w:rFonts w:ascii="Arial" w:eastAsia="Calibri" w:hAnsi="Arial" w:cs="Arial"/>
              </w:rPr>
              <w:t>and uploads</w:t>
            </w:r>
            <w:r w:rsidR="64117F26" w:rsidRPr="017ACD20">
              <w:rPr>
                <w:rFonts w:ascii="Arial" w:eastAsia="Calibri" w:hAnsi="Arial" w:cs="Arial"/>
              </w:rPr>
              <w:t xml:space="preserve"> </w:t>
            </w:r>
            <w:ins w:id="123" w:author="Hodgson, Rachel R [NC]" w:date="2025-09-23T08:43:00Z">
              <w:r w:rsidR="2B42652C" w:rsidRPr="017ACD20">
                <w:rPr>
                  <w:rFonts w:ascii="Arial" w:eastAsia="Calibri" w:hAnsi="Arial" w:cs="Arial"/>
                </w:rPr>
                <w:t>w</w:t>
              </w:r>
              <w:r w:rsidR="2B42652C" w:rsidRPr="00F942A0">
                <w:rPr>
                  <w:rFonts w:ascii="Arial" w:eastAsia="Calibri" w:hAnsi="Arial" w:cs="Arial"/>
                </w:rPr>
                <w:t xml:space="preserve">hich </w:t>
              </w:r>
            </w:ins>
            <w:del w:id="124" w:author="Hodgson, Rachel R [NC]" w:date="2025-09-23T08:43:00Z">
              <w:r w:rsidRPr="017ACD20" w:rsidDel="7C08A1C0">
                <w:rPr>
                  <w:rFonts w:ascii="Arial" w:eastAsia="Calibri" w:hAnsi="Arial" w:cs="Arial"/>
                </w:rPr>
                <w:delText>and</w:delText>
              </w:r>
            </w:del>
            <w:r w:rsidR="64117F26" w:rsidRPr="017ACD20">
              <w:rPr>
                <w:rFonts w:ascii="Arial" w:eastAsia="Calibri" w:hAnsi="Arial" w:cs="Arial"/>
              </w:rPr>
              <w:t xml:space="preserve"> </w:t>
            </w:r>
            <w:r w:rsidR="4247364A" w:rsidRPr="017ACD20">
              <w:rPr>
                <w:rFonts w:ascii="Arial" w:eastAsia="Calibri" w:hAnsi="Arial" w:cs="Arial"/>
              </w:rPr>
              <w:t xml:space="preserve">are then </w:t>
            </w:r>
            <w:r w:rsidR="64117F26" w:rsidRPr="017ACD20">
              <w:rPr>
                <w:rFonts w:ascii="Arial" w:eastAsia="Calibri" w:hAnsi="Arial" w:cs="Arial"/>
              </w:rPr>
              <w:t xml:space="preserve">used by the tool </w:t>
            </w:r>
            <w:r w:rsidR="3D8A153B" w:rsidRPr="017ACD20">
              <w:rPr>
                <w:rFonts w:ascii="Arial" w:eastAsia="Calibri" w:hAnsi="Arial" w:cs="Arial"/>
              </w:rPr>
              <w:t>to generate output</w:t>
            </w:r>
            <w:r w:rsidR="267EA6EA" w:rsidRPr="017ACD20">
              <w:rPr>
                <w:rFonts w:ascii="Arial" w:eastAsia="Calibri" w:hAnsi="Arial" w:cs="Arial"/>
              </w:rPr>
              <w:t xml:space="preserve"> </w:t>
            </w:r>
            <w:r w:rsidR="1492A7C9" w:rsidRPr="017ACD20">
              <w:rPr>
                <w:rFonts w:ascii="Arial" w:eastAsia="Calibri" w:hAnsi="Arial" w:cs="Arial"/>
              </w:rPr>
              <w:t xml:space="preserve">to assist </w:t>
            </w:r>
            <w:r w:rsidR="267EA6EA" w:rsidRPr="017ACD20">
              <w:rPr>
                <w:rFonts w:ascii="Arial" w:eastAsia="Calibri" w:hAnsi="Arial" w:cs="Arial"/>
              </w:rPr>
              <w:t xml:space="preserve">users </w:t>
            </w:r>
            <w:r w:rsidR="6C8653B6" w:rsidRPr="017ACD20">
              <w:rPr>
                <w:rFonts w:ascii="Arial" w:eastAsia="Calibri" w:hAnsi="Arial" w:cs="Arial"/>
              </w:rPr>
              <w:t xml:space="preserve">with </w:t>
            </w:r>
            <w:r w:rsidR="158B0603" w:rsidRPr="017ACD20">
              <w:rPr>
                <w:rFonts w:ascii="Arial" w:eastAsia="Calibri" w:hAnsi="Arial" w:cs="Arial"/>
              </w:rPr>
              <w:t>their</w:t>
            </w:r>
            <w:r w:rsidR="1BD4E153" w:rsidRPr="017ACD20">
              <w:rPr>
                <w:rFonts w:ascii="Arial" w:eastAsia="Calibri" w:hAnsi="Arial" w:cs="Arial"/>
              </w:rPr>
              <w:t xml:space="preserve"> </w:t>
            </w:r>
            <w:r w:rsidR="6C8653B6" w:rsidRPr="017ACD20">
              <w:rPr>
                <w:rFonts w:ascii="Arial" w:eastAsia="Calibri" w:hAnsi="Arial" w:cs="Arial"/>
              </w:rPr>
              <w:t>work</w:t>
            </w:r>
            <w:r w:rsidR="09C5596E" w:rsidRPr="017ACD20">
              <w:rPr>
                <w:rFonts w:ascii="Arial" w:eastAsia="Calibri" w:hAnsi="Arial" w:cs="Arial"/>
              </w:rPr>
              <w:t>.</w:t>
            </w:r>
            <w:ins w:id="125" w:author="Hodgson, Rachel R [NC]" w:date="2025-09-23T08:37:00Z">
              <w:r w:rsidR="14021380" w:rsidRPr="017ACD20">
                <w:rPr>
                  <w:rFonts w:ascii="Arial" w:eastAsia="Calibri" w:hAnsi="Arial" w:cs="Arial"/>
                </w:rPr>
                <w:t xml:space="preserve"> </w:t>
              </w:r>
              <w:r w:rsidR="14021380" w:rsidRPr="00F942A0">
                <w:rPr>
                  <w:rFonts w:ascii="Arial" w:eastAsia="Calibri" w:hAnsi="Arial" w:cs="Arial"/>
                </w:rPr>
                <w:t>Collection of personal information by the tool</w:t>
              </w:r>
            </w:ins>
            <w:ins w:id="126" w:author="Hodgson, Rachel R [NC]" w:date="2025-09-23T11:06:00Z">
              <w:r w:rsidR="38219385" w:rsidRPr="017ACD20">
                <w:rPr>
                  <w:rFonts w:ascii="Arial" w:eastAsia="Calibri" w:hAnsi="Arial" w:cs="Arial"/>
                </w:rPr>
                <w:t xml:space="preserve"> th</w:t>
              </w:r>
            </w:ins>
            <w:ins w:id="127" w:author="Hodgson, Rachel R [NC]" w:date="2025-09-23T11:07:00Z">
              <w:r w:rsidR="38219385" w:rsidRPr="017ACD20">
                <w:rPr>
                  <w:rFonts w:ascii="Arial" w:eastAsia="Calibri" w:hAnsi="Arial" w:cs="Arial"/>
                </w:rPr>
                <w:t>rough input data</w:t>
              </w:r>
            </w:ins>
            <w:ins w:id="128" w:author="Hodgson, Rachel R [NC]" w:date="2025-09-23T08:37:00Z">
              <w:r w:rsidR="14021380" w:rsidRPr="00F942A0">
                <w:rPr>
                  <w:rFonts w:ascii="Arial" w:eastAsia="Calibri" w:hAnsi="Arial" w:cs="Arial"/>
                </w:rPr>
                <w:t xml:space="preserve"> is incidental to </w:t>
              </w:r>
            </w:ins>
            <w:ins w:id="129" w:author="Hodgson, Rachel R [NC]" w:date="2025-09-25T13:29:00Z" w16du:dateUtc="2025-09-25T17:29:00Z">
              <w:r w:rsidR="00551B56">
                <w:rPr>
                  <w:rFonts w:ascii="Arial" w:eastAsia="Calibri" w:hAnsi="Arial" w:cs="Arial"/>
                </w:rPr>
                <w:t>EVA Chat’s</w:t>
              </w:r>
              <w:r w:rsidR="00DD2D1C">
                <w:rPr>
                  <w:rFonts w:ascii="Arial" w:eastAsia="Calibri" w:hAnsi="Arial" w:cs="Arial"/>
                </w:rPr>
                <w:t xml:space="preserve"> </w:t>
              </w:r>
            </w:ins>
            <w:ins w:id="130" w:author="Hodgson, Rachel R [NC]" w:date="2025-09-23T08:38:00Z">
              <w:r w:rsidR="2164E7E3" w:rsidRPr="00F942A0">
                <w:rPr>
                  <w:rFonts w:ascii="Arial" w:eastAsia="Calibri" w:hAnsi="Arial" w:cs="Arial"/>
                </w:rPr>
                <w:t>use.</w:t>
              </w:r>
            </w:ins>
          </w:p>
          <w:p w14:paraId="7DB5C6DF" w14:textId="26C06015" w:rsidR="00D6334A" w:rsidRPr="008761B3" w:rsidRDefault="00396059" w:rsidP="47D7C777">
            <w:pPr>
              <w:spacing w:after="200" w:line="240" w:lineRule="auto"/>
              <w:rPr>
                <w:rFonts w:ascii="Arial" w:eastAsia="Calibri" w:hAnsi="Arial" w:cs="Arial"/>
              </w:rPr>
            </w:pPr>
            <w:ins w:id="131" w:author="Hodgson, Rachel R [NC]" w:date="2025-09-23T11:07:00Z" w16du:dateUtc="2025-09-23T15:07:00Z">
              <w:r>
                <w:rPr>
                  <w:rFonts w:ascii="Arial" w:eastAsia="Calibri" w:hAnsi="Arial" w:cs="Arial"/>
                </w:rPr>
                <w:t>User data</w:t>
              </w:r>
              <w:r w:rsidR="0073260D">
                <w:rPr>
                  <w:rFonts w:ascii="Arial" w:eastAsia="Calibri" w:hAnsi="Arial" w:cs="Arial"/>
                </w:rPr>
                <w:t xml:space="preserve"> is </w:t>
              </w:r>
            </w:ins>
            <w:del w:id="132" w:author="Hodgson, Rachel R [NC]" w:date="2025-09-23T11:07:00Z" w16du:dateUtc="2025-09-23T15:07:00Z">
              <w:r w:rsidR="00D6334A" w:rsidDel="0073260D">
                <w:rPr>
                  <w:rFonts w:ascii="Arial" w:eastAsia="Calibri" w:hAnsi="Arial" w:cs="Arial"/>
                </w:rPr>
                <w:delText>M</w:delText>
              </w:r>
            </w:del>
            <w:del w:id="133" w:author="Hodgson, Rachel R [NC]" w:date="2025-09-25T13:42:00Z" w16du:dateUtc="2025-09-25T17:42:00Z">
              <w:r w:rsidR="00D6334A" w:rsidDel="00441A27">
                <w:rPr>
                  <w:rFonts w:ascii="Arial" w:eastAsia="Calibri" w:hAnsi="Arial" w:cs="Arial"/>
                </w:rPr>
                <w:delText xml:space="preserve">inimal </w:delText>
              </w:r>
            </w:del>
            <w:r w:rsidR="00D6334A">
              <w:rPr>
                <w:rFonts w:ascii="Arial" w:eastAsia="Calibri" w:hAnsi="Arial" w:cs="Arial"/>
              </w:rPr>
              <w:t xml:space="preserve">personal information about ESDC users </w:t>
            </w:r>
            <w:del w:id="134" w:author="Hodgson, Rachel R [NC]" w:date="2025-09-25T13:42:00Z" w16du:dateUtc="2025-09-25T17:42:00Z">
              <w:r w:rsidR="00D6334A" w:rsidDel="00441A27">
                <w:rPr>
                  <w:rFonts w:ascii="Arial" w:eastAsia="Calibri" w:hAnsi="Arial" w:cs="Arial"/>
                </w:rPr>
                <w:delText>is</w:delText>
              </w:r>
            </w:del>
            <w:r w:rsidR="00D6334A">
              <w:rPr>
                <w:rFonts w:ascii="Arial" w:eastAsia="Calibri" w:hAnsi="Arial" w:cs="Arial"/>
              </w:rPr>
              <w:t xml:space="preserve"> collected </w:t>
            </w:r>
            <w:r w:rsidR="00A95F0D">
              <w:rPr>
                <w:rFonts w:ascii="Arial" w:eastAsia="Calibri" w:hAnsi="Arial" w:cs="Arial"/>
              </w:rPr>
              <w:t>for</w:t>
            </w:r>
            <w:r w:rsidR="00BF769C">
              <w:rPr>
                <w:rFonts w:ascii="Arial" w:eastAsia="Calibri" w:hAnsi="Arial" w:cs="Arial"/>
              </w:rPr>
              <w:t xml:space="preserve"> functional, </w:t>
            </w:r>
            <w:r w:rsidR="00A95F0D">
              <w:rPr>
                <w:rFonts w:ascii="Arial" w:eastAsia="Calibri" w:hAnsi="Arial" w:cs="Arial"/>
              </w:rPr>
              <w:t xml:space="preserve">monitoring and </w:t>
            </w:r>
            <w:r w:rsidR="0026585B">
              <w:rPr>
                <w:rFonts w:ascii="Arial" w:eastAsia="Calibri" w:hAnsi="Arial" w:cs="Arial"/>
              </w:rPr>
              <w:t>security</w:t>
            </w:r>
            <w:r w:rsidR="00BF769C">
              <w:rPr>
                <w:rFonts w:ascii="Arial" w:eastAsia="Calibri" w:hAnsi="Arial" w:cs="Arial"/>
              </w:rPr>
              <w:t xml:space="preserve"> purposes</w:t>
            </w:r>
            <w:r w:rsidR="0026585B">
              <w:rPr>
                <w:rFonts w:ascii="Arial" w:eastAsia="Calibri" w:hAnsi="Arial" w:cs="Arial"/>
              </w:rPr>
              <w:t>.</w:t>
            </w:r>
          </w:p>
        </w:tc>
        <w:tc>
          <w:tcPr>
            <w:tcW w:w="1896" w:type="pct"/>
          </w:tcPr>
          <w:p w14:paraId="75BF4477" w14:textId="13E4801D" w:rsidR="00BF4AE3" w:rsidRDefault="6C621A95" w:rsidP="009430D3">
            <w:pPr>
              <w:spacing w:after="200" w:line="240" w:lineRule="auto"/>
              <w:rPr>
                <w:rFonts w:ascii="Arial" w:hAnsi="Arial" w:cs="Arial"/>
                <w:lang w:val="en-CA"/>
              </w:rPr>
            </w:pPr>
            <w:r w:rsidRPr="245FFBDD">
              <w:rPr>
                <w:rFonts w:ascii="Arial" w:hAnsi="Arial" w:cs="Arial"/>
              </w:rPr>
              <w:t>While t</w:t>
            </w:r>
            <w:r w:rsidR="6933A6C3" w:rsidRPr="245FFBDD">
              <w:rPr>
                <w:rFonts w:ascii="Arial" w:hAnsi="Arial" w:cs="Arial"/>
              </w:rPr>
              <w:t>he Protected B</w:t>
            </w:r>
            <w:r w:rsidRPr="245FFBDD">
              <w:rPr>
                <w:rFonts w:ascii="Arial" w:hAnsi="Arial" w:cs="Arial"/>
              </w:rPr>
              <w:t>, isolated</w:t>
            </w:r>
            <w:r w:rsidR="6933A6C3" w:rsidRPr="245FFBDD">
              <w:rPr>
                <w:rFonts w:ascii="Arial" w:hAnsi="Arial" w:cs="Arial"/>
              </w:rPr>
              <w:t xml:space="preserve"> environment</w:t>
            </w:r>
            <w:r w:rsidRPr="245FFBDD">
              <w:rPr>
                <w:rFonts w:ascii="Arial" w:hAnsi="Arial" w:cs="Arial"/>
              </w:rPr>
              <w:t xml:space="preserve"> of EVA Chat </w:t>
            </w:r>
            <w:r w:rsidR="726BA1EC" w:rsidRPr="245FFBDD">
              <w:rPr>
                <w:rFonts w:ascii="Arial" w:hAnsi="Arial" w:cs="Arial"/>
              </w:rPr>
              <w:t xml:space="preserve">addresses </w:t>
            </w:r>
            <w:r w:rsidR="5AE7DAF4" w:rsidRPr="245FFBDD">
              <w:rPr>
                <w:rFonts w:ascii="Arial" w:hAnsi="Arial" w:cs="Arial"/>
              </w:rPr>
              <w:t>security risk</w:t>
            </w:r>
            <w:r w:rsidR="7DD007D1" w:rsidRPr="245FFBDD">
              <w:rPr>
                <w:rFonts w:ascii="Arial" w:hAnsi="Arial" w:cs="Arial"/>
              </w:rPr>
              <w:t>s</w:t>
            </w:r>
            <w:r w:rsidR="20624C26" w:rsidRPr="245FFBDD">
              <w:rPr>
                <w:rFonts w:ascii="Arial" w:hAnsi="Arial" w:cs="Arial"/>
              </w:rPr>
              <w:t>, the</w:t>
            </w:r>
            <w:r w:rsidR="337A36D7" w:rsidRPr="245FFBDD">
              <w:rPr>
                <w:rFonts w:ascii="Arial" w:hAnsi="Arial" w:cs="Arial"/>
                <w:lang w:val="en-CA"/>
              </w:rPr>
              <w:t xml:space="preserve"> incidental</w:t>
            </w:r>
            <w:r w:rsidR="0FB05AE4" w:rsidRPr="245FFBDD">
              <w:rPr>
                <w:rFonts w:ascii="Arial" w:hAnsi="Arial" w:cs="Arial"/>
                <w:lang w:val="en-CA"/>
              </w:rPr>
              <w:t xml:space="preserve"> capture and use of personal </w:t>
            </w:r>
            <w:r w:rsidR="0FB05AE4" w:rsidRPr="00310464">
              <w:rPr>
                <w:rFonts w:ascii="Arial" w:hAnsi="Arial" w:cs="Arial"/>
                <w:lang w:val="en-CA"/>
              </w:rPr>
              <w:t xml:space="preserve">information </w:t>
            </w:r>
            <w:r w:rsidR="337A36D7" w:rsidRPr="00310464">
              <w:rPr>
                <w:rFonts w:ascii="Arial" w:hAnsi="Arial" w:cs="Arial"/>
                <w:lang w:val="en-CA"/>
              </w:rPr>
              <w:t>in the tool does not conform</w:t>
            </w:r>
            <w:r w:rsidR="337A36D7" w:rsidRPr="245FFBDD">
              <w:rPr>
                <w:rFonts w:ascii="Arial" w:hAnsi="Arial" w:cs="Arial"/>
                <w:lang w:val="en-CA"/>
              </w:rPr>
              <w:t xml:space="preserve"> to best practices for handling personal information </w:t>
            </w:r>
            <w:r w:rsidR="5AA6BED7" w:rsidRPr="245FFBDD">
              <w:rPr>
                <w:rFonts w:ascii="Arial" w:hAnsi="Arial" w:cs="Arial"/>
                <w:lang w:val="en-CA"/>
              </w:rPr>
              <w:t xml:space="preserve">with generative AI </w:t>
            </w:r>
            <w:r w:rsidR="7DD007D1" w:rsidRPr="245FFBDD">
              <w:rPr>
                <w:rFonts w:ascii="Arial" w:hAnsi="Arial" w:cs="Arial"/>
                <w:lang w:val="en-CA"/>
              </w:rPr>
              <w:t xml:space="preserve">from a privacy perspective </w:t>
            </w:r>
            <w:r w:rsidR="5AA6BED7" w:rsidRPr="245FFBDD">
              <w:rPr>
                <w:rFonts w:ascii="Arial" w:hAnsi="Arial" w:cs="Arial"/>
                <w:lang w:val="en-CA"/>
              </w:rPr>
              <w:t xml:space="preserve">as </w:t>
            </w:r>
            <w:r w:rsidR="43CF8253" w:rsidRPr="245FFBDD">
              <w:rPr>
                <w:rFonts w:ascii="Arial" w:hAnsi="Arial" w:cs="Arial"/>
                <w:lang w:val="en-CA"/>
              </w:rPr>
              <w:t>described in the O</w:t>
            </w:r>
            <w:r w:rsidR="3E1DC907" w:rsidRPr="245FFBDD">
              <w:rPr>
                <w:rFonts w:ascii="Arial" w:hAnsi="Arial" w:cs="Arial"/>
                <w:lang w:val="en-CA"/>
              </w:rPr>
              <w:t>ffice of the Privacy Commissioner</w:t>
            </w:r>
            <w:r w:rsidR="38D63A90" w:rsidRPr="245FFBDD">
              <w:rPr>
                <w:rFonts w:ascii="Arial" w:hAnsi="Arial" w:cs="Arial"/>
                <w:lang w:val="en-CA"/>
              </w:rPr>
              <w:t xml:space="preserve"> </w:t>
            </w:r>
            <w:r w:rsidR="5B579B4F" w:rsidRPr="245FFBDD">
              <w:rPr>
                <w:rFonts w:ascii="Arial" w:hAnsi="Arial" w:cs="Arial"/>
                <w:lang w:val="en-CA"/>
              </w:rPr>
              <w:t>(OPC)</w:t>
            </w:r>
            <w:r w:rsidR="43CF8253" w:rsidRPr="245FFBDD">
              <w:rPr>
                <w:rFonts w:ascii="Arial" w:hAnsi="Arial" w:cs="Arial"/>
                <w:lang w:val="en-CA"/>
              </w:rPr>
              <w:t xml:space="preserve">’s </w:t>
            </w:r>
            <w:r w:rsidR="0242A360" w:rsidRPr="245FFBDD">
              <w:rPr>
                <w:rFonts w:ascii="Arial" w:hAnsi="Arial" w:cs="Arial"/>
                <w:i/>
                <w:iCs/>
                <w:lang w:val="en-CA"/>
              </w:rPr>
              <w:t>Principles for responsible, trustworthy and privacy-protective generative AI technologies</w:t>
            </w:r>
            <w:r w:rsidR="4C1D62D5" w:rsidRPr="245FFBDD">
              <w:rPr>
                <w:rFonts w:ascii="Arial" w:hAnsi="Arial" w:cs="Arial"/>
                <w:lang w:val="en-CA"/>
              </w:rPr>
              <w:t xml:space="preserve"> which state</w:t>
            </w:r>
            <w:r w:rsidR="7D0D6C30" w:rsidRPr="245FFBDD">
              <w:rPr>
                <w:rFonts w:ascii="Arial" w:hAnsi="Arial" w:cs="Arial"/>
                <w:lang w:val="en-CA"/>
              </w:rPr>
              <w:t>s that use of personal information in a generative AI tool should b</w:t>
            </w:r>
            <w:r w:rsidR="7E455392" w:rsidRPr="245FFBDD">
              <w:rPr>
                <w:rFonts w:ascii="Arial" w:hAnsi="Arial" w:cs="Arial"/>
                <w:lang w:val="en-CA"/>
              </w:rPr>
              <w:t>e</w:t>
            </w:r>
            <w:r w:rsidR="7D0D6C30" w:rsidRPr="245FFBDD">
              <w:rPr>
                <w:rFonts w:ascii="Arial" w:hAnsi="Arial" w:cs="Arial"/>
                <w:lang w:val="en-CA"/>
              </w:rPr>
              <w:t xml:space="preserve"> “</w:t>
            </w:r>
            <w:r w:rsidR="31B42FE9" w:rsidRPr="245FFBDD">
              <w:rPr>
                <w:rFonts w:ascii="Arial" w:hAnsi="Arial" w:cs="Arial"/>
                <w:lang w:val="en-CA"/>
              </w:rPr>
              <w:t>necessary and proportionate</w:t>
            </w:r>
            <w:r w:rsidR="7D0D6C30" w:rsidRPr="245FFBDD">
              <w:rPr>
                <w:rFonts w:ascii="Arial" w:hAnsi="Arial" w:cs="Arial"/>
                <w:lang w:val="en-CA"/>
              </w:rPr>
              <w:t xml:space="preserve">” </w:t>
            </w:r>
            <w:r w:rsidR="655363C4" w:rsidRPr="245FFBDD">
              <w:rPr>
                <w:rFonts w:ascii="Arial" w:hAnsi="Arial" w:cs="Arial"/>
                <w:lang w:val="en-CA"/>
              </w:rPr>
              <w:t>and “</w:t>
            </w:r>
            <w:r w:rsidR="31B42FE9" w:rsidRPr="245FFBDD">
              <w:rPr>
                <w:rFonts w:ascii="Arial" w:hAnsi="Arial" w:cs="Arial"/>
                <w:lang w:val="en-CA"/>
              </w:rPr>
              <w:t>the tool should be more than simply potentially useful</w:t>
            </w:r>
            <w:r w:rsidR="655363C4" w:rsidRPr="245FFBDD">
              <w:rPr>
                <w:rFonts w:ascii="Arial" w:hAnsi="Arial" w:cs="Arial"/>
                <w:lang w:val="en-CA"/>
              </w:rPr>
              <w:t>”</w:t>
            </w:r>
            <w:r w:rsidR="0242A360" w:rsidRPr="245FFBDD">
              <w:rPr>
                <w:rFonts w:ascii="Arial" w:hAnsi="Arial" w:cs="Arial"/>
                <w:lang w:val="en-CA"/>
              </w:rPr>
              <w:t xml:space="preserve"> </w:t>
            </w:r>
            <w:r w:rsidR="43CF8253" w:rsidRPr="245FFBDD">
              <w:rPr>
                <w:rFonts w:ascii="Arial" w:hAnsi="Arial" w:cs="Arial"/>
                <w:lang w:val="en-CA"/>
              </w:rPr>
              <w:t xml:space="preserve">(please see </w:t>
            </w:r>
            <w:r w:rsidR="5AE9A758" w:rsidRPr="245FFBDD">
              <w:rPr>
                <w:rFonts w:ascii="Arial" w:hAnsi="Arial" w:cs="Arial"/>
                <w:lang w:val="en-CA"/>
              </w:rPr>
              <w:t xml:space="preserve">section 10, question 7 for further review </w:t>
            </w:r>
            <w:r w:rsidR="655363C4" w:rsidRPr="245FFBDD">
              <w:rPr>
                <w:rFonts w:ascii="Arial" w:hAnsi="Arial" w:cs="Arial"/>
                <w:lang w:val="en-CA"/>
              </w:rPr>
              <w:t>in the context of the OPC’s Principles</w:t>
            </w:r>
            <w:r w:rsidR="5C079CC8" w:rsidRPr="245FFBDD">
              <w:rPr>
                <w:rFonts w:ascii="Arial" w:hAnsi="Arial" w:cs="Arial"/>
                <w:lang w:val="en-CA"/>
              </w:rPr>
              <w:t xml:space="preserve"> document</w:t>
            </w:r>
            <w:r w:rsidR="26E49AE7" w:rsidRPr="245FFBDD">
              <w:rPr>
                <w:rFonts w:ascii="Arial" w:hAnsi="Arial" w:cs="Arial"/>
                <w:lang w:val="en-CA"/>
              </w:rPr>
              <w:t>)</w:t>
            </w:r>
            <w:r w:rsidR="250EAFA0" w:rsidRPr="245FFBDD">
              <w:rPr>
                <w:rFonts w:ascii="Arial" w:hAnsi="Arial" w:cs="Arial"/>
                <w:lang w:val="en-CA"/>
              </w:rPr>
              <w:t>.</w:t>
            </w:r>
            <w:r w:rsidR="398D2702" w:rsidRPr="245FFBDD">
              <w:rPr>
                <w:rFonts w:ascii="Arial" w:hAnsi="Arial" w:cs="Arial"/>
                <w:lang w:val="en-CA"/>
              </w:rPr>
              <w:t xml:space="preserve"> </w:t>
            </w:r>
            <w:r w:rsidR="597BE7B0" w:rsidRPr="245FFBDD">
              <w:rPr>
                <w:rFonts w:ascii="Arial" w:hAnsi="Arial" w:cs="Arial"/>
                <w:lang w:val="en-CA"/>
              </w:rPr>
              <w:t>With some exceptions, u</w:t>
            </w:r>
            <w:r w:rsidR="139C9DE7" w:rsidRPr="245FFBDD">
              <w:rPr>
                <w:rFonts w:ascii="Arial" w:hAnsi="Arial" w:cs="Arial"/>
                <w:lang w:val="en-CA"/>
              </w:rPr>
              <w:t xml:space="preserve">sers </w:t>
            </w:r>
            <w:r w:rsidR="3ACF4C95" w:rsidRPr="245FFBDD">
              <w:rPr>
                <w:rFonts w:ascii="Arial" w:hAnsi="Arial" w:cs="Arial"/>
                <w:lang w:val="en-CA"/>
              </w:rPr>
              <w:t>should</w:t>
            </w:r>
            <w:r w:rsidR="3B939E22" w:rsidRPr="245FFBDD">
              <w:rPr>
                <w:rFonts w:ascii="Arial" w:hAnsi="Arial" w:cs="Arial"/>
                <w:lang w:val="en-CA"/>
              </w:rPr>
              <w:t xml:space="preserve"> </w:t>
            </w:r>
            <w:r w:rsidR="35670A1D" w:rsidRPr="245FFBDD">
              <w:rPr>
                <w:rFonts w:ascii="Arial" w:hAnsi="Arial" w:cs="Arial"/>
                <w:lang w:val="en-CA"/>
              </w:rPr>
              <w:t>be able to obtain the results they need</w:t>
            </w:r>
            <w:r w:rsidR="597BE7B0" w:rsidRPr="245FFBDD">
              <w:rPr>
                <w:rFonts w:ascii="Arial" w:hAnsi="Arial" w:cs="Arial"/>
                <w:lang w:val="en-CA"/>
              </w:rPr>
              <w:t xml:space="preserve"> to facilitate</w:t>
            </w:r>
            <w:r w:rsidR="5DA7E2F8" w:rsidRPr="245FFBDD">
              <w:rPr>
                <w:rFonts w:ascii="Arial" w:hAnsi="Arial" w:cs="Arial"/>
                <w:lang w:val="en-CA"/>
              </w:rPr>
              <w:t xml:space="preserve"> their work tasks</w:t>
            </w:r>
            <w:r w:rsidR="35670A1D" w:rsidRPr="245FFBDD">
              <w:rPr>
                <w:rFonts w:ascii="Arial" w:hAnsi="Arial" w:cs="Arial"/>
                <w:lang w:val="en-CA"/>
              </w:rPr>
              <w:t xml:space="preserve"> from </w:t>
            </w:r>
            <w:r w:rsidR="5DA7E2F8" w:rsidRPr="245FFBDD">
              <w:rPr>
                <w:rFonts w:ascii="Arial" w:hAnsi="Arial" w:cs="Arial"/>
                <w:lang w:val="en-CA"/>
              </w:rPr>
              <w:t>EVA Chat</w:t>
            </w:r>
            <w:r w:rsidR="598667C0" w:rsidRPr="245FFBDD">
              <w:rPr>
                <w:rFonts w:ascii="Arial" w:hAnsi="Arial" w:cs="Arial"/>
                <w:lang w:val="en-CA"/>
              </w:rPr>
              <w:t xml:space="preserve"> </w:t>
            </w:r>
            <w:r w:rsidR="5420B268" w:rsidRPr="245FFBDD">
              <w:rPr>
                <w:rFonts w:ascii="Arial" w:hAnsi="Arial" w:cs="Arial"/>
                <w:lang w:val="en-CA"/>
              </w:rPr>
              <w:t>without input</w:t>
            </w:r>
            <w:r w:rsidR="38E92966" w:rsidRPr="245FFBDD">
              <w:rPr>
                <w:rFonts w:ascii="Arial" w:hAnsi="Arial" w:cs="Arial"/>
                <w:lang w:val="en-CA"/>
              </w:rPr>
              <w:t>ting or uploading</w:t>
            </w:r>
            <w:r w:rsidR="5420B268" w:rsidRPr="245FFBDD">
              <w:rPr>
                <w:rFonts w:ascii="Arial" w:hAnsi="Arial" w:cs="Arial"/>
                <w:lang w:val="en-CA"/>
              </w:rPr>
              <w:t xml:space="preserve"> personal information, or </w:t>
            </w:r>
            <w:r w:rsidR="2F9E39F8" w:rsidRPr="245FFBDD">
              <w:rPr>
                <w:rFonts w:ascii="Arial" w:hAnsi="Arial" w:cs="Arial"/>
                <w:lang w:val="en-CA"/>
              </w:rPr>
              <w:t>by</w:t>
            </w:r>
            <w:r w:rsidR="5420B268" w:rsidRPr="245FFBDD">
              <w:rPr>
                <w:rFonts w:ascii="Arial" w:hAnsi="Arial" w:cs="Arial"/>
                <w:lang w:val="en-CA"/>
              </w:rPr>
              <w:t xml:space="preserve"> replac</w:t>
            </w:r>
            <w:r w:rsidR="38E92966" w:rsidRPr="245FFBDD">
              <w:rPr>
                <w:rFonts w:ascii="Arial" w:hAnsi="Arial" w:cs="Arial"/>
                <w:lang w:val="en-CA"/>
              </w:rPr>
              <w:t>ing</w:t>
            </w:r>
            <w:r w:rsidR="5420B268" w:rsidRPr="245FFBDD">
              <w:rPr>
                <w:rFonts w:ascii="Arial" w:hAnsi="Arial" w:cs="Arial"/>
                <w:lang w:val="en-CA"/>
              </w:rPr>
              <w:t xml:space="preserve"> personal information </w:t>
            </w:r>
            <w:r w:rsidR="38E92966" w:rsidRPr="245FFBDD">
              <w:rPr>
                <w:rFonts w:ascii="Arial" w:hAnsi="Arial" w:cs="Arial"/>
                <w:lang w:val="en-CA"/>
              </w:rPr>
              <w:t>with ‘dummy’/placeholder information.</w:t>
            </w:r>
            <w:r w:rsidR="35670A1D" w:rsidRPr="245FFBDD">
              <w:rPr>
                <w:rFonts w:ascii="Arial" w:hAnsi="Arial" w:cs="Arial"/>
                <w:lang w:val="en-CA"/>
              </w:rPr>
              <w:t xml:space="preserve"> </w:t>
            </w:r>
          </w:p>
          <w:p w14:paraId="419B47AE" w14:textId="5B7C498A" w:rsidR="00526FC8" w:rsidRPr="004013EE" w:rsidRDefault="008E23E0" w:rsidP="009430D3">
            <w:pPr>
              <w:spacing w:after="200" w:line="240" w:lineRule="auto"/>
              <w:rPr>
                <w:rFonts w:ascii="Arial" w:hAnsi="Arial" w:cs="Arial"/>
                <w:lang w:val="en-CA"/>
              </w:rPr>
            </w:pPr>
            <w:r>
              <w:rPr>
                <w:rFonts w:ascii="Arial" w:hAnsi="Arial" w:cs="Arial"/>
                <w:lang w:val="en-CA"/>
              </w:rPr>
              <w:t>Due to current</w:t>
            </w:r>
            <w:r w:rsidR="002C7196">
              <w:rPr>
                <w:rFonts w:ascii="Arial" w:hAnsi="Arial" w:cs="Arial"/>
                <w:lang w:val="en-CA"/>
              </w:rPr>
              <w:t>ly</w:t>
            </w:r>
            <w:r w:rsidR="00D03BD9">
              <w:rPr>
                <w:rFonts w:ascii="Arial" w:hAnsi="Arial" w:cs="Arial"/>
                <w:lang w:val="en-CA"/>
              </w:rPr>
              <w:t xml:space="preserve"> </w:t>
            </w:r>
            <w:r w:rsidR="002C7196" w:rsidRPr="002C7196">
              <w:rPr>
                <w:rFonts w:ascii="Arial" w:hAnsi="Arial" w:cs="Arial"/>
                <w:lang w:val="en-CA"/>
              </w:rPr>
              <w:t>limited oversight and auditability of how personal information is being used entered and handled</w:t>
            </w:r>
            <w:r w:rsidR="002C7196" w:rsidRPr="002C7196" w:rsidDel="002C7196">
              <w:rPr>
                <w:rFonts w:ascii="Arial" w:hAnsi="Arial" w:cs="Arial"/>
                <w:lang w:val="en-CA"/>
              </w:rPr>
              <w:t xml:space="preserve"> </w:t>
            </w:r>
            <w:r w:rsidR="00BB0FF5">
              <w:rPr>
                <w:rFonts w:ascii="Arial" w:hAnsi="Arial" w:cs="Arial"/>
                <w:lang w:val="en-CA"/>
              </w:rPr>
              <w:t>in EVA Chat</w:t>
            </w:r>
            <w:r>
              <w:rPr>
                <w:rFonts w:ascii="Arial" w:hAnsi="Arial" w:cs="Arial"/>
                <w:lang w:val="en-CA"/>
              </w:rPr>
              <w:t xml:space="preserve">, it is not clear if use of personal information in EVA Chat presents a </w:t>
            </w:r>
            <w:r w:rsidR="00D259C7">
              <w:rPr>
                <w:rFonts w:ascii="Arial" w:hAnsi="Arial" w:cs="Arial"/>
                <w:lang w:val="en-CA"/>
              </w:rPr>
              <w:t xml:space="preserve">specific risk to </w:t>
            </w:r>
            <w:r>
              <w:rPr>
                <w:rFonts w:ascii="Arial" w:hAnsi="Arial" w:cs="Arial"/>
                <w:lang w:val="en-CA"/>
              </w:rPr>
              <w:t xml:space="preserve">privacy. </w:t>
            </w:r>
            <w:r w:rsidR="00D259C7">
              <w:rPr>
                <w:rFonts w:ascii="Arial" w:hAnsi="Arial" w:cs="Arial"/>
                <w:lang w:val="en-CA"/>
              </w:rPr>
              <w:t>However, it is advised that training and communications</w:t>
            </w:r>
            <w:r w:rsidR="005C5EDB">
              <w:rPr>
                <w:rFonts w:ascii="Arial" w:hAnsi="Arial" w:cs="Arial"/>
                <w:lang w:val="en-CA"/>
              </w:rPr>
              <w:t xml:space="preserve"> </w:t>
            </w:r>
            <w:r w:rsidR="00536EDA">
              <w:rPr>
                <w:rFonts w:ascii="Arial" w:hAnsi="Arial" w:cs="Arial"/>
                <w:lang w:val="en-CA"/>
              </w:rPr>
              <w:t xml:space="preserve">should </w:t>
            </w:r>
            <w:r w:rsidR="005C5EDB">
              <w:rPr>
                <w:rFonts w:ascii="Arial" w:hAnsi="Arial" w:cs="Arial"/>
                <w:lang w:val="en-CA"/>
              </w:rPr>
              <w:t xml:space="preserve">encourage less intrusive practices, such as </w:t>
            </w:r>
            <w:r w:rsidR="00536EDA">
              <w:rPr>
                <w:rFonts w:ascii="Arial" w:hAnsi="Arial" w:cs="Arial"/>
                <w:lang w:val="en-CA"/>
              </w:rPr>
              <w:t>limiting use and de</w:t>
            </w:r>
            <w:r w:rsidR="00ED2FD9">
              <w:rPr>
                <w:rFonts w:ascii="Arial" w:hAnsi="Arial" w:cs="Arial"/>
                <w:lang w:val="en-CA"/>
              </w:rPr>
              <w:t>-</w:t>
            </w:r>
            <w:r w:rsidR="00536EDA">
              <w:rPr>
                <w:rFonts w:ascii="Arial" w:hAnsi="Arial" w:cs="Arial"/>
                <w:lang w:val="en-CA"/>
              </w:rPr>
              <w:t>identification</w:t>
            </w:r>
            <w:r w:rsidR="00ED2FD9">
              <w:rPr>
                <w:rFonts w:ascii="Arial" w:hAnsi="Arial" w:cs="Arial"/>
                <w:lang w:val="en-CA"/>
              </w:rPr>
              <w:t xml:space="preserve"> of personal information in the tool</w:t>
            </w:r>
            <w:r w:rsidR="00536EDA">
              <w:rPr>
                <w:rFonts w:ascii="Arial" w:hAnsi="Arial" w:cs="Arial"/>
                <w:lang w:val="en-CA"/>
              </w:rPr>
              <w:t>, whenever possible.</w:t>
            </w:r>
          </w:p>
        </w:tc>
      </w:tr>
      <w:tr w:rsidR="001F0AFC" w:rsidRPr="008761B3" w14:paraId="417D2462" w14:textId="77777777" w:rsidTr="017ACD20">
        <w:trPr>
          <w:trHeight w:val="3814"/>
        </w:trPr>
        <w:tc>
          <w:tcPr>
            <w:tcW w:w="1047" w:type="pct"/>
          </w:tcPr>
          <w:p w14:paraId="605A4983"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lastRenderedPageBreak/>
              <w:t>Are all the personal information categories listed in the relevant personal information bank (PIB)?</w:t>
            </w:r>
          </w:p>
        </w:tc>
        <w:sdt>
          <w:sdtPr>
            <w:rPr>
              <w:rFonts w:ascii="Arial" w:hAnsi="Arial" w:cs="Arial"/>
              <w:lang w:val="en-CA"/>
            </w:rPr>
            <w:id w:val="841736325"/>
            <w:placeholder>
              <w:docPart w:val="19600F4B22D24A3AAC8C3897EDACA797"/>
            </w:placeholder>
            <w:dropDownList>
              <w:listItem w:value="Choose an item."/>
              <w:listItem w:displayText="Yes" w:value="Yes"/>
              <w:listItem w:displayText="No" w:value="No"/>
            </w:dropDownList>
          </w:sdtPr>
          <w:sdtEndPr/>
          <w:sdtContent>
            <w:tc>
              <w:tcPr>
                <w:tcW w:w="323" w:type="pct"/>
              </w:tcPr>
              <w:p w14:paraId="02C30C1F" w14:textId="5E851C22" w:rsidR="001F0AFC" w:rsidRPr="008761B3" w:rsidRDefault="323C1495" w:rsidP="00561B97">
                <w:pPr>
                  <w:spacing w:after="200" w:line="240" w:lineRule="auto"/>
                  <w:rPr>
                    <w:rFonts w:ascii="Arial" w:hAnsi="Arial" w:cs="Arial"/>
                    <w:lang w:val="en-CA"/>
                  </w:rPr>
                </w:pPr>
                <w:r w:rsidRPr="34FF7321">
                  <w:rPr>
                    <w:rFonts w:ascii="Arial" w:hAnsi="Arial" w:cs="Arial"/>
                    <w:lang w:val="en-CA"/>
                  </w:rPr>
                  <w:t>Yes</w:t>
                </w:r>
              </w:p>
            </w:tc>
          </w:sdtContent>
        </w:sdt>
        <w:tc>
          <w:tcPr>
            <w:tcW w:w="1734" w:type="pct"/>
          </w:tcPr>
          <w:p w14:paraId="645FE056" w14:textId="7E4C2F6E" w:rsidR="17248D8E" w:rsidRDefault="55195FF8" w:rsidP="51056EB0">
            <w:pPr>
              <w:spacing w:after="200" w:line="240" w:lineRule="auto"/>
              <w:rPr>
                <w:rFonts w:ascii="Arial" w:hAnsi="Arial" w:cs="Arial"/>
                <w:color w:val="000000" w:themeColor="text1"/>
                <w:lang w:eastAsia="en-CA"/>
              </w:rPr>
            </w:pPr>
            <w:r w:rsidRPr="605988F5">
              <w:rPr>
                <w:rFonts w:ascii="Arial" w:hAnsi="Arial" w:cs="Arial"/>
                <w:color w:val="000000" w:themeColor="text1"/>
                <w:lang w:eastAsia="en-CA"/>
              </w:rPr>
              <w:t>Information is collected directly from users in accordance with Electronic Network Monitoring Logs (PSU 905) PIB</w:t>
            </w:r>
            <w:r w:rsidR="6529BCBC" w:rsidRPr="34FF7321">
              <w:rPr>
                <w:rFonts w:ascii="Arial" w:hAnsi="Arial" w:cs="Arial"/>
                <w:color w:val="000000" w:themeColor="text1"/>
                <w:lang w:eastAsia="en-CA"/>
              </w:rPr>
              <w:t>.</w:t>
            </w:r>
          </w:p>
          <w:p w14:paraId="64EB7A95" w14:textId="1C256CD3" w:rsidR="2B5EFEF3" w:rsidRPr="0026585B" w:rsidRDefault="00635D3A" w:rsidP="685A6F4F">
            <w:pPr>
              <w:spacing w:after="200" w:line="240" w:lineRule="auto"/>
              <w:rPr>
                <w:rFonts w:ascii="Arial" w:eastAsia="Arial" w:hAnsi="Arial" w:cs="Arial"/>
                <w:b/>
                <w:bCs/>
                <w:color w:val="000000" w:themeColor="text1"/>
              </w:rPr>
            </w:pPr>
            <w:r>
              <w:rPr>
                <w:rFonts w:ascii="Arial" w:eastAsia="Arial" w:hAnsi="Arial" w:cs="Arial"/>
                <w:color w:val="000000" w:themeColor="text1"/>
                <w:lang w:eastAsia="en-CA"/>
              </w:rPr>
              <w:t>The following is an excerpt from</w:t>
            </w:r>
            <w:r w:rsidR="6C5C437B" w:rsidRPr="0026585B">
              <w:rPr>
                <w:rFonts w:ascii="Arial" w:eastAsia="Arial" w:hAnsi="Arial" w:cs="Arial"/>
                <w:color w:val="000000" w:themeColor="text1"/>
                <w:lang w:eastAsia="en-CA"/>
              </w:rPr>
              <w:t xml:space="preserve"> </w:t>
            </w:r>
            <w:r w:rsidR="783AA55D" w:rsidRPr="0026585B">
              <w:rPr>
                <w:rFonts w:ascii="Arial" w:eastAsia="Arial" w:hAnsi="Arial" w:cs="Arial"/>
                <w:color w:val="000000" w:themeColor="text1"/>
                <w:lang w:eastAsia="en-CA"/>
              </w:rPr>
              <w:t>the</w:t>
            </w:r>
            <w:r w:rsidR="783AA55D" w:rsidRPr="00E03764">
              <w:rPr>
                <w:rFonts w:ascii="Arial" w:eastAsia="Arial" w:hAnsi="Arial" w:cs="Arial"/>
                <w:color w:val="000000" w:themeColor="text1"/>
                <w:lang w:eastAsia="en-CA"/>
              </w:rPr>
              <w:t xml:space="preserve"> </w:t>
            </w:r>
            <w:r w:rsidR="6C5C437B" w:rsidRPr="007C2F35">
              <w:rPr>
                <w:rFonts w:ascii="Arial" w:eastAsia="Arial" w:hAnsi="Arial" w:cs="Arial"/>
                <w:color w:val="000000" w:themeColor="text1"/>
              </w:rPr>
              <w:t>Privacy Notice Statement</w:t>
            </w:r>
            <w:r w:rsidR="00513935">
              <w:rPr>
                <w:rFonts w:ascii="Arial" w:eastAsia="Arial" w:hAnsi="Arial" w:cs="Arial"/>
                <w:b/>
                <w:bCs/>
                <w:color w:val="000000" w:themeColor="text1"/>
              </w:rPr>
              <w:t xml:space="preserve"> </w:t>
            </w:r>
            <w:r w:rsidR="00513935" w:rsidRPr="00635D3A">
              <w:rPr>
                <w:rFonts w:ascii="Arial" w:eastAsia="Arial" w:hAnsi="Arial" w:cs="Arial"/>
                <w:color w:val="000000" w:themeColor="text1"/>
              </w:rPr>
              <w:t>(PNS), which</w:t>
            </w:r>
            <w:r w:rsidR="6C5C437B" w:rsidRPr="00635D3A">
              <w:rPr>
                <w:rFonts w:ascii="Arial" w:eastAsia="Arial" w:hAnsi="Arial" w:cs="Arial"/>
                <w:color w:val="000000" w:themeColor="text1"/>
              </w:rPr>
              <w:t xml:space="preserve"> is part of the</w:t>
            </w:r>
            <w:r w:rsidR="6C5C437B" w:rsidRPr="0026585B">
              <w:rPr>
                <w:rFonts w:ascii="Arial" w:eastAsia="Arial" w:hAnsi="Arial" w:cs="Arial"/>
                <w:b/>
                <w:bCs/>
                <w:color w:val="000000" w:themeColor="text1"/>
              </w:rPr>
              <w:t xml:space="preserve"> </w:t>
            </w:r>
            <w:r w:rsidR="00E03764" w:rsidRPr="007C2F35">
              <w:rPr>
                <w:rFonts w:ascii="Arial" w:eastAsia="Arial" w:hAnsi="Arial" w:cs="Arial"/>
                <w:color w:val="000000" w:themeColor="text1"/>
              </w:rPr>
              <w:t>ToU:</w:t>
            </w:r>
            <w:r w:rsidR="6C5C437B" w:rsidRPr="0026585B">
              <w:rPr>
                <w:rFonts w:ascii="Arial" w:eastAsia="Arial" w:hAnsi="Arial" w:cs="Arial"/>
                <w:b/>
                <w:bCs/>
                <w:color w:val="000000" w:themeColor="text1"/>
              </w:rPr>
              <w:t xml:space="preserve"> </w:t>
            </w:r>
          </w:p>
          <w:p w14:paraId="0FB4B976" w14:textId="7DB48FCF" w:rsidR="001F0AFC" w:rsidRPr="00175F7E" w:rsidRDefault="00E03764" w:rsidP="00175F7E">
            <w:pPr>
              <w:spacing w:after="200"/>
              <w:rPr>
                <w:rFonts w:ascii="Arial" w:eastAsia="Arial" w:hAnsi="Arial" w:cs="Arial"/>
                <w:color w:val="000000" w:themeColor="text1"/>
              </w:rPr>
            </w:pPr>
            <w:r>
              <w:rPr>
                <w:rFonts w:ascii="Arial" w:eastAsia="Aptos" w:hAnsi="Arial" w:cs="Arial"/>
                <w:color w:val="000000" w:themeColor="text1"/>
              </w:rPr>
              <w:t>“</w:t>
            </w:r>
            <w:r w:rsidR="2B5EFEF3" w:rsidRPr="0026585B">
              <w:rPr>
                <w:rFonts w:ascii="Arial" w:eastAsia="Aptos" w:hAnsi="Arial" w:cs="Arial"/>
                <w:color w:val="000000" w:themeColor="text1"/>
              </w:rPr>
              <w:t xml:space="preserve">Any personal information will be managed in accordance with the </w:t>
            </w:r>
            <w:hyperlink r:id="rId31" w:history="1">
              <w:hyperlink r:id="rId32" w:history="1">
                <w:r w:rsidR="2B5EFEF3" w:rsidRPr="007C2F35">
                  <w:rPr>
                    <w:rStyle w:val="Hyperlink"/>
                    <w:rFonts w:ascii="Arial" w:eastAsia="Aptos" w:hAnsi="Arial" w:cs="Arial"/>
                    <w:i/>
                    <w:iCs/>
                    <w:color w:val="000000" w:themeColor="text1"/>
                  </w:rPr>
                  <w:t>Privacy Act</w:t>
                </w:r>
              </w:hyperlink>
            </w:hyperlink>
            <w:r w:rsidR="2B5EFEF3" w:rsidRPr="0026585B">
              <w:rPr>
                <w:rFonts w:ascii="Arial" w:eastAsia="Aptos" w:hAnsi="Arial" w:cs="Arial"/>
                <w:color w:val="000000" w:themeColor="text1"/>
              </w:rPr>
              <w:t xml:space="preserve"> and related policies. You have the right to the protection of, access to, and correction of your personal information, which is described in Personal Information Bank </w:t>
            </w:r>
            <w:hyperlink r:id="rId33" w:anchor="psu905" w:history="1">
              <w:hyperlink r:id="rId34" w:anchor="psu905" w:history="1">
                <w:r w:rsidR="2B5EFEF3" w:rsidRPr="0026585B">
                  <w:rPr>
                    <w:rStyle w:val="Hyperlink"/>
                    <w:rFonts w:ascii="Arial" w:eastAsia="Aptos" w:hAnsi="Arial" w:cs="Arial"/>
                    <w:color w:val="000000" w:themeColor="text1"/>
                  </w:rPr>
                  <w:t>Electronic Network Monitoring Logs (PSU 905)</w:t>
                </w:r>
              </w:hyperlink>
            </w:hyperlink>
            <w:r w:rsidR="2B5EFEF3" w:rsidRPr="0026585B">
              <w:rPr>
                <w:rFonts w:ascii="Arial" w:eastAsia="Aptos" w:hAnsi="Arial" w:cs="Arial"/>
                <w:color w:val="000000" w:themeColor="text1"/>
              </w:rPr>
              <w:t xml:space="preserve">. Instructions for obtaining this information is outlined in the following government publication entitled </w:t>
            </w:r>
            <w:hyperlink r:id="rId35" w:history="1">
              <w:hyperlink r:id="rId36" w:history="1">
                <w:r w:rsidR="2B5EFEF3" w:rsidRPr="0026585B">
                  <w:rPr>
                    <w:rStyle w:val="Hyperlink"/>
                    <w:rFonts w:ascii="Arial" w:eastAsia="Aptos" w:hAnsi="Arial" w:cs="Arial"/>
                    <w:color w:val="000000" w:themeColor="text1"/>
                  </w:rPr>
                  <w:t>Info Source</w:t>
                </w:r>
              </w:hyperlink>
            </w:hyperlink>
            <w:r w:rsidR="2B5EFEF3" w:rsidRPr="0026585B">
              <w:rPr>
                <w:rFonts w:ascii="Arial" w:eastAsia="Aptos" w:hAnsi="Arial" w:cs="Arial"/>
                <w:color w:val="000000" w:themeColor="text1"/>
              </w:rPr>
              <w:t>.</w:t>
            </w:r>
            <w:r>
              <w:rPr>
                <w:rFonts w:ascii="Arial" w:eastAsia="Aptos" w:hAnsi="Arial" w:cs="Arial"/>
                <w:color w:val="000000" w:themeColor="text1"/>
              </w:rPr>
              <w:t>”</w:t>
            </w:r>
          </w:p>
        </w:tc>
        <w:tc>
          <w:tcPr>
            <w:tcW w:w="1896" w:type="pct"/>
          </w:tcPr>
          <w:p w14:paraId="319F0AC1" w14:textId="21DB8111" w:rsidR="00E421F2" w:rsidRPr="00BD4219" w:rsidRDefault="31A198FD" w:rsidP="00E421F2">
            <w:pPr>
              <w:spacing w:after="200" w:line="240" w:lineRule="auto"/>
              <w:rPr>
                <w:rFonts w:ascii="Arial" w:hAnsi="Arial" w:cs="Arial"/>
                <w:lang w:val="en-CA"/>
              </w:rPr>
            </w:pPr>
            <w:ins w:id="135" w:author="Hodgson, Rachel R [NC]" w:date="2025-09-23T11:08:00Z">
              <w:r w:rsidRPr="017ACD20">
                <w:rPr>
                  <w:rFonts w:ascii="Arial" w:hAnsi="Arial" w:cs="Arial"/>
                  <w:lang w:val="en-CA"/>
                </w:rPr>
                <w:t xml:space="preserve">User </w:t>
              </w:r>
            </w:ins>
            <w:ins w:id="136" w:author="Hodgson, Rachel R [NC]" w:date="2025-09-25T13:31:00Z" w16du:dateUtc="2025-09-25T17:31:00Z">
              <w:r w:rsidR="00CD1AA2">
                <w:rPr>
                  <w:rFonts w:ascii="Arial" w:hAnsi="Arial" w:cs="Arial"/>
                  <w:lang w:val="en-CA"/>
                </w:rPr>
                <w:t>data</w:t>
              </w:r>
            </w:ins>
            <w:ins w:id="137" w:author="Hodgson, Rachel R [NC]" w:date="2025-09-23T11:08:00Z">
              <w:r w:rsidRPr="017ACD20">
                <w:rPr>
                  <w:rFonts w:ascii="Arial" w:hAnsi="Arial" w:cs="Arial"/>
                  <w:lang w:val="en-CA"/>
                </w:rPr>
                <w:t xml:space="preserve"> is</w:t>
              </w:r>
            </w:ins>
            <w:ins w:id="138" w:author="Hodgson, Rachel R [NC]" w:date="2025-09-25T13:31:00Z" w16du:dateUtc="2025-09-25T17:31:00Z">
              <w:r w:rsidR="00CD1AA2">
                <w:rPr>
                  <w:rFonts w:ascii="Arial" w:hAnsi="Arial" w:cs="Arial"/>
                  <w:lang w:val="en-CA"/>
                </w:rPr>
                <w:t xml:space="preserve"> </w:t>
              </w:r>
            </w:ins>
            <w:del w:id="139" w:author="Hodgson, Rachel R [NC]" w:date="2025-09-23T11:08:00Z">
              <w:r w:rsidR="000A66AC" w:rsidRPr="017ACD20" w:rsidDel="1EF3EED3">
                <w:rPr>
                  <w:rFonts w:ascii="Arial" w:hAnsi="Arial" w:cs="Arial"/>
                  <w:lang w:val="en-CA"/>
                </w:rPr>
                <w:delText>M</w:delText>
              </w:r>
            </w:del>
            <w:del w:id="140" w:author="Hodgson, Rachel R [NC]" w:date="2025-09-25T13:31:00Z" w16du:dateUtc="2025-09-25T17:31:00Z">
              <w:r w:rsidR="1EF3EED3" w:rsidRPr="017ACD20" w:rsidDel="00CD1AA2">
                <w:rPr>
                  <w:rFonts w:ascii="Arial" w:hAnsi="Arial" w:cs="Arial"/>
                  <w:lang w:val="en-CA"/>
                </w:rPr>
                <w:delText>inor</w:delText>
              </w:r>
            </w:del>
            <w:r w:rsidR="1EF3EED3" w:rsidRPr="017ACD20">
              <w:rPr>
                <w:rFonts w:ascii="Arial" w:hAnsi="Arial" w:cs="Arial"/>
                <w:lang w:val="en-CA"/>
              </w:rPr>
              <w:t xml:space="preserve"> personal information </w:t>
            </w:r>
            <w:del w:id="141" w:author="Hodgson, Rachel R [NC]" w:date="2025-09-23T11:08:00Z">
              <w:r w:rsidR="000A66AC" w:rsidRPr="017ACD20" w:rsidDel="1EF3EED3">
                <w:rPr>
                  <w:rFonts w:ascii="Arial" w:hAnsi="Arial" w:cs="Arial"/>
                  <w:lang w:val="en-CA"/>
                </w:rPr>
                <w:delText xml:space="preserve">is </w:delText>
              </w:r>
            </w:del>
            <w:r w:rsidR="1EF3EED3" w:rsidRPr="017ACD20">
              <w:rPr>
                <w:rFonts w:ascii="Arial" w:hAnsi="Arial" w:cs="Arial"/>
                <w:lang w:val="en-CA"/>
              </w:rPr>
              <w:t>collected from users by EVA Chat for the function and security of the tool, which is covered by PIB PSU 905.</w:t>
            </w:r>
          </w:p>
          <w:p w14:paraId="3D6C5871" w14:textId="59CEFCE7" w:rsidR="00E421F2" w:rsidRPr="00BD4219" w:rsidRDefault="00E421F2" w:rsidP="00E421F2">
            <w:pPr>
              <w:spacing w:after="200" w:line="240" w:lineRule="auto"/>
              <w:rPr>
                <w:rFonts w:ascii="Arial" w:hAnsi="Arial" w:cs="Arial"/>
                <w:lang w:val="en-CA"/>
              </w:rPr>
            </w:pPr>
            <w:r w:rsidRPr="00BD4219">
              <w:rPr>
                <w:rFonts w:ascii="Arial" w:hAnsi="Arial" w:cs="Arial"/>
                <w:lang w:val="en-CA"/>
              </w:rPr>
              <w:t>All other personal information captured by the tool</w:t>
            </w:r>
            <w:r w:rsidR="00CA2322">
              <w:rPr>
                <w:rFonts w:ascii="Arial" w:hAnsi="Arial" w:cs="Arial"/>
                <w:lang w:val="en-CA"/>
              </w:rPr>
              <w:t xml:space="preserve"> </w:t>
            </w:r>
            <w:r w:rsidRPr="00BD4219">
              <w:rPr>
                <w:rFonts w:ascii="Arial" w:hAnsi="Arial" w:cs="Arial"/>
                <w:lang w:val="en-CA"/>
              </w:rPr>
              <w:t>is incidental, not collected purposefully</w:t>
            </w:r>
            <w:r w:rsidR="006344C1">
              <w:rPr>
                <w:rFonts w:ascii="Arial" w:hAnsi="Arial" w:cs="Arial"/>
                <w:lang w:val="en-CA"/>
              </w:rPr>
              <w:t>,</w:t>
            </w:r>
            <w:r w:rsidRPr="00BD4219">
              <w:rPr>
                <w:rFonts w:ascii="Arial" w:hAnsi="Arial" w:cs="Arial"/>
                <w:lang w:val="en-CA"/>
              </w:rPr>
              <w:t xml:space="preserve"> but </w:t>
            </w:r>
            <w:r w:rsidR="00D42B9A">
              <w:rPr>
                <w:rFonts w:ascii="Arial" w:hAnsi="Arial" w:cs="Arial"/>
                <w:lang w:val="en-CA"/>
              </w:rPr>
              <w:t>as part</w:t>
            </w:r>
            <w:r w:rsidR="00C52D52">
              <w:rPr>
                <w:rFonts w:ascii="Arial" w:hAnsi="Arial" w:cs="Arial"/>
                <w:lang w:val="en-CA"/>
              </w:rPr>
              <w:t xml:space="preserve"> of prompts, uploads, or output</w:t>
            </w:r>
            <w:r w:rsidRPr="00BD4219">
              <w:rPr>
                <w:rFonts w:ascii="Arial" w:hAnsi="Arial" w:cs="Arial"/>
                <w:lang w:val="en-CA"/>
              </w:rPr>
              <w:t>. None of this personal information</w:t>
            </w:r>
            <w:ins w:id="142" w:author="Hodgson, Rachel R [NC]" w:date="2025-09-24T08:51:00Z" w16du:dateUtc="2025-09-24T12:51:00Z">
              <w:r w:rsidR="00E43663">
                <w:rPr>
                  <w:rFonts w:ascii="Arial" w:hAnsi="Arial" w:cs="Arial"/>
                  <w:lang w:val="en-CA"/>
                </w:rPr>
                <w:t>,</w:t>
              </w:r>
            </w:ins>
            <w:ins w:id="143" w:author="Hodgson, Rachel R [NC]" w:date="2025-09-23T11:10:00Z" w16du:dateUtc="2025-09-23T15:10:00Z">
              <w:r w:rsidR="00B94F0D">
                <w:rPr>
                  <w:rFonts w:ascii="Arial" w:hAnsi="Arial" w:cs="Arial"/>
                  <w:lang w:val="en-CA"/>
                </w:rPr>
                <w:t xml:space="preserve"> present in input data</w:t>
              </w:r>
            </w:ins>
            <w:del w:id="144" w:author="Hodgson, Rachel R [NC]" w:date="2025-09-24T08:51:00Z" w16du:dateUtc="2025-09-24T12:51:00Z">
              <w:r w:rsidRPr="00BD4219" w:rsidDel="00172B99">
                <w:rPr>
                  <w:rFonts w:ascii="Arial" w:hAnsi="Arial" w:cs="Arial"/>
                  <w:lang w:val="en-CA"/>
                </w:rPr>
                <w:delText>,</w:delText>
              </w:r>
            </w:del>
            <w:r w:rsidRPr="00BD4219">
              <w:rPr>
                <w:rFonts w:ascii="Arial" w:hAnsi="Arial" w:cs="Arial"/>
                <w:lang w:val="en-CA"/>
              </w:rPr>
              <w:t xml:space="preserve"> which is </w:t>
            </w:r>
            <w:ins w:id="145" w:author="Hodgson, Rachel R [NC]" w:date="2025-09-23T11:10:00Z" w16du:dateUtc="2025-09-23T15:10:00Z">
              <w:r w:rsidR="00B94F0D">
                <w:rPr>
                  <w:rFonts w:ascii="Arial" w:hAnsi="Arial" w:cs="Arial"/>
                  <w:lang w:val="en-CA"/>
                </w:rPr>
                <w:t xml:space="preserve">then </w:t>
              </w:r>
            </w:ins>
            <w:r w:rsidRPr="00BD4219">
              <w:rPr>
                <w:rFonts w:ascii="Arial" w:hAnsi="Arial" w:cs="Arial"/>
                <w:lang w:val="en-CA"/>
              </w:rPr>
              <w:t>captured in the logs, falls under collection as described in a PIB.</w:t>
            </w:r>
          </w:p>
          <w:p w14:paraId="233BA030" w14:textId="0089C816" w:rsidR="001F0AFC" w:rsidRPr="008761B3" w:rsidRDefault="00E421F2" w:rsidP="00E421F2">
            <w:pPr>
              <w:spacing w:after="200" w:line="240" w:lineRule="auto"/>
              <w:rPr>
                <w:rFonts w:ascii="Arial" w:hAnsi="Arial" w:cs="Arial"/>
                <w:lang w:val="en-CA"/>
              </w:rPr>
            </w:pPr>
            <w:r w:rsidRPr="00BD4219">
              <w:rPr>
                <w:rFonts w:ascii="Arial" w:hAnsi="Arial" w:cs="Arial"/>
                <w:lang w:val="en-CA"/>
              </w:rPr>
              <w:t>No privacy risk or compliance issue identified.</w:t>
            </w:r>
          </w:p>
        </w:tc>
      </w:tr>
      <w:tr w:rsidR="001F0AFC" w:rsidRPr="008761B3" w14:paraId="44CD883C" w14:textId="77777777" w:rsidTr="017ACD20">
        <w:trPr>
          <w:trHeight w:val="300"/>
        </w:trPr>
        <w:tc>
          <w:tcPr>
            <w:tcW w:w="1047" w:type="pct"/>
          </w:tcPr>
          <w:p w14:paraId="78E9A05C"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Will personal information be collected indirectly, meaning from a source other than the individual that the information is about?</w:t>
            </w:r>
          </w:p>
        </w:tc>
        <w:sdt>
          <w:sdtPr>
            <w:rPr>
              <w:rFonts w:ascii="Arial" w:hAnsi="Arial" w:cs="Arial"/>
              <w:lang w:val="en-CA"/>
            </w:rPr>
            <w:id w:val="-2087292497"/>
            <w:placeholder>
              <w:docPart w:val="BF001394F8644D65917709F323C14183"/>
            </w:placeholder>
            <w:dropDownList>
              <w:listItem w:value="Choose an item."/>
              <w:listItem w:displayText="Yes" w:value="Yes"/>
              <w:listItem w:displayText="No" w:value="No"/>
              <w:listItem w:displayText="N/A" w:value="N/A"/>
            </w:dropDownList>
          </w:sdtPr>
          <w:sdtEndPr/>
          <w:sdtContent>
            <w:tc>
              <w:tcPr>
                <w:tcW w:w="323" w:type="pct"/>
              </w:tcPr>
              <w:p w14:paraId="35B9E4AE" w14:textId="1F9A81C2" w:rsidR="001F0AFC" w:rsidRPr="008761B3" w:rsidRDefault="6ABCAC92" w:rsidP="00561B97">
                <w:pPr>
                  <w:spacing w:after="200" w:line="240" w:lineRule="auto"/>
                  <w:rPr>
                    <w:rFonts w:ascii="Arial" w:hAnsi="Arial" w:cs="Arial"/>
                    <w:lang w:val="en-CA"/>
                  </w:rPr>
                </w:pPr>
                <w:r w:rsidRPr="685A6F4F">
                  <w:rPr>
                    <w:rFonts w:ascii="Arial" w:hAnsi="Arial" w:cs="Arial"/>
                    <w:lang w:val="en-CA"/>
                  </w:rPr>
                  <w:t>N</w:t>
                </w:r>
                <w:r w:rsidR="487892F2" w:rsidRPr="685A6F4F">
                  <w:rPr>
                    <w:rFonts w:ascii="Arial" w:hAnsi="Arial" w:cs="Arial"/>
                    <w:lang w:val="en-CA"/>
                  </w:rPr>
                  <w:t>/A</w:t>
                </w:r>
              </w:p>
            </w:tc>
          </w:sdtContent>
        </w:sdt>
        <w:tc>
          <w:tcPr>
            <w:tcW w:w="1734" w:type="pct"/>
          </w:tcPr>
          <w:p w14:paraId="3786B968" w14:textId="7AF53633" w:rsidR="001F0AFC" w:rsidRPr="008761B3" w:rsidRDefault="42A974FF" w:rsidP="00561B97">
            <w:pPr>
              <w:spacing w:after="200" w:line="240" w:lineRule="auto"/>
              <w:rPr>
                <w:rFonts w:ascii="Arial" w:hAnsi="Arial" w:cs="Arial"/>
                <w:lang w:val="en-CA"/>
              </w:rPr>
            </w:pPr>
            <w:r w:rsidRPr="5387DEF7">
              <w:rPr>
                <w:rFonts w:ascii="Arial" w:hAnsi="Arial" w:cs="Arial"/>
                <w:lang w:val="en-CA"/>
              </w:rPr>
              <w:t>N/A</w:t>
            </w:r>
          </w:p>
        </w:tc>
        <w:tc>
          <w:tcPr>
            <w:tcW w:w="1896" w:type="pct"/>
          </w:tcPr>
          <w:p w14:paraId="4683AE96" w14:textId="5A0B5500" w:rsidR="001F0AFC" w:rsidRPr="008761B3" w:rsidRDefault="42A974FF" w:rsidP="00561B97">
            <w:pPr>
              <w:spacing w:after="200" w:line="240" w:lineRule="auto"/>
              <w:rPr>
                <w:rFonts w:ascii="Arial" w:hAnsi="Arial" w:cs="Arial"/>
                <w:lang w:val="en-CA"/>
              </w:rPr>
            </w:pPr>
            <w:r w:rsidRPr="685A6F4F">
              <w:rPr>
                <w:rFonts w:ascii="Arial" w:hAnsi="Arial" w:cs="Arial"/>
                <w:lang w:val="en-CA"/>
              </w:rPr>
              <w:t>N/A</w:t>
            </w:r>
          </w:p>
        </w:tc>
      </w:tr>
      <w:tr w:rsidR="001F0AFC" w:rsidRPr="008761B3" w14:paraId="30D22051" w14:textId="77777777" w:rsidTr="017ACD20">
        <w:trPr>
          <w:trHeight w:val="300"/>
        </w:trPr>
        <w:tc>
          <w:tcPr>
            <w:tcW w:w="1047" w:type="pct"/>
          </w:tcPr>
          <w:p w14:paraId="1BF0342D"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If the personal information is collected indirectly, will it be collected with consent from the individual?</w:t>
            </w:r>
          </w:p>
        </w:tc>
        <w:sdt>
          <w:sdtPr>
            <w:rPr>
              <w:rFonts w:ascii="Arial" w:hAnsi="Arial" w:cs="Arial"/>
              <w:lang w:val="en-CA"/>
            </w:rPr>
            <w:id w:val="1692792848"/>
            <w:placeholder>
              <w:docPart w:val="CBF78E67506D4B6EB264F792721E8F31"/>
            </w:placeholder>
            <w:dropDownList>
              <w:listItem w:value="Choose an item."/>
              <w:listItem w:displayText="Yes" w:value="Yes"/>
              <w:listItem w:displayText="No" w:value="No"/>
              <w:listItem w:displayText="N/A" w:value="N/A"/>
            </w:dropDownList>
          </w:sdtPr>
          <w:sdtEndPr/>
          <w:sdtContent>
            <w:tc>
              <w:tcPr>
                <w:tcW w:w="323" w:type="pct"/>
              </w:tcPr>
              <w:p w14:paraId="690E55AC" w14:textId="5493DDD8" w:rsidR="001F0AFC" w:rsidRPr="008761B3" w:rsidRDefault="0E964873"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65F99195" w14:textId="4A192F5C" w:rsidR="001F0AFC" w:rsidRPr="008761B3" w:rsidRDefault="604DCF91" w:rsidP="00561B97">
            <w:pPr>
              <w:spacing w:after="200" w:line="240" w:lineRule="auto"/>
              <w:rPr>
                <w:rFonts w:ascii="Arial" w:hAnsi="Arial" w:cs="Arial"/>
                <w:lang w:val="en-CA"/>
              </w:rPr>
            </w:pPr>
            <w:r w:rsidRPr="5387DEF7">
              <w:rPr>
                <w:rFonts w:ascii="Arial" w:hAnsi="Arial" w:cs="Arial"/>
                <w:lang w:val="en-CA"/>
              </w:rPr>
              <w:t>N/A</w:t>
            </w:r>
          </w:p>
        </w:tc>
        <w:tc>
          <w:tcPr>
            <w:tcW w:w="1896" w:type="pct"/>
          </w:tcPr>
          <w:p w14:paraId="3252E2C3" w14:textId="47C1A5AB" w:rsidR="001F0AFC" w:rsidRPr="008761B3" w:rsidRDefault="604DCF91"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4B1CDA66" w14:textId="77777777" w:rsidTr="017ACD20">
        <w:trPr>
          <w:trHeight w:val="300"/>
        </w:trPr>
        <w:tc>
          <w:tcPr>
            <w:tcW w:w="1047" w:type="pct"/>
          </w:tcPr>
          <w:p w14:paraId="082E963A"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 xml:space="preserve">If the personal information will be collected indirectly without consent, is the collection a result of a disclosure under </w:t>
            </w:r>
            <w:hyperlink r:id="rId37" w:anchor=":~:text=Disclosure%20of%20personal,the%20information%20relates.">
              <w:r w:rsidRPr="008761B3">
                <w:rPr>
                  <w:rStyle w:val="Hyperlink"/>
                  <w:rFonts w:ascii="Arial" w:hAnsi="Arial" w:cs="Arial"/>
                </w:rPr>
                <w:t>subsection 8(2) of the Privacy Act</w:t>
              </w:r>
            </w:hyperlink>
            <w:r w:rsidRPr="008761B3">
              <w:rPr>
                <w:rFonts w:ascii="Arial" w:hAnsi="Arial" w:cs="Arial"/>
              </w:rPr>
              <w:t>?</w:t>
            </w:r>
          </w:p>
        </w:tc>
        <w:sdt>
          <w:sdtPr>
            <w:rPr>
              <w:rFonts w:ascii="Arial" w:hAnsi="Arial" w:cs="Arial"/>
              <w:lang w:val="en-CA"/>
            </w:rPr>
            <w:id w:val="554889908"/>
            <w:placeholder>
              <w:docPart w:val="FA2686E6926F4E81A17A389CFE11CF86"/>
            </w:placeholder>
            <w:dropDownList>
              <w:listItem w:value="Choose an item."/>
              <w:listItem w:displayText="Yes" w:value="Yes"/>
              <w:listItem w:displayText="No" w:value="No"/>
              <w:listItem w:displayText="N/A" w:value="N/A"/>
            </w:dropDownList>
          </w:sdtPr>
          <w:sdtEndPr/>
          <w:sdtContent>
            <w:tc>
              <w:tcPr>
                <w:tcW w:w="323" w:type="pct"/>
              </w:tcPr>
              <w:p w14:paraId="7E45D787" w14:textId="71BBC916" w:rsidR="001F0AFC" w:rsidRPr="008761B3" w:rsidRDefault="6D59D71C"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586A598A" w14:textId="26F47E72" w:rsidR="001F0AFC" w:rsidRPr="008761B3" w:rsidRDefault="604DCF91" w:rsidP="00561B97">
            <w:pPr>
              <w:spacing w:after="200" w:line="240" w:lineRule="auto"/>
              <w:rPr>
                <w:rFonts w:ascii="Arial" w:hAnsi="Arial" w:cs="Arial"/>
                <w:lang w:val="en-CA"/>
              </w:rPr>
            </w:pPr>
            <w:r w:rsidRPr="5387DEF7">
              <w:rPr>
                <w:rFonts w:ascii="Arial" w:hAnsi="Arial" w:cs="Arial"/>
                <w:lang w:val="en-CA"/>
              </w:rPr>
              <w:t>N/A</w:t>
            </w:r>
          </w:p>
        </w:tc>
        <w:tc>
          <w:tcPr>
            <w:tcW w:w="1896" w:type="pct"/>
          </w:tcPr>
          <w:p w14:paraId="02F9FAF2" w14:textId="29FF3E70" w:rsidR="001F0AFC" w:rsidRPr="008761B3" w:rsidRDefault="604DCF91"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78115897" w14:textId="77777777" w:rsidTr="017ACD20">
        <w:trPr>
          <w:trHeight w:val="300"/>
        </w:trPr>
        <w:tc>
          <w:tcPr>
            <w:tcW w:w="1047" w:type="pct"/>
          </w:tcPr>
          <w:p w14:paraId="2CF355A6"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lastRenderedPageBreak/>
              <w:t>If the personal information is collected indirectly without consent, will the information be used to make a decision about the individual?</w:t>
            </w:r>
          </w:p>
        </w:tc>
        <w:sdt>
          <w:sdtPr>
            <w:rPr>
              <w:rFonts w:ascii="Arial" w:hAnsi="Arial" w:cs="Arial"/>
              <w:lang w:val="en-CA"/>
            </w:rPr>
            <w:id w:val="1857847068"/>
            <w:placeholder>
              <w:docPart w:val="1C588FD8CD8841BB8530719ECCE49656"/>
            </w:placeholder>
            <w:dropDownList>
              <w:listItem w:value="Choose an item."/>
              <w:listItem w:displayText="Yes" w:value="Yes"/>
              <w:listItem w:displayText="No" w:value="No"/>
              <w:listItem w:displayText="N/A" w:value="N/A"/>
            </w:dropDownList>
          </w:sdtPr>
          <w:sdtEndPr/>
          <w:sdtContent>
            <w:tc>
              <w:tcPr>
                <w:tcW w:w="323" w:type="pct"/>
              </w:tcPr>
              <w:p w14:paraId="0E297C94" w14:textId="2F7FCED0" w:rsidR="001F0AFC" w:rsidRPr="008761B3" w:rsidRDefault="625EA410"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689CE0E0" w14:textId="6AFE352D" w:rsidR="001F0AFC" w:rsidRPr="008761B3" w:rsidRDefault="604DCF91" w:rsidP="00561B97">
            <w:pPr>
              <w:spacing w:after="200" w:line="240" w:lineRule="auto"/>
              <w:rPr>
                <w:rFonts w:ascii="Arial" w:hAnsi="Arial" w:cs="Arial"/>
                <w:lang w:val="en-CA"/>
              </w:rPr>
            </w:pPr>
            <w:r w:rsidRPr="5387DEF7">
              <w:rPr>
                <w:rFonts w:ascii="Arial" w:hAnsi="Arial" w:cs="Arial"/>
                <w:lang w:val="en-CA"/>
              </w:rPr>
              <w:t>N/A</w:t>
            </w:r>
          </w:p>
        </w:tc>
        <w:tc>
          <w:tcPr>
            <w:tcW w:w="1896" w:type="pct"/>
          </w:tcPr>
          <w:p w14:paraId="656BEA88" w14:textId="5E1CB48E" w:rsidR="001F0AFC" w:rsidRPr="008761B3" w:rsidRDefault="604DCF91"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0B3D6121" w14:textId="77777777" w:rsidTr="017ACD20">
        <w:trPr>
          <w:trHeight w:val="300"/>
        </w:trPr>
        <w:tc>
          <w:tcPr>
            <w:tcW w:w="1047" w:type="pct"/>
          </w:tcPr>
          <w:p w14:paraId="4C809C5B"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If the personal information will be collected indirectly without consent, could direct notification to the individual result in the collection of inaccurate information?</w:t>
            </w:r>
          </w:p>
        </w:tc>
        <w:sdt>
          <w:sdtPr>
            <w:rPr>
              <w:rFonts w:ascii="Arial" w:hAnsi="Arial" w:cs="Arial"/>
              <w:lang w:val="en-CA"/>
            </w:rPr>
            <w:id w:val="1624121987"/>
            <w:placeholder>
              <w:docPart w:val="D60E50D1A66A4825A9B08E4F24BF8511"/>
            </w:placeholder>
            <w:dropDownList>
              <w:listItem w:value="Choose an item."/>
              <w:listItem w:displayText="Yes" w:value="Yes"/>
              <w:listItem w:displayText="No" w:value="No"/>
              <w:listItem w:displayText="N/A" w:value="N/A"/>
            </w:dropDownList>
          </w:sdtPr>
          <w:sdtEndPr/>
          <w:sdtContent>
            <w:tc>
              <w:tcPr>
                <w:tcW w:w="323" w:type="pct"/>
              </w:tcPr>
              <w:p w14:paraId="7CFB2081" w14:textId="247C9F01" w:rsidR="001F0AFC" w:rsidRPr="008761B3" w:rsidRDefault="49E40A24"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491ADFB6" w14:textId="31B7CC19" w:rsidR="001F0AFC" w:rsidRPr="008761B3" w:rsidRDefault="71395538" w:rsidP="00561B97">
            <w:pPr>
              <w:spacing w:after="200" w:line="240" w:lineRule="auto"/>
              <w:rPr>
                <w:rFonts w:ascii="Arial" w:hAnsi="Arial" w:cs="Arial"/>
                <w:lang w:val="en-CA"/>
              </w:rPr>
            </w:pPr>
            <w:r w:rsidRPr="5387DEF7">
              <w:rPr>
                <w:rFonts w:ascii="Arial" w:hAnsi="Arial" w:cs="Arial"/>
                <w:lang w:val="en-CA"/>
              </w:rPr>
              <w:t>N/A</w:t>
            </w:r>
          </w:p>
        </w:tc>
        <w:tc>
          <w:tcPr>
            <w:tcW w:w="1896" w:type="pct"/>
          </w:tcPr>
          <w:p w14:paraId="270523DB" w14:textId="63454F71" w:rsidR="001F0AFC" w:rsidRPr="008761B3" w:rsidRDefault="71395538"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51FC8406" w14:textId="77777777" w:rsidTr="017ACD20">
        <w:trPr>
          <w:trHeight w:val="300"/>
        </w:trPr>
        <w:tc>
          <w:tcPr>
            <w:tcW w:w="1047" w:type="pct"/>
          </w:tcPr>
          <w:p w14:paraId="4CC3D6ED"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If the personal information will be collected indirectly without consent, could direct notification of the individual defeat the purpose or prejudice the use for which the information is collected?</w:t>
            </w:r>
          </w:p>
        </w:tc>
        <w:sdt>
          <w:sdtPr>
            <w:rPr>
              <w:rFonts w:ascii="Arial" w:hAnsi="Arial" w:cs="Arial"/>
              <w:lang w:val="en-CA"/>
            </w:rPr>
            <w:id w:val="-997654631"/>
            <w:placeholder>
              <w:docPart w:val="50DE581E97694262B0C5E0D529417BF8"/>
            </w:placeholder>
            <w:dropDownList>
              <w:listItem w:value="Choose an item."/>
              <w:listItem w:displayText="Yes" w:value="Yes"/>
              <w:listItem w:displayText="No" w:value="No"/>
              <w:listItem w:displayText="N/A" w:value="N/A"/>
            </w:dropDownList>
          </w:sdtPr>
          <w:sdtEndPr/>
          <w:sdtContent>
            <w:tc>
              <w:tcPr>
                <w:tcW w:w="323" w:type="pct"/>
              </w:tcPr>
              <w:p w14:paraId="101914D2" w14:textId="42F363AD" w:rsidR="001F0AFC" w:rsidRPr="008761B3" w:rsidRDefault="1E363277"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2D408426" w14:textId="22F3F896" w:rsidR="001F0AFC" w:rsidRPr="008761B3" w:rsidRDefault="547263D7" w:rsidP="00561B97">
            <w:pPr>
              <w:spacing w:after="200" w:line="240" w:lineRule="auto"/>
              <w:rPr>
                <w:rFonts w:ascii="Arial" w:hAnsi="Arial" w:cs="Arial"/>
                <w:lang w:val="en-CA"/>
              </w:rPr>
            </w:pPr>
            <w:r w:rsidRPr="5387DEF7">
              <w:rPr>
                <w:rFonts w:ascii="Arial" w:hAnsi="Arial" w:cs="Arial"/>
                <w:lang w:val="en-CA"/>
              </w:rPr>
              <w:t>N/A</w:t>
            </w:r>
          </w:p>
        </w:tc>
        <w:tc>
          <w:tcPr>
            <w:tcW w:w="1896" w:type="pct"/>
          </w:tcPr>
          <w:p w14:paraId="1F1A60B3" w14:textId="1314B697" w:rsidR="001F0AFC" w:rsidRPr="008761B3" w:rsidRDefault="547263D7"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795E8F91" w14:textId="77777777" w:rsidTr="017ACD20">
        <w:trPr>
          <w:trHeight w:val="300"/>
        </w:trPr>
        <w:tc>
          <w:tcPr>
            <w:tcW w:w="1047" w:type="pct"/>
          </w:tcPr>
          <w:p w14:paraId="5F61C194"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Will consent require a positive action, that is, a written agreement or signature, by an individual rather than being assumed as a default (implied) consent?</w:t>
            </w:r>
          </w:p>
        </w:tc>
        <w:sdt>
          <w:sdtPr>
            <w:rPr>
              <w:rFonts w:ascii="Arial" w:hAnsi="Arial" w:cs="Arial"/>
              <w:lang w:val="en-CA"/>
            </w:rPr>
            <w:id w:val="275148708"/>
            <w:placeholder>
              <w:docPart w:val="6FDF6223DA40449996DFC972BEB7E78F"/>
            </w:placeholder>
            <w:dropDownList>
              <w:listItem w:value="Choose an item."/>
              <w:listItem w:displayText="Yes" w:value="Yes"/>
              <w:listItem w:displayText="No" w:value="No"/>
              <w:listItem w:displayText="N/A" w:value="N/A"/>
            </w:dropDownList>
          </w:sdtPr>
          <w:sdtEndPr/>
          <w:sdtContent>
            <w:tc>
              <w:tcPr>
                <w:tcW w:w="323" w:type="pct"/>
              </w:tcPr>
              <w:p w14:paraId="444C3E15" w14:textId="5006EF29" w:rsidR="001F0AFC" w:rsidRPr="008761B3" w:rsidRDefault="0CEEBF03" w:rsidP="00561B97">
                <w:pPr>
                  <w:spacing w:after="200" w:line="240" w:lineRule="auto"/>
                  <w:rPr>
                    <w:rFonts w:ascii="Arial" w:hAnsi="Arial" w:cs="Arial"/>
                    <w:lang w:val="en-CA"/>
                  </w:rPr>
                </w:pPr>
                <w:r w:rsidRPr="5387DEF7">
                  <w:rPr>
                    <w:rFonts w:ascii="Arial" w:hAnsi="Arial" w:cs="Arial"/>
                    <w:lang w:val="en-CA"/>
                  </w:rPr>
                  <w:t>N</w:t>
                </w:r>
                <w:r w:rsidR="0A34F2AB" w:rsidRPr="5387DEF7">
                  <w:rPr>
                    <w:rFonts w:ascii="Arial" w:hAnsi="Arial" w:cs="Arial"/>
                    <w:lang w:val="en-CA"/>
                  </w:rPr>
                  <w:t>/A</w:t>
                </w:r>
              </w:p>
            </w:tc>
          </w:sdtContent>
        </w:sdt>
        <w:tc>
          <w:tcPr>
            <w:tcW w:w="1734" w:type="pct"/>
          </w:tcPr>
          <w:p w14:paraId="3BF67403" w14:textId="41678AE8" w:rsidR="001F0AFC" w:rsidRPr="00DF5D9F" w:rsidRDefault="547263D7" w:rsidP="00561B97">
            <w:pPr>
              <w:spacing w:after="200" w:line="240" w:lineRule="auto"/>
              <w:rPr>
                <w:rFonts w:ascii="Arial" w:hAnsi="Arial" w:cs="Arial"/>
              </w:rPr>
            </w:pPr>
            <w:r w:rsidRPr="5387DEF7">
              <w:rPr>
                <w:rFonts w:ascii="Arial" w:hAnsi="Arial" w:cs="Arial"/>
                <w:lang w:val="en-CA"/>
              </w:rPr>
              <w:t>N/A</w:t>
            </w:r>
          </w:p>
        </w:tc>
        <w:tc>
          <w:tcPr>
            <w:tcW w:w="1896" w:type="pct"/>
          </w:tcPr>
          <w:p w14:paraId="78CD5C65" w14:textId="64CAD646" w:rsidR="001F0AFC" w:rsidRPr="008761B3" w:rsidRDefault="547263D7"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7E61155E" w14:textId="77777777" w:rsidTr="017ACD20">
        <w:trPr>
          <w:trHeight w:val="440"/>
        </w:trPr>
        <w:tc>
          <w:tcPr>
            <w:tcW w:w="1047" w:type="pct"/>
          </w:tcPr>
          <w:p w14:paraId="3BB697B3"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Have all efforts been made to minimize the collection of data elements?</w:t>
            </w:r>
          </w:p>
        </w:tc>
        <w:sdt>
          <w:sdtPr>
            <w:rPr>
              <w:rFonts w:ascii="Arial" w:hAnsi="Arial" w:cs="Arial"/>
              <w:lang w:val="en-CA"/>
            </w:rPr>
            <w:id w:val="-1334675454"/>
            <w:placeholder>
              <w:docPart w:val="5C61AFBFC52D47E69FF92F49279D9991"/>
            </w:placeholder>
            <w:dropDownList>
              <w:listItem w:value="Choose an item."/>
              <w:listItem w:displayText="Yes" w:value="Yes"/>
              <w:listItem w:displayText="No" w:value="No"/>
              <w:listItem w:displayText="N/A" w:value="N/A"/>
            </w:dropDownList>
          </w:sdtPr>
          <w:sdtEndPr/>
          <w:sdtContent>
            <w:tc>
              <w:tcPr>
                <w:tcW w:w="323" w:type="pct"/>
              </w:tcPr>
              <w:p w14:paraId="66E688C3" w14:textId="6D943AD2" w:rsidR="001F0AFC" w:rsidRPr="008761B3" w:rsidRDefault="00750E23" w:rsidP="00561B97">
                <w:pPr>
                  <w:spacing w:after="200" w:line="240" w:lineRule="auto"/>
                  <w:rPr>
                    <w:rFonts w:ascii="Arial" w:hAnsi="Arial" w:cs="Arial"/>
                    <w:lang w:val="en-CA"/>
                  </w:rPr>
                </w:pPr>
                <w:r>
                  <w:rPr>
                    <w:rFonts w:ascii="Arial" w:hAnsi="Arial" w:cs="Arial"/>
                    <w:lang w:val="en-CA"/>
                  </w:rPr>
                  <w:t>N/A</w:t>
                </w:r>
              </w:p>
            </w:tc>
          </w:sdtContent>
        </w:sdt>
        <w:tc>
          <w:tcPr>
            <w:tcW w:w="1734" w:type="pct"/>
          </w:tcPr>
          <w:p w14:paraId="35199FC5" w14:textId="5059883A" w:rsidR="001F0AFC" w:rsidRPr="00DF5D9F" w:rsidRDefault="547263D7" w:rsidP="00561B97">
            <w:pPr>
              <w:spacing w:after="200" w:line="240" w:lineRule="auto"/>
              <w:rPr>
                <w:rFonts w:ascii="Arial" w:hAnsi="Arial" w:cs="Arial"/>
              </w:rPr>
            </w:pPr>
            <w:r w:rsidRPr="5387DEF7">
              <w:rPr>
                <w:rFonts w:ascii="Arial" w:hAnsi="Arial" w:cs="Arial"/>
                <w:lang w:val="en-CA"/>
              </w:rPr>
              <w:t>N/A</w:t>
            </w:r>
          </w:p>
        </w:tc>
        <w:tc>
          <w:tcPr>
            <w:tcW w:w="1896" w:type="pct"/>
          </w:tcPr>
          <w:p w14:paraId="331316DE" w14:textId="3B6FEFE8" w:rsidR="001F0AFC" w:rsidRPr="008761B3" w:rsidRDefault="00D82DF2" w:rsidP="00561B97">
            <w:pPr>
              <w:spacing w:after="200" w:line="240" w:lineRule="auto"/>
              <w:rPr>
                <w:rFonts w:ascii="Arial" w:hAnsi="Arial" w:cs="Arial"/>
                <w:lang w:val="en-CA"/>
              </w:rPr>
            </w:pPr>
            <w:r w:rsidRPr="00E432C8">
              <w:rPr>
                <w:rFonts w:ascii="Arial" w:hAnsi="Arial" w:cs="Arial"/>
                <w:lang w:val="en-CA"/>
              </w:rPr>
              <w:t>See response to question 2 above</w:t>
            </w:r>
            <w:r>
              <w:rPr>
                <w:rFonts w:ascii="Arial" w:hAnsi="Arial" w:cs="Arial"/>
                <w:lang w:val="en-CA"/>
              </w:rPr>
              <w:t>.</w:t>
            </w:r>
          </w:p>
        </w:tc>
      </w:tr>
      <w:tr w:rsidR="001F0AFC" w:rsidRPr="008761B3" w14:paraId="5BC506B5" w14:textId="77777777" w:rsidTr="017ACD20">
        <w:trPr>
          <w:trHeight w:val="300"/>
        </w:trPr>
        <w:tc>
          <w:tcPr>
            <w:tcW w:w="1047" w:type="pct"/>
          </w:tcPr>
          <w:p w14:paraId="6D7DA55E"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lastRenderedPageBreak/>
              <w:t>Are there consequences to the individual as the result of a refusal to consent?</w:t>
            </w:r>
          </w:p>
        </w:tc>
        <w:sdt>
          <w:sdtPr>
            <w:rPr>
              <w:rFonts w:ascii="Arial" w:hAnsi="Arial" w:cs="Arial"/>
              <w:lang w:val="en-CA"/>
            </w:rPr>
            <w:id w:val="-1274859461"/>
            <w:placeholder>
              <w:docPart w:val="EF195DFC4DBC4D20AEF34863C0942D8D"/>
            </w:placeholder>
            <w:dropDownList>
              <w:listItem w:value="Choose an item."/>
              <w:listItem w:displayText="Yes" w:value="Yes"/>
              <w:listItem w:displayText="No" w:value="No"/>
              <w:listItem w:displayText="N/A" w:value="N/A"/>
            </w:dropDownList>
          </w:sdtPr>
          <w:sdtEndPr/>
          <w:sdtContent>
            <w:tc>
              <w:tcPr>
                <w:tcW w:w="323" w:type="pct"/>
              </w:tcPr>
              <w:p w14:paraId="083DE87C" w14:textId="4E254C23" w:rsidR="001F0AFC" w:rsidRPr="008761B3" w:rsidRDefault="46D412DC"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4A0C8EB9" w14:textId="4A3D4801" w:rsidR="001F0AFC" w:rsidRPr="00DF5D9F" w:rsidRDefault="547263D7" w:rsidP="00561B97">
            <w:pPr>
              <w:spacing w:after="200" w:line="240" w:lineRule="auto"/>
              <w:rPr>
                <w:rFonts w:ascii="Arial" w:hAnsi="Arial" w:cs="Arial"/>
              </w:rPr>
            </w:pPr>
            <w:r w:rsidRPr="5387DEF7">
              <w:rPr>
                <w:rFonts w:ascii="Arial" w:hAnsi="Arial" w:cs="Arial"/>
                <w:lang w:val="en-CA"/>
              </w:rPr>
              <w:t>N/A</w:t>
            </w:r>
          </w:p>
        </w:tc>
        <w:tc>
          <w:tcPr>
            <w:tcW w:w="1896" w:type="pct"/>
          </w:tcPr>
          <w:p w14:paraId="5ECC3974" w14:textId="37C12050" w:rsidR="001F0AFC" w:rsidRPr="008761B3" w:rsidRDefault="547263D7"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7D192C3D" w14:textId="77777777" w:rsidTr="017ACD20">
        <w:trPr>
          <w:trHeight w:val="300"/>
        </w:trPr>
        <w:tc>
          <w:tcPr>
            <w:tcW w:w="1047" w:type="pct"/>
          </w:tcPr>
          <w:p w14:paraId="309F395A"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Are there mechanisms to permit individuals to withdraw their consent?</w:t>
            </w:r>
          </w:p>
        </w:tc>
        <w:sdt>
          <w:sdtPr>
            <w:rPr>
              <w:rFonts w:ascii="Arial" w:hAnsi="Arial" w:cs="Arial"/>
              <w:lang w:val="en-CA"/>
            </w:rPr>
            <w:id w:val="-2027946421"/>
            <w:placeholder>
              <w:docPart w:val="0B848317930C47F0A7A3CF4D2FA4B757"/>
            </w:placeholder>
            <w:dropDownList>
              <w:listItem w:value="Choose an item."/>
              <w:listItem w:displayText="Yes" w:value="Yes"/>
              <w:listItem w:displayText="No" w:value="No"/>
              <w:listItem w:displayText="N/A" w:value="N/A"/>
            </w:dropDownList>
          </w:sdtPr>
          <w:sdtEndPr/>
          <w:sdtContent>
            <w:tc>
              <w:tcPr>
                <w:tcW w:w="323" w:type="pct"/>
              </w:tcPr>
              <w:p w14:paraId="6768053D" w14:textId="7BB63F0F" w:rsidR="001F0AFC" w:rsidRPr="008761B3" w:rsidRDefault="5F05669B" w:rsidP="00561B97">
                <w:pPr>
                  <w:spacing w:after="200" w:line="240" w:lineRule="auto"/>
                  <w:rPr>
                    <w:rFonts w:ascii="Arial" w:hAnsi="Arial" w:cs="Arial"/>
                    <w:lang w:val="en-CA"/>
                  </w:rPr>
                </w:pPr>
                <w:r w:rsidRPr="5387DEF7">
                  <w:rPr>
                    <w:rFonts w:ascii="Arial" w:hAnsi="Arial" w:cs="Arial"/>
                    <w:lang w:val="en-CA"/>
                  </w:rPr>
                  <w:t>N/A</w:t>
                </w:r>
              </w:p>
            </w:tc>
          </w:sdtContent>
        </w:sdt>
        <w:tc>
          <w:tcPr>
            <w:tcW w:w="1734" w:type="pct"/>
          </w:tcPr>
          <w:p w14:paraId="1C9DE34F" w14:textId="3416159F" w:rsidR="001F0AFC" w:rsidRPr="00DF5D9F" w:rsidRDefault="547263D7" w:rsidP="00561B97">
            <w:pPr>
              <w:spacing w:after="200" w:line="240" w:lineRule="auto"/>
              <w:rPr>
                <w:rFonts w:ascii="Arial" w:hAnsi="Arial" w:cs="Arial"/>
              </w:rPr>
            </w:pPr>
            <w:r w:rsidRPr="5387DEF7">
              <w:rPr>
                <w:rFonts w:ascii="Arial" w:hAnsi="Arial" w:cs="Arial"/>
                <w:lang w:val="en-CA"/>
              </w:rPr>
              <w:t>N/A</w:t>
            </w:r>
          </w:p>
        </w:tc>
        <w:tc>
          <w:tcPr>
            <w:tcW w:w="1896" w:type="pct"/>
          </w:tcPr>
          <w:p w14:paraId="7026019F" w14:textId="7371473F" w:rsidR="001F0AFC" w:rsidRPr="008761B3" w:rsidRDefault="547263D7" w:rsidP="00561B97">
            <w:pPr>
              <w:spacing w:after="200" w:line="240" w:lineRule="auto"/>
              <w:rPr>
                <w:rFonts w:ascii="Arial" w:hAnsi="Arial" w:cs="Arial"/>
                <w:lang w:val="en-CA"/>
              </w:rPr>
            </w:pPr>
            <w:r w:rsidRPr="5387DEF7">
              <w:rPr>
                <w:rFonts w:ascii="Arial" w:hAnsi="Arial" w:cs="Arial"/>
                <w:lang w:val="en-CA"/>
              </w:rPr>
              <w:t>N/A</w:t>
            </w:r>
          </w:p>
        </w:tc>
      </w:tr>
      <w:tr w:rsidR="007F2DCB" w:rsidRPr="008761B3" w14:paraId="5EA786C5" w14:textId="77777777" w:rsidTr="017ACD20">
        <w:trPr>
          <w:trHeight w:val="300"/>
        </w:trPr>
        <w:tc>
          <w:tcPr>
            <w:tcW w:w="1047" w:type="pct"/>
          </w:tcPr>
          <w:p w14:paraId="49C32D8D" w14:textId="77777777" w:rsidR="007F2DCB" w:rsidRPr="008761B3" w:rsidRDefault="007F2DCB" w:rsidP="00DF49EE">
            <w:pPr>
              <w:pStyle w:val="ListParagraph"/>
              <w:numPr>
                <w:ilvl w:val="0"/>
                <w:numId w:val="10"/>
              </w:numPr>
              <w:spacing w:after="200" w:line="240" w:lineRule="auto"/>
              <w:rPr>
                <w:rFonts w:ascii="Arial" w:hAnsi="Arial" w:cs="Arial"/>
              </w:rPr>
            </w:pPr>
            <w:r w:rsidRPr="008761B3">
              <w:rPr>
                <w:rFonts w:ascii="Arial" w:hAnsi="Arial" w:cs="Arial"/>
              </w:rPr>
              <w:t>Will other federal institutions, other jurisdictions or private sector third parties be collecting personal information on behalf of your institution?</w:t>
            </w:r>
          </w:p>
        </w:tc>
        <w:sdt>
          <w:sdtPr>
            <w:rPr>
              <w:rFonts w:ascii="Arial" w:hAnsi="Arial" w:cs="Arial"/>
              <w:lang w:val="en-CA"/>
            </w:rPr>
            <w:id w:val="1947117740"/>
            <w:placeholder>
              <w:docPart w:val="DFC62DE87F63461594864D48EB2BE0A9"/>
            </w:placeholder>
            <w:dropDownList>
              <w:listItem w:value="Choose an item."/>
              <w:listItem w:displayText="Yes" w:value="Yes"/>
              <w:listItem w:displayText="No" w:value="No"/>
              <w:listItem w:displayText="N/A" w:value="N/A"/>
            </w:dropDownList>
          </w:sdtPr>
          <w:sdtEndPr/>
          <w:sdtContent>
            <w:tc>
              <w:tcPr>
                <w:tcW w:w="323" w:type="pct"/>
              </w:tcPr>
              <w:p w14:paraId="5FB74AC5" w14:textId="10452C02" w:rsidR="007F2DCB" w:rsidRPr="008761B3" w:rsidRDefault="68C0ED9E"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15BC4B86" w14:textId="22C5FF59" w:rsidR="007F2DCB" w:rsidRPr="00DF5D9F" w:rsidRDefault="321B911E" w:rsidP="00561B97">
            <w:pPr>
              <w:spacing w:after="200" w:line="240" w:lineRule="auto"/>
              <w:rPr>
                <w:rFonts w:ascii="Arial" w:hAnsi="Arial" w:cs="Arial"/>
              </w:rPr>
            </w:pPr>
            <w:r w:rsidRPr="5387DEF7">
              <w:rPr>
                <w:rFonts w:ascii="Arial" w:hAnsi="Arial" w:cs="Arial"/>
                <w:lang w:val="en-CA"/>
              </w:rPr>
              <w:t>N/A</w:t>
            </w:r>
          </w:p>
        </w:tc>
        <w:tc>
          <w:tcPr>
            <w:tcW w:w="1896" w:type="pct"/>
          </w:tcPr>
          <w:p w14:paraId="73AA12FE" w14:textId="2A72E19D" w:rsidR="007F2DCB" w:rsidRPr="008761B3" w:rsidRDefault="321B911E"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2BD4D38F" w14:textId="77777777" w:rsidTr="017ACD20">
        <w:trPr>
          <w:trHeight w:val="300"/>
        </w:trPr>
        <w:tc>
          <w:tcPr>
            <w:tcW w:w="1047" w:type="pct"/>
          </w:tcPr>
          <w:p w14:paraId="5BEA0E01" w14:textId="77777777" w:rsidR="001F0AFC" w:rsidRPr="008761B3" w:rsidRDefault="001F0AFC" w:rsidP="00DF49EE">
            <w:pPr>
              <w:pStyle w:val="ListParagraph"/>
              <w:numPr>
                <w:ilvl w:val="1"/>
                <w:numId w:val="10"/>
              </w:numPr>
              <w:spacing w:after="200" w:line="240" w:lineRule="auto"/>
              <w:rPr>
                <w:rFonts w:ascii="Arial" w:hAnsi="Arial" w:cs="Arial"/>
              </w:rPr>
            </w:pPr>
            <w:r w:rsidRPr="008761B3">
              <w:rPr>
                <w:rFonts w:ascii="Arial" w:hAnsi="Arial" w:cs="Arial"/>
              </w:rPr>
              <w:t>If yes, will they present the privacy notice at the time of collection?</w:t>
            </w:r>
          </w:p>
        </w:tc>
        <w:sdt>
          <w:sdtPr>
            <w:rPr>
              <w:rFonts w:ascii="Arial" w:hAnsi="Arial" w:cs="Arial"/>
              <w:lang w:val="en-CA"/>
            </w:rPr>
            <w:id w:val="1533384437"/>
            <w:placeholder>
              <w:docPart w:val="B87DB3FB44FD4FB28AB175C48351215A"/>
            </w:placeholder>
            <w:dropDownList>
              <w:listItem w:value="Choose an item."/>
              <w:listItem w:displayText="Yes" w:value="Yes"/>
              <w:listItem w:displayText="No" w:value="No"/>
              <w:listItem w:displayText="N/A" w:value="N/A"/>
            </w:dropDownList>
          </w:sdtPr>
          <w:sdtEndPr/>
          <w:sdtContent>
            <w:tc>
              <w:tcPr>
                <w:tcW w:w="323" w:type="pct"/>
              </w:tcPr>
              <w:p w14:paraId="3D281F6B" w14:textId="4BDAB124" w:rsidR="001F0AFC" w:rsidRPr="008761B3" w:rsidRDefault="72DE521A" w:rsidP="6AD13147">
                <w:pPr>
                  <w:spacing w:after="200" w:line="240" w:lineRule="auto"/>
                  <w:rPr>
                    <w:rFonts w:ascii="Arial" w:hAnsi="Arial" w:cs="Arial"/>
                  </w:rPr>
                </w:pPr>
                <w:r w:rsidRPr="5387DEF7">
                  <w:rPr>
                    <w:rFonts w:ascii="Arial" w:hAnsi="Arial" w:cs="Arial"/>
                    <w:lang w:val="en-CA"/>
                  </w:rPr>
                  <w:t>N/A</w:t>
                </w:r>
              </w:p>
            </w:tc>
          </w:sdtContent>
        </w:sdt>
        <w:tc>
          <w:tcPr>
            <w:tcW w:w="1734" w:type="pct"/>
          </w:tcPr>
          <w:p w14:paraId="474A2AA8" w14:textId="498AFE09" w:rsidR="001F0AFC" w:rsidRPr="00DF5D9F" w:rsidRDefault="59B58EFF" w:rsidP="00561B97">
            <w:pPr>
              <w:spacing w:after="200" w:line="240" w:lineRule="auto"/>
              <w:rPr>
                <w:rFonts w:ascii="Arial" w:hAnsi="Arial" w:cs="Arial"/>
              </w:rPr>
            </w:pPr>
            <w:r w:rsidRPr="5387DEF7">
              <w:rPr>
                <w:rFonts w:ascii="Arial" w:hAnsi="Arial" w:cs="Arial"/>
                <w:lang w:val="en-CA"/>
              </w:rPr>
              <w:t>N/A</w:t>
            </w:r>
          </w:p>
        </w:tc>
        <w:tc>
          <w:tcPr>
            <w:tcW w:w="1896" w:type="pct"/>
          </w:tcPr>
          <w:p w14:paraId="03534042" w14:textId="0DC98430" w:rsidR="001F0AFC" w:rsidRPr="008761B3" w:rsidRDefault="59B58EFF"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643740E5" w14:textId="77777777" w:rsidTr="017ACD20">
        <w:trPr>
          <w:trHeight w:val="300"/>
        </w:trPr>
        <w:tc>
          <w:tcPr>
            <w:tcW w:w="1047" w:type="pct"/>
          </w:tcPr>
          <w:p w14:paraId="1EC4D58B"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Will the program involve collection of personal information through a common client identifier?</w:t>
            </w:r>
          </w:p>
        </w:tc>
        <w:sdt>
          <w:sdtPr>
            <w:rPr>
              <w:rFonts w:ascii="Arial" w:hAnsi="Arial" w:cs="Arial"/>
              <w:lang w:val="en-CA"/>
            </w:rPr>
            <w:id w:val="1290942192"/>
            <w:placeholder>
              <w:docPart w:val="76ACB3CA380743B6B7BEE7983D7D63C1"/>
            </w:placeholder>
            <w:dropDownList>
              <w:listItem w:value="Choose an item."/>
              <w:listItem w:displayText="Yes" w:value="Yes"/>
              <w:listItem w:displayText="No" w:value="No"/>
              <w:listItem w:displayText="N/A" w:value="N/A"/>
            </w:dropDownList>
          </w:sdtPr>
          <w:sdtEndPr/>
          <w:sdtContent>
            <w:tc>
              <w:tcPr>
                <w:tcW w:w="323" w:type="pct"/>
              </w:tcPr>
              <w:p w14:paraId="0040EFA5" w14:textId="13CF4140" w:rsidR="001F0AFC" w:rsidRPr="008761B3" w:rsidRDefault="4799DE71"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56363E9E" w14:textId="7CB8B18F" w:rsidR="001F0AFC" w:rsidRPr="00DF5D9F" w:rsidRDefault="59B58EFF" w:rsidP="00561B97">
            <w:pPr>
              <w:spacing w:after="200" w:line="240" w:lineRule="auto"/>
              <w:rPr>
                <w:rFonts w:ascii="Arial" w:hAnsi="Arial" w:cs="Arial"/>
              </w:rPr>
            </w:pPr>
            <w:r w:rsidRPr="5387DEF7">
              <w:rPr>
                <w:rFonts w:ascii="Arial" w:hAnsi="Arial" w:cs="Arial"/>
                <w:lang w:val="en-CA"/>
              </w:rPr>
              <w:t>N/A</w:t>
            </w:r>
          </w:p>
        </w:tc>
        <w:tc>
          <w:tcPr>
            <w:tcW w:w="1896" w:type="pct"/>
          </w:tcPr>
          <w:p w14:paraId="7A0D1DA5" w14:textId="3BC04EE2" w:rsidR="001F0AFC" w:rsidRPr="008761B3" w:rsidRDefault="59B58EFF"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4C9F4A6F" w14:textId="77777777" w:rsidTr="017ACD20">
        <w:trPr>
          <w:trHeight w:val="300"/>
        </w:trPr>
        <w:tc>
          <w:tcPr>
            <w:tcW w:w="1047" w:type="pct"/>
          </w:tcPr>
          <w:p w14:paraId="36C17812"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Are there mechanisms in place to ensure that the individual has the capacity to give consent?</w:t>
            </w:r>
          </w:p>
        </w:tc>
        <w:sdt>
          <w:sdtPr>
            <w:rPr>
              <w:rFonts w:ascii="Arial" w:hAnsi="Arial" w:cs="Arial"/>
              <w:lang w:val="en-CA"/>
            </w:rPr>
            <w:id w:val="98381753"/>
            <w:placeholder>
              <w:docPart w:val="E88594FF1E0045A993D3D7CB2FF532BE"/>
            </w:placeholder>
            <w:dropDownList>
              <w:listItem w:value="Choose an item."/>
              <w:listItem w:displayText="Yes" w:value="Yes"/>
              <w:listItem w:displayText="No" w:value="No"/>
              <w:listItem w:displayText="N/A" w:value="N/A"/>
            </w:dropDownList>
          </w:sdtPr>
          <w:sdtEndPr/>
          <w:sdtContent>
            <w:tc>
              <w:tcPr>
                <w:tcW w:w="323" w:type="pct"/>
              </w:tcPr>
              <w:p w14:paraId="37280D14" w14:textId="55E34664" w:rsidR="001F0AFC" w:rsidRPr="008761B3" w:rsidRDefault="0EEE133B"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168A7722" w14:textId="17AE5CCF" w:rsidR="001F0AFC" w:rsidRPr="00DF5D9F" w:rsidRDefault="59B58EFF" w:rsidP="00561B97">
            <w:pPr>
              <w:spacing w:after="200" w:line="240" w:lineRule="auto"/>
              <w:rPr>
                <w:rFonts w:ascii="Arial" w:hAnsi="Arial" w:cs="Arial"/>
              </w:rPr>
            </w:pPr>
            <w:r w:rsidRPr="5387DEF7">
              <w:rPr>
                <w:rFonts w:ascii="Arial" w:hAnsi="Arial" w:cs="Arial"/>
                <w:lang w:val="en-CA"/>
              </w:rPr>
              <w:t>N/A</w:t>
            </w:r>
          </w:p>
        </w:tc>
        <w:tc>
          <w:tcPr>
            <w:tcW w:w="1896" w:type="pct"/>
          </w:tcPr>
          <w:p w14:paraId="59091609" w14:textId="49514AC5" w:rsidR="001F0AFC" w:rsidRPr="008761B3" w:rsidRDefault="59B58EFF"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48D9524E" w14:textId="77777777" w:rsidTr="017ACD20">
        <w:trPr>
          <w:trHeight w:val="300"/>
        </w:trPr>
        <w:tc>
          <w:tcPr>
            <w:tcW w:w="1047" w:type="pct"/>
          </w:tcPr>
          <w:p w14:paraId="15F76522"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Can personal information be collected from a person authorized to act on behalf of the individual?</w:t>
            </w:r>
          </w:p>
        </w:tc>
        <w:sdt>
          <w:sdtPr>
            <w:rPr>
              <w:rFonts w:ascii="Arial" w:hAnsi="Arial" w:cs="Arial"/>
              <w:lang w:val="en-CA"/>
            </w:rPr>
            <w:id w:val="800422071"/>
            <w:placeholder>
              <w:docPart w:val="98205098C47F4CB9AE71D0D662441811"/>
            </w:placeholder>
            <w:dropDownList>
              <w:listItem w:value="Choose an item."/>
              <w:listItem w:displayText="Yes" w:value="Yes"/>
              <w:listItem w:displayText="No" w:value="No"/>
              <w:listItem w:displayText="N/A" w:value="N/A"/>
            </w:dropDownList>
          </w:sdtPr>
          <w:sdtEndPr/>
          <w:sdtContent>
            <w:tc>
              <w:tcPr>
                <w:tcW w:w="323" w:type="pct"/>
              </w:tcPr>
              <w:p w14:paraId="4EEF96E7" w14:textId="2DD820A6" w:rsidR="001F0AFC" w:rsidRPr="008761B3" w:rsidRDefault="50B3C7F0"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587CF5AE" w14:textId="19216692" w:rsidR="001F0AFC" w:rsidRPr="00DF5D9F" w:rsidRDefault="71F7C4B2" w:rsidP="00561B97">
            <w:pPr>
              <w:spacing w:after="200" w:line="240" w:lineRule="auto"/>
              <w:rPr>
                <w:rFonts w:ascii="Arial" w:hAnsi="Arial" w:cs="Arial"/>
              </w:rPr>
            </w:pPr>
            <w:r w:rsidRPr="5387DEF7">
              <w:rPr>
                <w:rFonts w:ascii="Arial" w:hAnsi="Arial" w:cs="Arial"/>
                <w:lang w:val="en-CA"/>
              </w:rPr>
              <w:t>N/A</w:t>
            </w:r>
          </w:p>
        </w:tc>
        <w:tc>
          <w:tcPr>
            <w:tcW w:w="1896" w:type="pct"/>
          </w:tcPr>
          <w:p w14:paraId="4CEA0547" w14:textId="0260BBAB" w:rsidR="001F0AFC" w:rsidRPr="008761B3" w:rsidRDefault="71F7C4B2" w:rsidP="00561B97">
            <w:pPr>
              <w:spacing w:after="200" w:line="240" w:lineRule="auto"/>
              <w:rPr>
                <w:rFonts w:ascii="Arial" w:hAnsi="Arial" w:cs="Arial"/>
                <w:lang w:val="en-CA"/>
              </w:rPr>
            </w:pPr>
            <w:r w:rsidRPr="5387DEF7">
              <w:rPr>
                <w:rFonts w:ascii="Arial" w:hAnsi="Arial" w:cs="Arial"/>
                <w:lang w:val="en-CA"/>
              </w:rPr>
              <w:t>N/A</w:t>
            </w:r>
          </w:p>
        </w:tc>
      </w:tr>
      <w:tr w:rsidR="001F0AFC" w:rsidRPr="008761B3" w14:paraId="53F78765" w14:textId="77777777" w:rsidTr="017ACD20">
        <w:trPr>
          <w:trHeight w:val="300"/>
        </w:trPr>
        <w:tc>
          <w:tcPr>
            <w:tcW w:w="1047" w:type="pct"/>
          </w:tcPr>
          <w:p w14:paraId="5437482F" w14:textId="77777777" w:rsidR="001F0AFC" w:rsidRPr="008761B3" w:rsidRDefault="001F0AFC" w:rsidP="00DF49EE">
            <w:pPr>
              <w:pStyle w:val="ListParagraph"/>
              <w:numPr>
                <w:ilvl w:val="0"/>
                <w:numId w:val="10"/>
              </w:numPr>
              <w:spacing w:after="200" w:line="240" w:lineRule="auto"/>
              <w:rPr>
                <w:rFonts w:ascii="Arial" w:hAnsi="Arial" w:cs="Arial"/>
              </w:rPr>
            </w:pPr>
            <w:r w:rsidRPr="008761B3">
              <w:rPr>
                <w:rFonts w:ascii="Arial" w:hAnsi="Arial" w:cs="Arial"/>
              </w:rPr>
              <w:t xml:space="preserve">Are standards and mechanisms in place to ensure the </w:t>
            </w:r>
            <w:r w:rsidRPr="008761B3">
              <w:rPr>
                <w:rFonts w:ascii="Arial" w:hAnsi="Arial" w:cs="Arial"/>
              </w:rPr>
              <w:lastRenderedPageBreak/>
              <w:t>recognition of persons authorized to make decisions on behalf of others (for example, a minor or incapacitated person)?</w:t>
            </w:r>
          </w:p>
        </w:tc>
        <w:sdt>
          <w:sdtPr>
            <w:rPr>
              <w:rFonts w:ascii="Arial" w:hAnsi="Arial" w:cs="Arial"/>
              <w:lang w:val="en-CA"/>
            </w:rPr>
            <w:id w:val="-889263071"/>
            <w:placeholder>
              <w:docPart w:val="C6A1E93C40F04F04A15C13E16B112C90"/>
            </w:placeholder>
            <w:dropDownList>
              <w:listItem w:value="Choose an item."/>
              <w:listItem w:displayText="Yes" w:value="Yes"/>
              <w:listItem w:displayText="No" w:value="No"/>
              <w:listItem w:displayText="N/A" w:value="N/A"/>
            </w:dropDownList>
          </w:sdtPr>
          <w:sdtEndPr/>
          <w:sdtContent>
            <w:tc>
              <w:tcPr>
                <w:tcW w:w="323" w:type="pct"/>
              </w:tcPr>
              <w:p w14:paraId="67D928B6" w14:textId="1FF18EEB" w:rsidR="001F0AFC" w:rsidRPr="008761B3" w:rsidRDefault="1471445F" w:rsidP="00561B97">
                <w:pPr>
                  <w:spacing w:after="200" w:line="240" w:lineRule="auto"/>
                  <w:rPr>
                    <w:rFonts w:ascii="Arial" w:hAnsi="Arial" w:cs="Arial"/>
                    <w:lang w:val="en-CA"/>
                  </w:rPr>
                </w:pPr>
                <w:r w:rsidRPr="47D7C777">
                  <w:rPr>
                    <w:rFonts w:ascii="Arial" w:hAnsi="Arial" w:cs="Arial"/>
                    <w:lang w:val="en-CA"/>
                  </w:rPr>
                  <w:t>N/A</w:t>
                </w:r>
              </w:p>
            </w:tc>
          </w:sdtContent>
        </w:sdt>
        <w:tc>
          <w:tcPr>
            <w:tcW w:w="1734" w:type="pct"/>
          </w:tcPr>
          <w:p w14:paraId="10FBAEB4" w14:textId="6B1E7A97" w:rsidR="001F0AFC" w:rsidRPr="00DF5D9F" w:rsidRDefault="71F7C4B2" w:rsidP="00561B97">
            <w:pPr>
              <w:spacing w:after="200" w:line="240" w:lineRule="auto"/>
              <w:rPr>
                <w:rFonts w:ascii="Arial" w:hAnsi="Arial" w:cs="Arial"/>
              </w:rPr>
            </w:pPr>
            <w:r w:rsidRPr="5387DEF7">
              <w:rPr>
                <w:rFonts w:ascii="Arial" w:hAnsi="Arial" w:cs="Arial"/>
                <w:lang w:val="en-CA"/>
              </w:rPr>
              <w:t>N/A</w:t>
            </w:r>
          </w:p>
        </w:tc>
        <w:tc>
          <w:tcPr>
            <w:tcW w:w="1896" w:type="pct"/>
          </w:tcPr>
          <w:p w14:paraId="2269E80A" w14:textId="2471CBF3" w:rsidR="001F0AFC" w:rsidRPr="008761B3" w:rsidRDefault="71F7C4B2" w:rsidP="00561B97">
            <w:pPr>
              <w:spacing w:after="200" w:line="240" w:lineRule="auto"/>
              <w:rPr>
                <w:rFonts w:ascii="Arial" w:hAnsi="Arial" w:cs="Arial"/>
                <w:lang w:val="en-CA"/>
              </w:rPr>
            </w:pPr>
            <w:r w:rsidRPr="5387DEF7">
              <w:rPr>
                <w:rFonts w:ascii="Arial" w:hAnsi="Arial" w:cs="Arial"/>
                <w:lang w:val="en-CA"/>
              </w:rPr>
              <w:t>N/A</w:t>
            </w:r>
          </w:p>
        </w:tc>
      </w:tr>
    </w:tbl>
    <w:p w14:paraId="5A121DA2" w14:textId="77777777" w:rsidR="007F2DCB" w:rsidRPr="00684F08" w:rsidRDefault="5A262A1A" w:rsidP="26D1514B">
      <w:pPr>
        <w:pStyle w:val="Heading4"/>
        <w:rPr>
          <w:rFonts w:ascii="Arial" w:hAnsi="Arial" w:cs="Arial"/>
        </w:rPr>
      </w:pPr>
      <w:r w:rsidRPr="26D1514B">
        <w:rPr>
          <w:rFonts w:ascii="Arial" w:hAnsi="Arial" w:cs="Arial"/>
        </w:rPr>
        <w:t xml:space="preserve">3. </w:t>
      </w:r>
      <w:bookmarkStart w:id="146" w:name="_Toc181179919"/>
      <w:r w:rsidRPr="26D1514B">
        <w:rPr>
          <w:rFonts w:ascii="Arial" w:hAnsi="Arial" w:cs="Arial"/>
        </w:rPr>
        <w:t>Limiting use</w:t>
      </w:r>
      <w:bookmarkEnd w:id="146"/>
    </w:p>
    <w:p w14:paraId="1A58CBBF" w14:textId="21B54A2D" w:rsidR="00421EB8" w:rsidRPr="0006246C" w:rsidRDefault="00421EB8" w:rsidP="00561B97">
      <w:pPr>
        <w:rPr>
          <w:rFonts w:ascii="Arial" w:hAnsi="Arial" w:cs="Arial"/>
          <w:i/>
          <w:iCs/>
        </w:rPr>
      </w:pPr>
      <w:r w:rsidRPr="00421EB8">
        <w:rPr>
          <w:rFonts w:ascii="Arial" w:hAnsi="Arial" w:cs="Arial"/>
          <w:i/>
          <w:iCs/>
        </w:rPr>
        <w:t xml:space="preserve">An organization should identify the purposes for collecting information at or before the time of collection. This will enable the organization to determine which information needs to be collected </w:t>
      </w:r>
      <w:r w:rsidR="005A4571">
        <w:rPr>
          <w:rFonts w:ascii="Arial" w:hAnsi="Arial" w:cs="Arial"/>
          <w:i/>
          <w:iCs/>
        </w:rPr>
        <w:t>to</w:t>
      </w:r>
      <w:r w:rsidRPr="00421EB8">
        <w:rPr>
          <w:rFonts w:ascii="Arial" w:hAnsi="Arial" w:cs="Arial"/>
          <w:i/>
          <w:iCs/>
        </w:rPr>
        <w:t xml:space="preserve"> meet their needs. </w:t>
      </w:r>
      <w:r w:rsidRPr="00421EB8">
        <w:rPr>
          <w:rFonts w:ascii="Arial" w:hAnsi="Arial" w:cs="Arial"/>
          <w:i/>
          <w:lang w:val="en"/>
        </w:rPr>
        <w:t>An organization should not use personal information for new purposes, unless it has the consent of the individual, or as required by law.</w:t>
      </w:r>
    </w:p>
    <w:tbl>
      <w:tblPr>
        <w:tblW w:w="175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1"/>
        <w:gridCol w:w="2220"/>
        <w:gridCol w:w="4866"/>
        <w:gridCol w:w="6809"/>
      </w:tblGrid>
      <w:tr w:rsidR="007F2DCB" w:rsidRPr="000B4A42" w14:paraId="11DBE750" w14:textId="77777777" w:rsidTr="017ACD20">
        <w:trPr>
          <w:trHeight w:val="300"/>
          <w:tblHeader/>
        </w:trPr>
        <w:tc>
          <w:tcPr>
            <w:tcW w:w="3681" w:type="dxa"/>
            <w:shd w:val="clear" w:color="auto" w:fill="F2F2F2" w:themeFill="background1" w:themeFillShade="F2"/>
            <w:vAlign w:val="center"/>
          </w:tcPr>
          <w:p w14:paraId="0407B7EE" w14:textId="77777777" w:rsidR="007F2DCB" w:rsidRPr="00CA71A5" w:rsidRDefault="007F2DCB" w:rsidP="00561B97">
            <w:pPr>
              <w:spacing w:after="200" w:line="240" w:lineRule="auto"/>
              <w:rPr>
                <w:rFonts w:ascii="Arial" w:hAnsi="Arial" w:cs="Arial"/>
                <w:b/>
                <w:szCs w:val="24"/>
                <w:lang w:val="en-CA"/>
              </w:rPr>
            </w:pPr>
            <w:r w:rsidRPr="00CA71A5">
              <w:rPr>
                <w:rFonts w:ascii="Arial" w:hAnsi="Arial" w:cs="Arial"/>
                <w:b/>
                <w:szCs w:val="24"/>
                <w:lang w:val="en-CA"/>
              </w:rPr>
              <w:t xml:space="preserve">Question </w:t>
            </w:r>
          </w:p>
        </w:tc>
        <w:tc>
          <w:tcPr>
            <w:tcW w:w="2220" w:type="dxa"/>
            <w:shd w:val="clear" w:color="auto" w:fill="F2F2F2" w:themeFill="background1" w:themeFillShade="F2"/>
            <w:vAlign w:val="center"/>
          </w:tcPr>
          <w:p w14:paraId="3727E467" w14:textId="77777777" w:rsidR="007F2DCB" w:rsidRPr="00CA71A5" w:rsidRDefault="007F2DCB" w:rsidP="00561B97">
            <w:pPr>
              <w:spacing w:after="200" w:line="240" w:lineRule="auto"/>
              <w:rPr>
                <w:rFonts w:ascii="Arial" w:hAnsi="Arial" w:cs="Arial"/>
                <w:b/>
                <w:szCs w:val="24"/>
                <w:lang w:val="en-CA"/>
              </w:rPr>
            </w:pPr>
            <w:r w:rsidRPr="00CA71A5">
              <w:rPr>
                <w:rFonts w:ascii="Arial" w:hAnsi="Arial" w:cs="Arial"/>
                <w:b/>
                <w:szCs w:val="24"/>
                <w:lang w:val="en-CA"/>
              </w:rPr>
              <w:t>Answer</w:t>
            </w:r>
          </w:p>
        </w:tc>
        <w:tc>
          <w:tcPr>
            <w:tcW w:w="4866" w:type="dxa"/>
            <w:shd w:val="clear" w:color="auto" w:fill="F2F2F2" w:themeFill="background1" w:themeFillShade="F2"/>
            <w:vAlign w:val="center"/>
          </w:tcPr>
          <w:p w14:paraId="10720D13" w14:textId="77777777" w:rsidR="007F2DCB" w:rsidRPr="00CA71A5" w:rsidRDefault="007F2DCB" w:rsidP="00561B97">
            <w:pPr>
              <w:spacing w:after="200" w:line="240" w:lineRule="auto"/>
              <w:rPr>
                <w:rFonts w:ascii="Arial" w:hAnsi="Arial" w:cs="Arial"/>
                <w:b/>
                <w:szCs w:val="24"/>
                <w:lang w:val="en-CA"/>
              </w:rPr>
            </w:pPr>
            <w:r w:rsidRPr="00CA71A5">
              <w:rPr>
                <w:rFonts w:ascii="Arial" w:hAnsi="Arial" w:cs="Arial"/>
                <w:b/>
                <w:szCs w:val="24"/>
                <w:lang w:val="en-CA"/>
              </w:rPr>
              <w:t>Justification (if necessary)</w:t>
            </w:r>
          </w:p>
        </w:tc>
        <w:tc>
          <w:tcPr>
            <w:tcW w:w="6809" w:type="dxa"/>
            <w:shd w:val="clear" w:color="auto" w:fill="F2F2F2" w:themeFill="background1" w:themeFillShade="F2"/>
            <w:vAlign w:val="center"/>
          </w:tcPr>
          <w:p w14:paraId="026C5A96" w14:textId="77777777" w:rsidR="007F2DCB" w:rsidRPr="00CA71A5" w:rsidRDefault="007F2DCB" w:rsidP="00561B97">
            <w:pPr>
              <w:spacing w:after="200" w:line="240" w:lineRule="auto"/>
              <w:rPr>
                <w:rFonts w:ascii="Arial" w:hAnsi="Arial" w:cs="Arial"/>
                <w:b/>
                <w:bCs/>
                <w:lang w:val="en-CA"/>
              </w:rPr>
            </w:pPr>
            <w:r w:rsidRPr="00CA71A5">
              <w:rPr>
                <w:rFonts w:ascii="Arial" w:hAnsi="Arial" w:cs="Arial"/>
                <w:b/>
                <w:bCs/>
                <w:lang w:val="en-CA"/>
              </w:rPr>
              <w:t>Risk or compliance issue (to be completed by privacy officials on receipt)</w:t>
            </w:r>
          </w:p>
        </w:tc>
      </w:tr>
      <w:tr w:rsidR="001F0AFC" w:rsidRPr="000B4A42" w14:paraId="3C9E38AE" w14:textId="77777777" w:rsidTr="017ACD20">
        <w:trPr>
          <w:trHeight w:val="300"/>
        </w:trPr>
        <w:tc>
          <w:tcPr>
            <w:tcW w:w="3681" w:type="dxa"/>
          </w:tcPr>
          <w:p w14:paraId="3C45B218" w14:textId="71B51DC7" w:rsidR="001F0AFC" w:rsidRPr="00CA71A5" w:rsidRDefault="001F0AFC" w:rsidP="00DF49EE">
            <w:pPr>
              <w:pStyle w:val="ListParagraph"/>
              <w:numPr>
                <w:ilvl w:val="0"/>
                <w:numId w:val="11"/>
              </w:numPr>
              <w:spacing w:after="200" w:line="240" w:lineRule="auto"/>
              <w:rPr>
                <w:rFonts w:ascii="Arial" w:hAnsi="Arial" w:cs="Arial"/>
              </w:rPr>
            </w:pPr>
            <w:r w:rsidRPr="00CA71A5">
              <w:rPr>
                <w:rFonts w:ascii="Arial" w:hAnsi="Arial" w:cs="Arial"/>
              </w:rPr>
              <w:t>Will personal information</w:t>
            </w:r>
            <w:r w:rsidR="000E513F">
              <w:rPr>
                <w:rFonts w:ascii="Arial" w:hAnsi="Arial" w:cs="Arial"/>
              </w:rPr>
              <w:t xml:space="preserve"> entered into the system</w:t>
            </w:r>
            <w:r w:rsidRPr="00CA71A5">
              <w:rPr>
                <w:rFonts w:ascii="Arial" w:hAnsi="Arial" w:cs="Arial"/>
              </w:rPr>
              <w:t xml:space="preserve"> be used exclusively for the reason(s) it was collected? </w:t>
            </w:r>
          </w:p>
        </w:tc>
        <w:sdt>
          <w:sdtPr>
            <w:rPr>
              <w:rFonts w:ascii="Arial" w:hAnsi="Arial" w:cs="Arial"/>
              <w:lang w:val="en-CA"/>
            </w:rPr>
            <w:id w:val="227500777"/>
            <w:placeholder>
              <w:docPart w:val="E60F4147C15A4281B097934143BA8D8A"/>
            </w:placeholder>
            <w:dropDownList>
              <w:listItem w:value="Choose an item."/>
              <w:listItem w:displayText="Yes" w:value="Yes"/>
              <w:listItem w:displayText="No" w:value="No"/>
            </w:dropDownList>
          </w:sdtPr>
          <w:sdtEndPr/>
          <w:sdtContent>
            <w:tc>
              <w:tcPr>
                <w:tcW w:w="2220" w:type="dxa"/>
              </w:tcPr>
              <w:p w14:paraId="58CE1EE1" w14:textId="141588D8" w:rsidR="001F0AFC" w:rsidRPr="00CA71A5" w:rsidRDefault="4B21F830" w:rsidP="47D7C777">
                <w:pPr>
                  <w:spacing w:after="200" w:line="240" w:lineRule="auto"/>
                  <w:rPr>
                    <w:rFonts w:ascii="Arial" w:hAnsi="Arial" w:cs="Arial"/>
                    <w:lang w:val="en-CA"/>
                  </w:rPr>
                </w:pPr>
                <w:r w:rsidRPr="53F4659A">
                  <w:rPr>
                    <w:rFonts w:ascii="Arial" w:hAnsi="Arial" w:cs="Arial"/>
                    <w:lang w:val="en-CA"/>
                  </w:rPr>
                  <w:t>Yes</w:t>
                </w:r>
              </w:p>
            </w:tc>
          </w:sdtContent>
        </w:sdt>
        <w:tc>
          <w:tcPr>
            <w:tcW w:w="4866" w:type="dxa"/>
          </w:tcPr>
          <w:p w14:paraId="5D41AAC8" w14:textId="164DB270" w:rsidR="00BD376F" w:rsidRPr="00AD5C8F" w:rsidRDefault="00BD376F">
            <w:pPr>
              <w:spacing w:after="200" w:line="240" w:lineRule="auto"/>
              <w:rPr>
                <w:rFonts w:ascii="Arial" w:eastAsia="Arial" w:hAnsi="Arial" w:cs="Arial"/>
                <w:lang w:val="en-CA"/>
              </w:rPr>
            </w:pPr>
            <w:r w:rsidRPr="00AD5C8F">
              <w:rPr>
                <w:rFonts w:ascii="Arial" w:eastAsia="Arial" w:hAnsi="Arial" w:cs="Arial"/>
                <w:lang w:val="en-CA"/>
              </w:rPr>
              <w:t>Personal information entered into EVA Chat—whether as part of system logs or user-generated content—is intended to be used exclusively for the purposes for which it was collected. These purposes include enabling user access, supporting accountability, investigating misuse, and enhancing service delivery through employee productivity tools. EVA Chat is not used for profiling, automated decision-making, or secondary use of personal data.</w:t>
            </w:r>
          </w:p>
          <w:p w14:paraId="3B41AA9A" w14:textId="77777777" w:rsidR="00BD376F" w:rsidRPr="00AD5C8F" w:rsidRDefault="00BD376F">
            <w:pPr>
              <w:spacing w:after="200" w:line="240" w:lineRule="auto"/>
              <w:rPr>
                <w:rFonts w:ascii="Arial" w:eastAsia="Arial" w:hAnsi="Arial" w:cs="Arial"/>
                <w:lang w:val="en-CA"/>
              </w:rPr>
            </w:pPr>
            <w:r w:rsidRPr="00AD5C8F">
              <w:rPr>
                <w:rFonts w:ascii="Arial" w:eastAsia="Arial" w:hAnsi="Arial" w:cs="Arial"/>
                <w:lang w:val="en-CA"/>
              </w:rPr>
              <w:t>To ensure this limitation of purpose is respected, the following measures are in place:</w:t>
            </w:r>
          </w:p>
          <w:p w14:paraId="613A97A8" w14:textId="6C5FDF47" w:rsidR="00BD376F" w:rsidRPr="00AD5C8F" w:rsidRDefault="00BD376F" w:rsidP="00BD376F">
            <w:pPr>
              <w:numPr>
                <w:ilvl w:val="0"/>
                <w:numId w:val="33"/>
              </w:numPr>
              <w:spacing w:after="200" w:line="240" w:lineRule="auto"/>
              <w:rPr>
                <w:rFonts w:ascii="Arial" w:eastAsia="Arial" w:hAnsi="Arial" w:cs="Arial"/>
                <w:lang w:val="en-CA"/>
              </w:rPr>
            </w:pPr>
            <w:r w:rsidRPr="00AD5C8F">
              <w:rPr>
                <w:rFonts w:ascii="Arial" w:eastAsia="Arial" w:hAnsi="Arial" w:cs="Arial"/>
                <w:b/>
                <w:bCs/>
                <w:lang w:val="en-CA"/>
              </w:rPr>
              <w:t>Access control:</w:t>
            </w:r>
            <w:r w:rsidRPr="00AD5C8F">
              <w:rPr>
                <w:rFonts w:ascii="Arial" w:eastAsia="Arial" w:hAnsi="Arial" w:cs="Arial"/>
                <w:lang w:val="en-CA"/>
              </w:rPr>
              <w:t xml:space="preserve"> Personal information entered into the system</w:t>
            </w:r>
            <w:ins w:id="147" w:author="Hodgson, Rachel R [NC]" w:date="2025-09-23T11:22:00Z" w16du:dateUtc="2025-09-23T15:22:00Z">
              <w:r w:rsidR="00464C67">
                <w:rPr>
                  <w:rFonts w:ascii="Arial" w:eastAsia="Arial" w:hAnsi="Arial" w:cs="Arial"/>
                  <w:lang w:val="en-CA"/>
                </w:rPr>
                <w:t xml:space="preserve"> as input data</w:t>
              </w:r>
            </w:ins>
            <w:r w:rsidRPr="00AD5C8F">
              <w:rPr>
                <w:rFonts w:ascii="Arial" w:eastAsia="Arial" w:hAnsi="Arial" w:cs="Arial"/>
                <w:lang w:val="en-CA"/>
              </w:rPr>
              <w:t xml:space="preserve"> (e.g., chat content, uploads) is accessible only to the employee who generated it or to authorized IT </w:t>
            </w:r>
            <w:r w:rsidRPr="00AD5C8F">
              <w:rPr>
                <w:rFonts w:ascii="Arial" w:eastAsia="Arial" w:hAnsi="Arial" w:cs="Arial"/>
                <w:lang w:val="en-CA"/>
              </w:rPr>
              <w:lastRenderedPageBreak/>
              <w:t>personnel under specific and auditable circumstances (e.g., incident investigation).</w:t>
            </w:r>
          </w:p>
          <w:p w14:paraId="1FD8ED56" w14:textId="77777777" w:rsidR="00BD376F" w:rsidRPr="00AD5C8F" w:rsidRDefault="00BD376F" w:rsidP="00BD376F">
            <w:pPr>
              <w:numPr>
                <w:ilvl w:val="0"/>
                <w:numId w:val="33"/>
              </w:numPr>
              <w:spacing w:after="200" w:line="240" w:lineRule="auto"/>
              <w:rPr>
                <w:rFonts w:ascii="Arial" w:eastAsia="Arial" w:hAnsi="Arial" w:cs="Arial"/>
                <w:lang w:val="en-CA"/>
              </w:rPr>
            </w:pPr>
            <w:r w:rsidRPr="00AD5C8F">
              <w:rPr>
                <w:rFonts w:ascii="Arial" w:eastAsia="Arial" w:hAnsi="Arial" w:cs="Arial"/>
                <w:b/>
                <w:bCs/>
                <w:lang w:val="en-CA"/>
              </w:rPr>
              <w:t>Terms of Use enforcement:</w:t>
            </w:r>
            <w:r w:rsidRPr="00AD5C8F">
              <w:rPr>
                <w:rFonts w:ascii="Arial" w:eastAsia="Arial" w:hAnsi="Arial" w:cs="Arial"/>
                <w:lang w:val="en-CA"/>
              </w:rPr>
              <w:t xml:space="preserve"> Upon first sign-in and at the start of each session, users must confirm their agreement to the Terms of Use (ToU). These ToU explicitly state that:</w:t>
            </w:r>
          </w:p>
          <w:p w14:paraId="6015C5E5" w14:textId="77777777" w:rsidR="00BD376F" w:rsidRPr="00AD5C8F" w:rsidRDefault="00BD376F" w:rsidP="00BD376F">
            <w:pPr>
              <w:numPr>
                <w:ilvl w:val="1"/>
                <w:numId w:val="33"/>
              </w:numPr>
              <w:spacing w:after="200" w:line="240" w:lineRule="auto"/>
              <w:rPr>
                <w:rFonts w:ascii="Arial" w:eastAsia="Arial" w:hAnsi="Arial" w:cs="Arial"/>
                <w:lang w:val="en-CA"/>
              </w:rPr>
            </w:pPr>
            <w:r w:rsidRPr="00AD5C8F">
              <w:rPr>
                <w:rFonts w:ascii="Arial" w:eastAsia="Arial" w:hAnsi="Arial" w:cs="Arial"/>
                <w:lang w:val="en-CA"/>
              </w:rPr>
              <w:t xml:space="preserve">EVA Chat is approved only for data up to </w:t>
            </w:r>
            <w:r w:rsidRPr="00AD5C8F">
              <w:rPr>
                <w:rFonts w:ascii="Arial" w:eastAsia="Arial" w:hAnsi="Arial" w:cs="Arial"/>
                <w:b/>
                <w:bCs/>
                <w:lang w:val="en-CA"/>
              </w:rPr>
              <w:t>Protected B</w:t>
            </w:r>
            <w:r w:rsidRPr="00AD5C8F">
              <w:rPr>
                <w:rFonts w:ascii="Arial" w:eastAsia="Arial" w:hAnsi="Arial" w:cs="Arial"/>
                <w:lang w:val="en-CA"/>
              </w:rPr>
              <w:t>.</w:t>
            </w:r>
          </w:p>
          <w:p w14:paraId="3E55D13C" w14:textId="77777777" w:rsidR="00BD376F" w:rsidRPr="00AD5C8F" w:rsidRDefault="00BD376F" w:rsidP="00BD376F">
            <w:pPr>
              <w:numPr>
                <w:ilvl w:val="1"/>
                <w:numId w:val="33"/>
              </w:numPr>
              <w:spacing w:after="200" w:line="240" w:lineRule="auto"/>
              <w:rPr>
                <w:rFonts w:ascii="Arial" w:eastAsia="Arial" w:hAnsi="Arial" w:cs="Arial"/>
                <w:lang w:val="en-CA"/>
              </w:rPr>
            </w:pPr>
            <w:r w:rsidRPr="00AD5C8F">
              <w:rPr>
                <w:rFonts w:ascii="Arial" w:eastAsia="Arial" w:hAnsi="Arial" w:cs="Arial"/>
                <w:lang w:val="en-CA"/>
              </w:rPr>
              <w:t xml:space="preserve">It must not be used to replace </w:t>
            </w:r>
            <w:r w:rsidRPr="00AD5C8F">
              <w:rPr>
                <w:rFonts w:ascii="Arial" w:eastAsia="Arial" w:hAnsi="Arial" w:cs="Arial"/>
                <w:b/>
                <w:bCs/>
                <w:lang w:val="en-CA"/>
              </w:rPr>
              <w:t>subject matter expertise</w:t>
            </w:r>
            <w:r w:rsidRPr="00AD5C8F">
              <w:rPr>
                <w:rFonts w:ascii="Arial" w:eastAsia="Arial" w:hAnsi="Arial" w:cs="Arial"/>
                <w:lang w:val="en-CA"/>
              </w:rPr>
              <w:t>.</w:t>
            </w:r>
          </w:p>
          <w:p w14:paraId="7D48CBFA" w14:textId="77777777" w:rsidR="00BD376F" w:rsidRPr="00AD5C8F" w:rsidRDefault="00BD376F" w:rsidP="00BD376F">
            <w:pPr>
              <w:numPr>
                <w:ilvl w:val="1"/>
                <w:numId w:val="33"/>
              </w:numPr>
              <w:spacing w:after="200" w:line="240" w:lineRule="auto"/>
              <w:rPr>
                <w:rFonts w:ascii="Arial" w:eastAsia="Arial" w:hAnsi="Arial" w:cs="Arial"/>
                <w:lang w:val="en-CA"/>
              </w:rPr>
            </w:pPr>
            <w:r w:rsidRPr="00AD5C8F">
              <w:rPr>
                <w:rFonts w:ascii="Arial" w:eastAsia="Arial" w:hAnsi="Arial" w:cs="Arial"/>
                <w:lang w:val="en-CA"/>
              </w:rPr>
              <w:t xml:space="preserve">Users are accountable for verifying the </w:t>
            </w:r>
            <w:r w:rsidRPr="00AD5C8F">
              <w:rPr>
                <w:rFonts w:ascii="Arial" w:eastAsia="Arial" w:hAnsi="Arial" w:cs="Arial"/>
                <w:b/>
                <w:bCs/>
                <w:lang w:val="en-CA"/>
              </w:rPr>
              <w:t>accuracy and appropriateness</w:t>
            </w:r>
            <w:r w:rsidRPr="00AD5C8F">
              <w:rPr>
                <w:rFonts w:ascii="Arial" w:eastAsia="Arial" w:hAnsi="Arial" w:cs="Arial"/>
                <w:lang w:val="en-CA"/>
              </w:rPr>
              <w:t xml:space="preserve"> of AI-generated content.</w:t>
            </w:r>
          </w:p>
          <w:p w14:paraId="6CC62636" w14:textId="77777777" w:rsidR="00BD376F" w:rsidRPr="00AD5C8F" w:rsidRDefault="00BD376F" w:rsidP="00BD376F">
            <w:pPr>
              <w:numPr>
                <w:ilvl w:val="1"/>
                <w:numId w:val="33"/>
              </w:numPr>
              <w:spacing w:after="200" w:line="240" w:lineRule="auto"/>
              <w:rPr>
                <w:rFonts w:ascii="Arial" w:eastAsia="Arial" w:hAnsi="Arial" w:cs="Arial"/>
                <w:lang w:val="en-CA"/>
              </w:rPr>
            </w:pPr>
            <w:r w:rsidRPr="00AD5C8F">
              <w:rPr>
                <w:rFonts w:ascii="Arial" w:eastAsia="Arial" w:hAnsi="Arial" w:cs="Arial"/>
                <w:lang w:val="en-CA"/>
              </w:rPr>
              <w:t xml:space="preserve">EVA must </w:t>
            </w:r>
            <w:r w:rsidRPr="00AD5C8F">
              <w:rPr>
                <w:rFonts w:ascii="Arial" w:eastAsia="Arial" w:hAnsi="Arial" w:cs="Arial"/>
                <w:b/>
                <w:bCs/>
                <w:lang w:val="en-CA"/>
              </w:rPr>
              <w:t>not be used to make or support administrative decisions</w:t>
            </w:r>
            <w:r w:rsidRPr="00AD5C8F">
              <w:rPr>
                <w:rFonts w:ascii="Arial" w:eastAsia="Arial" w:hAnsi="Arial" w:cs="Arial"/>
                <w:lang w:val="en-CA"/>
              </w:rPr>
              <w:t xml:space="preserve"> involving individuals.</w:t>
            </w:r>
          </w:p>
          <w:p w14:paraId="08B4D125" w14:textId="72469B2C" w:rsidR="00BD376F" w:rsidRPr="00AD5C8F" w:rsidRDefault="00BD376F" w:rsidP="00BD376F">
            <w:pPr>
              <w:numPr>
                <w:ilvl w:val="0"/>
                <w:numId w:val="33"/>
              </w:numPr>
              <w:spacing w:after="200" w:line="240" w:lineRule="auto"/>
              <w:rPr>
                <w:rFonts w:ascii="Arial" w:eastAsia="Arial" w:hAnsi="Arial" w:cs="Arial"/>
                <w:lang w:val="en-CA"/>
              </w:rPr>
            </w:pPr>
            <w:r w:rsidRPr="00AD5C8F">
              <w:rPr>
                <w:rFonts w:ascii="Arial" w:eastAsia="Arial" w:hAnsi="Arial" w:cs="Arial"/>
                <w:b/>
                <w:bCs/>
                <w:lang w:val="en-CA"/>
              </w:rPr>
              <w:t>Minimal and purpose-bound collection:</w:t>
            </w:r>
            <w:r w:rsidRPr="00AD5C8F">
              <w:rPr>
                <w:rFonts w:ascii="Arial" w:eastAsia="Arial" w:hAnsi="Arial" w:cs="Arial"/>
                <w:lang w:val="en-CA"/>
              </w:rPr>
              <w:t xml:space="preserve"> Only minimal personal information about users (e.g., login ID, timestamp, activity logs) is collected</w:t>
            </w:r>
            <w:ins w:id="148" w:author="Hodgson, Rachel R [NC]" w:date="2025-09-23T11:24:00Z" w16du:dateUtc="2025-09-23T15:24:00Z">
              <w:r w:rsidR="00A33126">
                <w:rPr>
                  <w:rFonts w:ascii="Arial" w:eastAsia="Arial" w:hAnsi="Arial" w:cs="Arial"/>
                  <w:lang w:val="en-CA"/>
                </w:rPr>
                <w:t xml:space="preserve"> as user data</w:t>
              </w:r>
            </w:ins>
            <w:r w:rsidRPr="00AD5C8F">
              <w:rPr>
                <w:rFonts w:ascii="Arial" w:eastAsia="Arial" w:hAnsi="Arial" w:cs="Arial"/>
                <w:lang w:val="en-CA"/>
              </w:rPr>
              <w:t xml:space="preserve"> for system function, compliance monitoring, and security. These are not repurposed for unrelated uses.</w:t>
            </w:r>
          </w:p>
          <w:p w14:paraId="1BC81EBB" w14:textId="77777777" w:rsidR="00BD376F" w:rsidRPr="00AD5C8F" w:rsidRDefault="00BD376F" w:rsidP="00BD376F">
            <w:pPr>
              <w:numPr>
                <w:ilvl w:val="0"/>
                <w:numId w:val="33"/>
              </w:numPr>
              <w:spacing w:after="200" w:line="240" w:lineRule="auto"/>
              <w:rPr>
                <w:rFonts w:ascii="Arial" w:eastAsia="Arial" w:hAnsi="Arial" w:cs="Arial"/>
                <w:lang w:val="en-CA"/>
              </w:rPr>
            </w:pPr>
            <w:r w:rsidRPr="00AD5C8F">
              <w:rPr>
                <w:rFonts w:ascii="Arial" w:eastAsia="Arial" w:hAnsi="Arial" w:cs="Arial"/>
                <w:b/>
                <w:bCs/>
                <w:lang w:val="en-CA"/>
              </w:rPr>
              <w:lastRenderedPageBreak/>
              <w:t>User awareness of system limitations:</w:t>
            </w:r>
            <w:r w:rsidRPr="00AD5C8F">
              <w:rPr>
                <w:rFonts w:ascii="Arial" w:eastAsia="Arial" w:hAnsi="Arial" w:cs="Arial"/>
                <w:lang w:val="en-CA"/>
              </w:rPr>
              <w:t xml:space="preserve"> In alignment with the </w:t>
            </w:r>
            <w:r w:rsidRPr="00AD5C8F">
              <w:rPr>
                <w:rFonts w:ascii="Arial" w:eastAsia="Arial" w:hAnsi="Arial" w:cs="Arial"/>
                <w:b/>
                <w:bCs/>
                <w:lang w:val="en-CA"/>
              </w:rPr>
              <w:t>OPC’s Principles for responsible, trustworthy and privacy-protective generative AI technologies</w:t>
            </w:r>
            <w:r w:rsidRPr="00AD5C8F">
              <w:rPr>
                <w:rFonts w:ascii="Arial" w:eastAsia="Arial" w:hAnsi="Arial" w:cs="Arial"/>
                <w:lang w:val="en-CA"/>
              </w:rPr>
              <w:t xml:space="preserve">, IITB is taking steps to inform users of </w:t>
            </w:r>
            <w:r w:rsidRPr="00AD5C8F">
              <w:rPr>
                <w:rFonts w:ascii="Arial" w:eastAsia="Arial" w:hAnsi="Arial" w:cs="Arial"/>
                <w:b/>
                <w:bCs/>
                <w:lang w:val="en-CA"/>
              </w:rPr>
              <w:t>known risks and limitations</w:t>
            </w:r>
            <w:r w:rsidRPr="00AD5C8F">
              <w:rPr>
                <w:rFonts w:ascii="Arial" w:eastAsia="Arial" w:hAnsi="Arial" w:cs="Arial"/>
                <w:lang w:val="en-CA"/>
              </w:rPr>
              <w:t>, including:</w:t>
            </w:r>
          </w:p>
          <w:p w14:paraId="674FBECD" w14:textId="77777777" w:rsidR="00BD376F" w:rsidRPr="00AD5C8F" w:rsidRDefault="00BD376F" w:rsidP="00BD376F">
            <w:pPr>
              <w:numPr>
                <w:ilvl w:val="1"/>
                <w:numId w:val="33"/>
              </w:numPr>
              <w:spacing w:after="200" w:line="240" w:lineRule="auto"/>
              <w:rPr>
                <w:rFonts w:ascii="Arial" w:eastAsia="Arial" w:hAnsi="Arial" w:cs="Arial"/>
                <w:lang w:val="en-CA"/>
              </w:rPr>
            </w:pPr>
            <w:r w:rsidRPr="00AD5C8F">
              <w:rPr>
                <w:rFonts w:ascii="Arial" w:eastAsia="Arial" w:hAnsi="Arial" w:cs="Arial"/>
                <w:lang w:val="en-CA"/>
              </w:rPr>
              <w:t xml:space="preserve">That EVA Chat may generate </w:t>
            </w:r>
            <w:r w:rsidRPr="00AD5C8F">
              <w:rPr>
                <w:rFonts w:ascii="Arial" w:eastAsia="Arial" w:hAnsi="Arial" w:cs="Arial"/>
                <w:b/>
                <w:bCs/>
                <w:lang w:val="en-CA"/>
              </w:rPr>
              <w:t>incorrect, misleading, or outdated information</w:t>
            </w:r>
            <w:r w:rsidRPr="00AD5C8F">
              <w:rPr>
                <w:rFonts w:ascii="Arial" w:eastAsia="Arial" w:hAnsi="Arial" w:cs="Arial"/>
                <w:lang w:val="en-CA"/>
              </w:rPr>
              <w:t>.</w:t>
            </w:r>
          </w:p>
          <w:p w14:paraId="7957BAA0" w14:textId="77777777" w:rsidR="00BD376F" w:rsidRPr="00AD5C8F" w:rsidRDefault="00BD376F" w:rsidP="00BD376F">
            <w:pPr>
              <w:numPr>
                <w:ilvl w:val="1"/>
                <w:numId w:val="33"/>
              </w:numPr>
              <w:spacing w:after="200" w:line="240" w:lineRule="auto"/>
              <w:rPr>
                <w:rFonts w:ascii="Arial" w:eastAsia="Arial" w:hAnsi="Arial" w:cs="Arial"/>
                <w:lang w:val="en-CA"/>
              </w:rPr>
            </w:pPr>
            <w:r w:rsidRPr="00AD5C8F">
              <w:rPr>
                <w:rFonts w:ascii="Arial" w:eastAsia="Arial" w:hAnsi="Arial" w:cs="Arial"/>
                <w:lang w:val="en-CA"/>
              </w:rPr>
              <w:t>That certain inputs or use contexts (e.g., legal interpretation, critical program decisions) are not appropriate for generative AI tools.</w:t>
            </w:r>
          </w:p>
          <w:p w14:paraId="359F8B81" w14:textId="77777777" w:rsidR="00BD376F" w:rsidRPr="00AD5C8F" w:rsidRDefault="00BD376F" w:rsidP="00BD376F">
            <w:pPr>
              <w:numPr>
                <w:ilvl w:val="1"/>
                <w:numId w:val="33"/>
              </w:numPr>
              <w:spacing w:after="200" w:line="240" w:lineRule="auto"/>
              <w:rPr>
                <w:rFonts w:ascii="Arial" w:eastAsia="Arial" w:hAnsi="Arial" w:cs="Arial"/>
                <w:lang w:val="en-CA"/>
              </w:rPr>
            </w:pPr>
            <w:r w:rsidRPr="00AD5C8F">
              <w:rPr>
                <w:rFonts w:ascii="Arial" w:eastAsia="Arial" w:hAnsi="Arial" w:cs="Arial"/>
                <w:lang w:val="en-CA"/>
              </w:rPr>
              <w:t xml:space="preserve">That the system does not support </w:t>
            </w:r>
            <w:r w:rsidRPr="00AD5C8F">
              <w:rPr>
                <w:rFonts w:ascii="Arial" w:eastAsia="Arial" w:hAnsi="Arial" w:cs="Arial"/>
                <w:b/>
                <w:bCs/>
                <w:lang w:val="en-CA"/>
              </w:rPr>
              <w:t>explainability</w:t>
            </w:r>
            <w:r w:rsidRPr="00AD5C8F">
              <w:rPr>
                <w:rFonts w:ascii="Arial" w:eastAsia="Arial" w:hAnsi="Arial" w:cs="Arial"/>
                <w:lang w:val="en-CA"/>
              </w:rPr>
              <w:t xml:space="preserve"> or traceability of how responses are derived in every case.</w:t>
            </w:r>
          </w:p>
          <w:p w14:paraId="44B7A59C" w14:textId="77777777" w:rsidR="00BD376F" w:rsidRPr="00AD5C8F" w:rsidRDefault="00BD376F">
            <w:pPr>
              <w:spacing w:after="200" w:line="240" w:lineRule="auto"/>
              <w:rPr>
                <w:rFonts w:ascii="Arial" w:eastAsia="Arial" w:hAnsi="Arial" w:cs="Arial"/>
                <w:lang w:val="en-CA"/>
              </w:rPr>
            </w:pPr>
            <w:r w:rsidRPr="00AD5C8F">
              <w:rPr>
                <w:rFonts w:ascii="Arial" w:eastAsia="Arial" w:hAnsi="Arial" w:cs="Arial"/>
                <w:lang w:val="en-CA"/>
              </w:rPr>
              <w:t>These risks and limitations are documented in training materials, terms of use, and internal communication campaigns, and will be expanded over time as part of IITB’s AI awareness strategy.</w:t>
            </w:r>
          </w:p>
          <w:p w14:paraId="7683879C" w14:textId="3D29DE56" w:rsidR="001F0AFC" w:rsidRPr="00FA6516" w:rsidRDefault="001712D7" w:rsidP="002368F4">
            <w:pPr>
              <w:spacing w:after="200" w:line="240" w:lineRule="auto"/>
              <w:rPr>
                <w:rFonts w:ascii="Arial" w:eastAsia="Arial" w:hAnsi="Arial" w:cs="Arial"/>
                <w:lang w:val="en-CA"/>
              </w:rPr>
            </w:pPr>
            <w:r>
              <w:rPr>
                <w:rFonts w:ascii="Arial" w:eastAsia="Arial" w:hAnsi="Arial" w:cs="Arial"/>
                <w:lang w:val="en-CA"/>
              </w:rPr>
              <w:t>In the EVA Chat</w:t>
            </w:r>
            <w:r w:rsidR="007C61B9">
              <w:rPr>
                <w:rFonts w:ascii="Arial" w:eastAsia="Arial" w:hAnsi="Arial" w:cs="Arial"/>
                <w:lang w:val="en-CA"/>
              </w:rPr>
              <w:t xml:space="preserve"> application u</w:t>
            </w:r>
            <w:r w:rsidR="006E2F4C">
              <w:rPr>
                <w:rFonts w:ascii="Arial" w:eastAsia="Arial" w:hAnsi="Arial" w:cs="Arial"/>
                <w:lang w:val="en-CA"/>
              </w:rPr>
              <w:t>nder the box for user chat input the notice “</w:t>
            </w:r>
            <w:r w:rsidR="006E2F4C" w:rsidRPr="006E2F4C">
              <w:rPr>
                <w:rFonts w:ascii="Arial" w:eastAsia="Arial" w:hAnsi="Arial" w:cs="Arial"/>
                <w:lang w:val="en-CA"/>
              </w:rPr>
              <w:t>LLMs can make mistakes. Verify important information.</w:t>
            </w:r>
            <w:r w:rsidR="006E2F4C">
              <w:rPr>
                <w:rFonts w:ascii="Arial" w:eastAsia="Arial" w:hAnsi="Arial" w:cs="Arial"/>
                <w:lang w:val="en-CA"/>
              </w:rPr>
              <w:t>” appears.</w:t>
            </w:r>
          </w:p>
        </w:tc>
        <w:tc>
          <w:tcPr>
            <w:tcW w:w="6809" w:type="dxa"/>
          </w:tcPr>
          <w:p w14:paraId="601E34BA" w14:textId="327699BE" w:rsidR="00965012" w:rsidRDefault="00044FBB" w:rsidP="00561B97">
            <w:pPr>
              <w:spacing w:after="200" w:line="240" w:lineRule="auto"/>
              <w:rPr>
                <w:rFonts w:ascii="Arial" w:hAnsi="Arial" w:cs="Arial"/>
                <w:lang w:val="en-CA"/>
              </w:rPr>
            </w:pPr>
            <w:r w:rsidRPr="00044FBB">
              <w:rPr>
                <w:rFonts w:ascii="Arial" w:hAnsi="Arial" w:cs="Arial"/>
                <w:lang w:val="en-CA"/>
              </w:rPr>
              <w:lastRenderedPageBreak/>
              <w:t>Personal information</w:t>
            </w:r>
            <w:ins w:id="149" w:author="Hodgson, Rachel R [NC]" w:date="2025-09-23T11:23:00Z" w16du:dateUtc="2025-09-23T15:23:00Z">
              <w:r w:rsidR="003E0381">
                <w:rPr>
                  <w:rFonts w:ascii="Arial" w:hAnsi="Arial" w:cs="Arial"/>
                  <w:lang w:val="en-CA"/>
                </w:rPr>
                <w:t xml:space="preserve"> as part of input data is</w:t>
              </w:r>
            </w:ins>
            <w:r w:rsidRPr="00044FBB">
              <w:rPr>
                <w:rFonts w:ascii="Arial" w:hAnsi="Arial" w:cs="Arial"/>
                <w:lang w:val="en-CA"/>
              </w:rPr>
              <w:t xml:space="preserve"> collected </w:t>
            </w:r>
            <w:del w:id="150" w:author="Hodgson, Rachel R [NC]" w:date="2025-09-23T11:23:00Z" w16du:dateUtc="2025-09-23T15:23:00Z">
              <w:r w:rsidR="00570168" w:rsidDel="003E0381">
                <w:rPr>
                  <w:rFonts w:ascii="Arial" w:hAnsi="Arial" w:cs="Arial"/>
                  <w:lang w:val="en-CA"/>
                </w:rPr>
                <w:delText>about</w:delText>
              </w:r>
              <w:r w:rsidRPr="00044FBB" w:rsidDel="003E0381">
                <w:rPr>
                  <w:rFonts w:ascii="Arial" w:hAnsi="Arial" w:cs="Arial"/>
                  <w:lang w:val="en-CA"/>
                </w:rPr>
                <w:delText xml:space="preserve"> users</w:delText>
              </w:r>
              <w:r w:rsidR="00894CF1" w:rsidDel="003E0381">
                <w:rPr>
                  <w:rFonts w:ascii="Arial" w:hAnsi="Arial" w:cs="Arial"/>
                  <w:lang w:val="en-CA"/>
                </w:rPr>
                <w:delText xml:space="preserve"> </w:delText>
              </w:r>
            </w:del>
            <w:r w:rsidR="00894CF1">
              <w:rPr>
                <w:rFonts w:ascii="Arial" w:hAnsi="Arial" w:cs="Arial"/>
                <w:lang w:val="en-CA"/>
              </w:rPr>
              <w:t xml:space="preserve">in </w:t>
            </w:r>
            <w:del w:id="151" w:author="Hodgson, Rachel R [NC]" w:date="2025-09-23T11:23:00Z" w16du:dateUtc="2025-09-23T15:23:00Z">
              <w:r w:rsidR="00894CF1" w:rsidDel="003E0381">
                <w:rPr>
                  <w:rFonts w:ascii="Arial" w:hAnsi="Arial" w:cs="Arial"/>
                  <w:lang w:val="en-CA"/>
                </w:rPr>
                <w:delText xml:space="preserve">usage </w:delText>
              </w:r>
            </w:del>
            <w:r w:rsidR="00894CF1">
              <w:rPr>
                <w:rFonts w:ascii="Arial" w:hAnsi="Arial" w:cs="Arial"/>
                <w:lang w:val="en-CA"/>
              </w:rPr>
              <w:t>logs</w:t>
            </w:r>
            <w:r w:rsidRPr="00044FBB">
              <w:rPr>
                <w:rFonts w:ascii="Arial" w:hAnsi="Arial" w:cs="Arial"/>
                <w:lang w:val="en-CA"/>
              </w:rPr>
              <w:t xml:space="preserve"> by EVA</w:t>
            </w:r>
            <w:r w:rsidR="003F7C68">
              <w:rPr>
                <w:rFonts w:ascii="Arial" w:hAnsi="Arial" w:cs="Arial"/>
                <w:lang w:val="en-CA"/>
              </w:rPr>
              <w:t>.</w:t>
            </w:r>
            <w:r w:rsidRPr="00044FBB">
              <w:rPr>
                <w:rFonts w:ascii="Arial" w:hAnsi="Arial" w:cs="Arial"/>
                <w:lang w:val="en-CA"/>
              </w:rPr>
              <w:t xml:space="preserve"> </w:t>
            </w:r>
            <w:r w:rsidR="005A67A3">
              <w:rPr>
                <w:rFonts w:ascii="Arial" w:hAnsi="Arial" w:cs="Arial"/>
                <w:lang w:val="en-CA"/>
              </w:rPr>
              <w:t xml:space="preserve">It </w:t>
            </w:r>
            <w:r w:rsidR="007C61B9">
              <w:rPr>
                <w:rFonts w:ascii="Arial" w:hAnsi="Arial" w:cs="Arial"/>
                <w:lang w:val="en-CA"/>
              </w:rPr>
              <w:t xml:space="preserve">is </w:t>
            </w:r>
            <w:r w:rsidR="005A67A3">
              <w:rPr>
                <w:rFonts w:ascii="Arial" w:hAnsi="Arial" w:cs="Arial"/>
                <w:lang w:val="en-CA"/>
              </w:rPr>
              <w:t xml:space="preserve">the responsibility of users and </w:t>
            </w:r>
            <w:r w:rsidR="00F97ABF">
              <w:rPr>
                <w:rFonts w:ascii="Arial" w:hAnsi="Arial" w:cs="Arial"/>
                <w:lang w:val="en-CA"/>
              </w:rPr>
              <w:t xml:space="preserve">their respective </w:t>
            </w:r>
            <w:r w:rsidR="005A67A3">
              <w:rPr>
                <w:rFonts w:ascii="Arial" w:hAnsi="Arial" w:cs="Arial"/>
                <w:lang w:val="en-CA"/>
              </w:rPr>
              <w:t xml:space="preserve">program authorities to ensure that </w:t>
            </w:r>
            <w:r w:rsidR="00A801E1">
              <w:rPr>
                <w:rFonts w:ascii="Arial" w:hAnsi="Arial" w:cs="Arial"/>
                <w:lang w:val="en-CA"/>
              </w:rPr>
              <w:t>personal information in c</w:t>
            </w:r>
            <w:r w:rsidRPr="00044FBB">
              <w:rPr>
                <w:rFonts w:ascii="Arial" w:hAnsi="Arial" w:cs="Arial"/>
                <w:lang w:val="en-CA"/>
              </w:rPr>
              <w:t xml:space="preserve">hat </w:t>
            </w:r>
            <w:r w:rsidR="00A801E1">
              <w:rPr>
                <w:rFonts w:ascii="Arial" w:hAnsi="Arial" w:cs="Arial"/>
                <w:lang w:val="en-CA"/>
              </w:rPr>
              <w:t xml:space="preserve">input and output </w:t>
            </w:r>
            <w:r w:rsidRPr="00044FBB">
              <w:rPr>
                <w:rFonts w:ascii="Arial" w:hAnsi="Arial" w:cs="Arial"/>
                <w:lang w:val="en-CA"/>
              </w:rPr>
              <w:t>will be used exclusively for the purposes it was collected</w:t>
            </w:r>
            <w:r w:rsidR="00A94890">
              <w:rPr>
                <w:rFonts w:ascii="Arial" w:hAnsi="Arial" w:cs="Arial"/>
                <w:lang w:val="en-CA"/>
              </w:rPr>
              <w:t>, inclu</w:t>
            </w:r>
            <w:r w:rsidR="00D56FAF">
              <w:rPr>
                <w:rFonts w:ascii="Arial" w:hAnsi="Arial" w:cs="Arial"/>
                <w:lang w:val="en-CA"/>
              </w:rPr>
              <w:t xml:space="preserve">ding consideration of whether use of </w:t>
            </w:r>
            <w:r w:rsidR="0010089B">
              <w:rPr>
                <w:rFonts w:ascii="Arial" w:hAnsi="Arial" w:cs="Arial"/>
                <w:lang w:val="en-CA"/>
              </w:rPr>
              <w:t>generative AI is appropriate</w:t>
            </w:r>
            <w:r w:rsidRPr="00044FBB">
              <w:rPr>
                <w:rFonts w:ascii="Arial" w:hAnsi="Arial" w:cs="Arial"/>
                <w:lang w:val="en-CA"/>
              </w:rPr>
              <w:t xml:space="preserve">. </w:t>
            </w:r>
          </w:p>
          <w:p w14:paraId="6CB929AC" w14:textId="0C7BC6EE" w:rsidR="001F0AFC" w:rsidRDefault="00044FBB" w:rsidP="00561B97">
            <w:pPr>
              <w:spacing w:after="200" w:line="240" w:lineRule="auto"/>
              <w:rPr>
                <w:rFonts w:ascii="Arial" w:hAnsi="Arial" w:cs="Arial"/>
                <w:lang w:val="en-CA"/>
              </w:rPr>
            </w:pPr>
            <w:r w:rsidRPr="00044FBB">
              <w:rPr>
                <w:rFonts w:ascii="Arial" w:hAnsi="Arial" w:cs="Arial"/>
                <w:lang w:val="en-CA"/>
              </w:rPr>
              <w:t>However, there is no current method</w:t>
            </w:r>
            <w:r w:rsidR="00CA6F4A">
              <w:rPr>
                <w:rFonts w:ascii="Arial" w:hAnsi="Arial" w:cs="Arial"/>
                <w:lang w:val="en-CA"/>
              </w:rPr>
              <w:t>, such as auditing or monitoring of collection and use of personal information,</w:t>
            </w:r>
            <w:r w:rsidR="00F40BA6">
              <w:rPr>
                <w:rFonts w:ascii="Arial" w:hAnsi="Arial" w:cs="Arial"/>
                <w:lang w:val="en-CA"/>
              </w:rPr>
              <w:t xml:space="preserve"> which c</w:t>
            </w:r>
            <w:r w:rsidR="00E859D5">
              <w:rPr>
                <w:rFonts w:ascii="Arial" w:hAnsi="Arial" w:cs="Arial"/>
                <w:lang w:val="en-CA"/>
              </w:rPr>
              <w:t>an</w:t>
            </w:r>
            <w:r w:rsidR="00F40BA6">
              <w:rPr>
                <w:rFonts w:ascii="Arial" w:hAnsi="Arial" w:cs="Arial"/>
                <w:lang w:val="en-CA"/>
              </w:rPr>
              <w:t xml:space="preserve"> determine</w:t>
            </w:r>
            <w:r w:rsidRPr="00044FBB">
              <w:rPr>
                <w:rFonts w:ascii="Arial" w:hAnsi="Arial" w:cs="Arial"/>
                <w:lang w:val="en-CA"/>
              </w:rPr>
              <w:t xml:space="preserve"> if personal information, captured incidentally as part of employees’ use of the tool, is being used for the reason it was collected. Please see the answer to section 1, question </w:t>
            </w:r>
            <w:r w:rsidR="00867DB3">
              <w:rPr>
                <w:rFonts w:ascii="Arial" w:hAnsi="Arial" w:cs="Arial"/>
                <w:lang w:val="en-CA"/>
              </w:rPr>
              <w:t>6</w:t>
            </w:r>
            <w:r w:rsidRPr="00044FBB">
              <w:rPr>
                <w:rFonts w:ascii="Arial" w:hAnsi="Arial" w:cs="Arial"/>
                <w:lang w:val="en-CA"/>
              </w:rPr>
              <w:t xml:space="preserve"> regarding this </w:t>
            </w:r>
            <w:r>
              <w:rPr>
                <w:rFonts w:ascii="Arial" w:hAnsi="Arial" w:cs="Arial"/>
                <w:lang w:val="en-CA"/>
              </w:rPr>
              <w:t>risk</w:t>
            </w:r>
            <w:r w:rsidRPr="00044FBB">
              <w:rPr>
                <w:rFonts w:ascii="Arial" w:hAnsi="Arial" w:cs="Arial"/>
                <w:lang w:val="en-CA"/>
              </w:rPr>
              <w:t>.</w:t>
            </w:r>
          </w:p>
          <w:p w14:paraId="2EF65EC3" w14:textId="48F55798" w:rsidR="00AE6733" w:rsidRPr="00CA71A5" w:rsidRDefault="5ED59FF6" w:rsidP="00561B97">
            <w:pPr>
              <w:spacing w:after="200" w:line="240" w:lineRule="auto"/>
              <w:rPr>
                <w:rFonts w:ascii="Arial" w:hAnsi="Arial" w:cs="Arial"/>
                <w:lang w:val="en-CA"/>
              </w:rPr>
            </w:pPr>
            <w:r w:rsidRPr="245FFBDD">
              <w:rPr>
                <w:rFonts w:ascii="Arial" w:hAnsi="Arial" w:cs="Arial"/>
                <w:lang w:val="en-CA"/>
              </w:rPr>
              <w:t xml:space="preserve">Although not explicitly a risk or issue, </w:t>
            </w:r>
            <w:r w:rsidRPr="245FFBDD">
              <w:rPr>
                <w:rFonts w:ascii="Arial" w:hAnsi="Arial" w:cs="Arial"/>
                <w:b/>
                <w:bCs/>
                <w:lang w:val="en-CA"/>
              </w:rPr>
              <w:t xml:space="preserve">PMD advises IITB to adjust </w:t>
            </w:r>
            <w:r w:rsidR="011F8210" w:rsidRPr="245FFBDD">
              <w:rPr>
                <w:rFonts w:ascii="Arial" w:hAnsi="Arial" w:cs="Arial"/>
                <w:b/>
                <w:bCs/>
                <w:lang w:val="en-CA"/>
              </w:rPr>
              <w:t xml:space="preserve">the wording of the </w:t>
            </w:r>
            <w:r w:rsidR="3D010BAF" w:rsidRPr="245FFBDD">
              <w:rPr>
                <w:rFonts w:ascii="Arial" w:hAnsi="Arial" w:cs="Arial"/>
                <w:b/>
                <w:bCs/>
                <w:lang w:val="en-CA"/>
              </w:rPr>
              <w:t>notice to users under the chat input</w:t>
            </w:r>
            <w:r w:rsidR="22C57AF6" w:rsidRPr="245FFBDD">
              <w:rPr>
                <w:rFonts w:ascii="Arial" w:hAnsi="Arial" w:cs="Arial"/>
                <w:b/>
                <w:bCs/>
                <w:lang w:val="en-CA"/>
              </w:rPr>
              <w:t xml:space="preserve"> box to read “EVA Chat, </w:t>
            </w:r>
            <w:r w:rsidR="339D97EB" w:rsidRPr="245FFBDD">
              <w:rPr>
                <w:rFonts w:ascii="Arial" w:hAnsi="Arial" w:cs="Arial"/>
                <w:b/>
                <w:bCs/>
                <w:lang w:val="en-CA"/>
              </w:rPr>
              <w:t xml:space="preserve">like all LLMs, can make mistakes. </w:t>
            </w:r>
            <w:r w:rsidR="7BFBFDEF" w:rsidRPr="245FFBDD">
              <w:rPr>
                <w:rFonts w:ascii="Arial" w:hAnsi="Arial" w:cs="Arial"/>
                <w:b/>
                <w:bCs/>
                <w:lang w:val="en-CA"/>
              </w:rPr>
              <w:t xml:space="preserve">There </w:t>
            </w:r>
            <w:r w:rsidR="55260110" w:rsidRPr="245FFBDD">
              <w:rPr>
                <w:rFonts w:ascii="Arial" w:hAnsi="Arial" w:cs="Arial"/>
                <w:b/>
                <w:bCs/>
                <w:lang w:val="en-CA"/>
              </w:rPr>
              <w:t xml:space="preserve">are risks associated with relying on </w:t>
            </w:r>
            <w:r w:rsidR="6F3D6CB5" w:rsidRPr="245FFBDD">
              <w:rPr>
                <w:rFonts w:ascii="Arial" w:hAnsi="Arial" w:cs="Arial"/>
                <w:b/>
                <w:bCs/>
                <w:lang w:val="en-CA"/>
              </w:rPr>
              <w:t xml:space="preserve">output from EVA Chat. Verify </w:t>
            </w:r>
            <w:r w:rsidR="6F3D6CB5" w:rsidRPr="245FFBDD">
              <w:rPr>
                <w:rFonts w:ascii="Arial" w:hAnsi="Arial" w:cs="Arial"/>
                <w:b/>
                <w:bCs/>
                <w:lang w:val="en-CA"/>
              </w:rPr>
              <w:lastRenderedPageBreak/>
              <w:t xml:space="preserve">important information. Do not use EVA Chat </w:t>
            </w:r>
            <w:r w:rsidR="4040BD8F" w:rsidRPr="245FFBDD">
              <w:rPr>
                <w:rFonts w:ascii="Arial" w:hAnsi="Arial" w:cs="Arial"/>
                <w:b/>
                <w:bCs/>
                <w:lang w:val="en-CA"/>
              </w:rPr>
              <w:t xml:space="preserve">to make or support </w:t>
            </w:r>
            <w:r w:rsidR="00F07291">
              <w:rPr>
                <w:rFonts w:ascii="Arial" w:hAnsi="Arial" w:cs="Arial"/>
                <w:b/>
                <w:bCs/>
                <w:lang w:val="en-CA"/>
              </w:rPr>
              <w:t xml:space="preserve">administrative </w:t>
            </w:r>
            <w:r w:rsidR="00A612D4" w:rsidRPr="245FFBDD">
              <w:rPr>
                <w:rFonts w:ascii="Arial" w:hAnsi="Arial" w:cs="Arial"/>
                <w:b/>
                <w:bCs/>
                <w:lang w:val="en-CA"/>
              </w:rPr>
              <w:t>decisions involving</w:t>
            </w:r>
            <w:del w:id="152" w:author="Hodgson, Rachel R [NC]" w:date="2025-09-23T11:23:00Z" w16du:dateUtc="2025-09-23T15:23:00Z">
              <w:r w:rsidR="4040BD8F" w:rsidRPr="245FFBDD" w:rsidDel="001B27DE">
                <w:rPr>
                  <w:rFonts w:ascii="Arial" w:hAnsi="Arial" w:cs="Arial"/>
                  <w:b/>
                  <w:bCs/>
                  <w:lang w:val="en-CA"/>
                </w:rPr>
                <w:delText xml:space="preserve"> </w:delText>
              </w:r>
            </w:del>
            <w:ins w:id="153" w:author="Hodgson, Rachel R [NC]" w:date="2025-09-23T11:23:00Z" w16du:dateUtc="2025-09-23T15:23:00Z">
              <w:r w:rsidR="001B27DE">
                <w:rPr>
                  <w:rFonts w:ascii="Arial" w:hAnsi="Arial" w:cs="Arial"/>
                  <w:b/>
                  <w:bCs/>
                  <w:lang w:val="en-CA"/>
                </w:rPr>
                <w:t xml:space="preserve"> in</w:t>
              </w:r>
            </w:ins>
            <w:ins w:id="154" w:author="Hodgson, Rachel R [NC]" w:date="2025-09-23T11:24:00Z" w16du:dateUtc="2025-09-23T15:24:00Z">
              <w:r w:rsidR="001B27DE">
                <w:rPr>
                  <w:rFonts w:ascii="Arial" w:hAnsi="Arial" w:cs="Arial"/>
                  <w:b/>
                  <w:bCs/>
                  <w:lang w:val="en-CA"/>
                </w:rPr>
                <w:t>dividuals</w:t>
              </w:r>
            </w:ins>
            <w:del w:id="155" w:author="Hodgson, Rachel R [NC]" w:date="2025-09-23T11:23:00Z" w16du:dateUtc="2025-09-23T15:23:00Z">
              <w:r w:rsidR="4040BD8F" w:rsidRPr="245FFBDD" w:rsidDel="001B27DE">
                <w:rPr>
                  <w:rFonts w:ascii="Arial" w:hAnsi="Arial" w:cs="Arial"/>
                  <w:b/>
                  <w:bCs/>
                  <w:lang w:val="en-CA"/>
                </w:rPr>
                <w:delText>personal information</w:delText>
              </w:r>
            </w:del>
            <w:r w:rsidR="4040BD8F" w:rsidRPr="245FFBDD">
              <w:rPr>
                <w:rFonts w:ascii="Arial" w:hAnsi="Arial" w:cs="Arial"/>
                <w:b/>
                <w:bCs/>
                <w:lang w:val="en-CA"/>
              </w:rPr>
              <w:t>.”</w:t>
            </w:r>
          </w:p>
        </w:tc>
      </w:tr>
      <w:tr w:rsidR="001F0AFC" w:rsidRPr="000B4A42" w14:paraId="61BA3617" w14:textId="77777777" w:rsidTr="017ACD20">
        <w:trPr>
          <w:trHeight w:val="300"/>
        </w:trPr>
        <w:tc>
          <w:tcPr>
            <w:tcW w:w="3681" w:type="dxa"/>
          </w:tcPr>
          <w:p w14:paraId="1CF13CE3" w14:textId="6BFB6E2B" w:rsidR="001F0AFC" w:rsidRPr="00CA71A5" w:rsidRDefault="001F0AFC" w:rsidP="00DF49EE">
            <w:pPr>
              <w:pStyle w:val="ListParagraph"/>
              <w:numPr>
                <w:ilvl w:val="0"/>
                <w:numId w:val="11"/>
              </w:numPr>
              <w:spacing w:after="200" w:line="240" w:lineRule="auto"/>
              <w:rPr>
                <w:rFonts w:ascii="Arial" w:hAnsi="Arial" w:cs="Arial"/>
              </w:rPr>
            </w:pPr>
            <w:r w:rsidRPr="00CA71A5">
              <w:rPr>
                <w:rFonts w:ascii="Arial" w:hAnsi="Arial" w:cs="Arial"/>
              </w:rPr>
              <w:lastRenderedPageBreak/>
              <w:t xml:space="preserve">Do you have processes in place to ensure that personal information will be used only by or disclosed to individuals who have a need to know </w:t>
            </w:r>
            <w:r w:rsidR="00FF1008">
              <w:rPr>
                <w:rFonts w:ascii="Arial" w:hAnsi="Arial" w:cs="Arial"/>
              </w:rPr>
              <w:t xml:space="preserve">in the system </w:t>
            </w:r>
            <w:r w:rsidRPr="00CA71A5">
              <w:rPr>
                <w:rFonts w:ascii="Arial" w:hAnsi="Arial" w:cs="Arial"/>
              </w:rPr>
              <w:t>(including within your institution and any receiving public sector organization or third parties)?</w:t>
            </w:r>
          </w:p>
        </w:tc>
        <w:sdt>
          <w:sdtPr>
            <w:rPr>
              <w:rFonts w:ascii="Arial" w:hAnsi="Arial" w:cs="Arial"/>
              <w:lang w:val="en-CA"/>
            </w:rPr>
            <w:id w:val="-1879765931"/>
            <w:placeholder>
              <w:docPart w:val="02871C223E204E0E89CA166A22DEF0ED"/>
            </w:placeholder>
            <w:dropDownList>
              <w:listItem w:value="Choose an item."/>
              <w:listItem w:displayText="Yes" w:value="Yes"/>
              <w:listItem w:displayText="No" w:value="No"/>
            </w:dropDownList>
          </w:sdtPr>
          <w:sdtEndPr/>
          <w:sdtContent>
            <w:tc>
              <w:tcPr>
                <w:tcW w:w="2220" w:type="dxa"/>
              </w:tcPr>
              <w:p w14:paraId="6DB9837D" w14:textId="21D50141" w:rsidR="001F0AFC" w:rsidRPr="00CA71A5" w:rsidRDefault="15A07933" w:rsidP="47D7C777">
                <w:pPr>
                  <w:spacing w:after="200" w:line="240" w:lineRule="auto"/>
                  <w:rPr>
                    <w:rFonts w:ascii="Arial" w:hAnsi="Arial" w:cs="Arial"/>
                    <w:b/>
                    <w:bCs/>
                    <w:lang w:val="en-CA"/>
                  </w:rPr>
                </w:pPr>
                <w:r w:rsidRPr="47D7C777">
                  <w:rPr>
                    <w:rFonts w:ascii="Arial" w:hAnsi="Arial" w:cs="Arial"/>
                    <w:lang w:val="en-CA"/>
                  </w:rPr>
                  <w:t>Yes</w:t>
                </w:r>
              </w:p>
            </w:tc>
          </w:sdtContent>
        </w:sdt>
        <w:tc>
          <w:tcPr>
            <w:tcW w:w="4866" w:type="dxa"/>
          </w:tcPr>
          <w:p w14:paraId="51C12F19" w14:textId="1C6E5CCB" w:rsidR="003A5B00" w:rsidRPr="0084311A" w:rsidRDefault="00E03019" w:rsidP="6AD13147">
            <w:pPr>
              <w:shd w:val="clear" w:color="auto" w:fill="FFFFFF" w:themeFill="background1"/>
              <w:spacing w:after="200" w:line="240" w:lineRule="auto"/>
              <w:rPr>
                <w:rFonts w:ascii="Arial" w:eastAsia="Calibri" w:hAnsi="Arial" w:cs="Arial"/>
                <w:color w:val="000000" w:themeColor="text1"/>
                <w:lang w:val="en-CA"/>
              </w:rPr>
            </w:pPr>
            <w:r w:rsidRPr="0084311A">
              <w:rPr>
                <w:rFonts w:ascii="Arial" w:eastAsia="Calibri" w:hAnsi="Arial" w:cs="Arial"/>
                <w:color w:val="000000" w:themeColor="text1"/>
                <w:lang w:val="en-CA"/>
              </w:rPr>
              <w:t xml:space="preserve">Users who enter personal information into EVA Chat </w:t>
            </w:r>
            <w:ins w:id="156" w:author="Hodgson, Rachel R [NC]" w:date="2025-09-23T11:25:00Z" w16du:dateUtc="2025-09-23T15:25:00Z">
              <w:r w:rsidR="00A519FA">
                <w:rPr>
                  <w:rFonts w:ascii="Arial" w:eastAsia="Calibri" w:hAnsi="Arial" w:cs="Arial"/>
                  <w:color w:val="000000" w:themeColor="text1"/>
                  <w:lang w:val="en-CA"/>
                </w:rPr>
                <w:t xml:space="preserve">as input data </w:t>
              </w:r>
            </w:ins>
            <w:r w:rsidRPr="0084311A">
              <w:rPr>
                <w:rFonts w:ascii="Arial" w:eastAsia="Calibri" w:hAnsi="Arial" w:cs="Arial"/>
                <w:color w:val="000000" w:themeColor="text1"/>
                <w:lang w:val="en-CA"/>
              </w:rPr>
              <w:t>are presumed to have</w:t>
            </w:r>
            <w:r w:rsidR="003A5B00" w:rsidRPr="0084311A">
              <w:rPr>
                <w:rFonts w:ascii="Arial" w:eastAsia="Calibri" w:hAnsi="Arial" w:cs="Arial"/>
                <w:color w:val="000000" w:themeColor="text1"/>
                <w:lang w:val="en-CA"/>
              </w:rPr>
              <w:t xml:space="preserve"> a right of</w:t>
            </w:r>
            <w:r w:rsidRPr="0084311A">
              <w:rPr>
                <w:rFonts w:ascii="Arial" w:eastAsia="Calibri" w:hAnsi="Arial" w:cs="Arial"/>
                <w:color w:val="000000" w:themeColor="text1"/>
                <w:lang w:val="en-CA"/>
              </w:rPr>
              <w:t xml:space="preserve"> access to that information</w:t>
            </w:r>
            <w:r w:rsidR="003A5B00" w:rsidRPr="0084311A">
              <w:rPr>
                <w:rFonts w:ascii="Arial" w:eastAsia="Calibri" w:hAnsi="Arial" w:cs="Arial"/>
                <w:color w:val="000000" w:themeColor="text1"/>
                <w:lang w:val="en-CA"/>
              </w:rPr>
              <w:t xml:space="preserve"> under an authoritative System of Record.</w:t>
            </w:r>
          </w:p>
          <w:p w14:paraId="663CD7D2" w14:textId="5E46809F" w:rsidR="001F0AFC" w:rsidRPr="0084311A" w:rsidRDefault="6F20EE2F" w:rsidP="6AD13147">
            <w:pPr>
              <w:shd w:val="clear" w:color="auto" w:fill="FFFFFF" w:themeFill="background1"/>
              <w:spacing w:after="200" w:line="240" w:lineRule="auto"/>
              <w:rPr>
                <w:rFonts w:ascii="Arial" w:eastAsia="Calibri" w:hAnsi="Arial" w:cs="Arial"/>
                <w:color w:val="000000" w:themeColor="text1"/>
                <w:lang w:val="en-CA"/>
              </w:rPr>
            </w:pPr>
            <w:r w:rsidRPr="0084311A">
              <w:rPr>
                <w:rFonts w:ascii="Arial" w:eastAsia="Calibri" w:hAnsi="Arial" w:cs="Arial"/>
                <w:color w:val="000000" w:themeColor="text1"/>
                <w:lang w:val="en-CA"/>
              </w:rPr>
              <w:t xml:space="preserve">In the Azure platform and Azure DevOps environment, strict compliance </w:t>
            </w:r>
            <w:r w:rsidR="00D874F5" w:rsidRPr="0084311A">
              <w:rPr>
                <w:rFonts w:ascii="Arial" w:eastAsia="Calibri" w:hAnsi="Arial" w:cs="Arial"/>
                <w:color w:val="000000" w:themeColor="text1"/>
                <w:lang w:val="en-CA"/>
              </w:rPr>
              <w:t xml:space="preserve">is maintained </w:t>
            </w:r>
            <w:r w:rsidRPr="0084311A">
              <w:rPr>
                <w:rFonts w:ascii="Arial" w:eastAsia="Calibri" w:hAnsi="Arial" w:cs="Arial"/>
                <w:color w:val="000000" w:themeColor="text1"/>
                <w:lang w:val="en-CA"/>
              </w:rPr>
              <w:t xml:space="preserve">with AC-6 security controls by applying the principle of least privilege. </w:t>
            </w:r>
            <w:r w:rsidR="00076899" w:rsidRPr="0084311A">
              <w:rPr>
                <w:rFonts w:ascii="Arial" w:eastAsia="Calibri" w:hAnsi="Arial" w:cs="Arial"/>
                <w:color w:val="000000" w:themeColor="text1"/>
                <w:lang w:val="en-CA"/>
              </w:rPr>
              <w:t>Users are</w:t>
            </w:r>
            <w:r w:rsidRPr="0084311A" w:rsidDel="00076899">
              <w:rPr>
                <w:rFonts w:ascii="Arial" w:eastAsia="Calibri" w:hAnsi="Arial" w:cs="Arial"/>
                <w:color w:val="000000" w:themeColor="text1"/>
                <w:lang w:val="en-CA"/>
              </w:rPr>
              <w:t xml:space="preserve"> </w:t>
            </w:r>
            <w:r w:rsidRPr="0084311A">
              <w:rPr>
                <w:rFonts w:ascii="Arial" w:eastAsia="Calibri" w:hAnsi="Arial" w:cs="Arial"/>
                <w:color w:val="000000" w:themeColor="text1"/>
                <w:lang w:val="en-CA"/>
              </w:rPr>
              <w:t>categorize</w:t>
            </w:r>
            <w:r w:rsidR="00076899" w:rsidRPr="0084311A">
              <w:rPr>
                <w:rFonts w:ascii="Arial" w:eastAsia="Calibri" w:hAnsi="Arial" w:cs="Arial"/>
                <w:color w:val="000000" w:themeColor="text1"/>
                <w:lang w:val="en-CA"/>
              </w:rPr>
              <w:t>d</w:t>
            </w:r>
            <w:r w:rsidRPr="0084311A" w:rsidDel="00076899">
              <w:rPr>
                <w:rFonts w:ascii="Arial" w:eastAsia="Calibri" w:hAnsi="Arial" w:cs="Arial"/>
                <w:color w:val="000000" w:themeColor="text1"/>
                <w:lang w:val="en-CA"/>
              </w:rPr>
              <w:t xml:space="preserve"> </w:t>
            </w:r>
            <w:r w:rsidRPr="0084311A">
              <w:rPr>
                <w:rFonts w:ascii="Arial" w:eastAsia="Calibri" w:hAnsi="Arial" w:cs="Arial"/>
                <w:color w:val="000000" w:themeColor="text1"/>
                <w:lang w:val="en-CA"/>
              </w:rPr>
              <w:t>into three types: Owners, Contributors, and Readers.</w:t>
            </w:r>
          </w:p>
          <w:p w14:paraId="44D9CDCB" w14:textId="18F2FF88" w:rsidR="001F0AFC" w:rsidRPr="00EE74F7" w:rsidRDefault="6F20EE2F" w:rsidP="5387DEF7">
            <w:pPr>
              <w:shd w:val="clear" w:color="auto" w:fill="FFFFFF" w:themeFill="background1"/>
              <w:spacing w:after="200" w:line="240" w:lineRule="auto"/>
              <w:rPr>
                <w:rFonts w:ascii="Arial" w:eastAsia="Calibri" w:hAnsi="Arial" w:cs="Arial"/>
                <w:color w:val="000000" w:themeColor="text1"/>
                <w:lang w:val="en-CA"/>
              </w:rPr>
            </w:pPr>
            <w:r w:rsidRPr="47D9C043">
              <w:rPr>
                <w:rFonts w:ascii="Arial" w:eastAsia="Calibri" w:hAnsi="Arial" w:cs="Arial"/>
                <w:color w:val="000000" w:themeColor="text1"/>
                <w:lang w:val="en-CA"/>
              </w:rPr>
              <w:t>The Reader role in Azure is designed explicitly to embody the principle of least privilege. Readers have read-only access and are permitted to view all resources but cannot make any changes within a specific scope. This restricted role is crucial in minimizing potential security risks, as it limits each user to the access necessary for their tasks.</w:t>
            </w:r>
          </w:p>
          <w:p w14:paraId="1690821B" w14:textId="70A3134E" w:rsidR="001F0AFC" w:rsidRPr="00EE74F7" w:rsidRDefault="00076899">
            <w:pPr>
              <w:shd w:val="clear" w:color="auto" w:fill="FFFFFF" w:themeFill="background1"/>
              <w:spacing w:after="200" w:line="240" w:lineRule="auto"/>
              <w:rPr>
                <w:rFonts w:ascii="Arial" w:eastAsia="Calibri" w:hAnsi="Arial" w:cs="Arial"/>
                <w:color w:val="000000" w:themeColor="text1"/>
                <w:lang w:val="en-CA"/>
              </w:rPr>
            </w:pPr>
            <w:r w:rsidRPr="47D9C043">
              <w:rPr>
                <w:rFonts w:ascii="Arial" w:eastAsia="Calibri" w:hAnsi="Arial" w:cs="Arial"/>
                <w:color w:val="000000" w:themeColor="text1"/>
                <w:lang w:val="en-CA"/>
              </w:rPr>
              <w:t xml:space="preserve">On the </w:t>
            </w:r>
            <w:r w:rsidR="6F20EE2F" w:rsidRPr="47D9C043">
              <w:rPr>
                <w:rFonts w:ascii="Arial" w:eastAsia="Calibri" w:hAnsi="Arial" w:cs="Arial"/>
                <w:color w:val="000000" w:themeColor="text1"/>
                <w:lang w:val="en-CA"/>
              </w:rPr>
              <w:t>EVA project team,</w:t>
            </w:r>
            <w:r w:rsidR="6F20EE2F" w:rsidRPr="47D9C043" w:rsidDel="00076899">
              <w:rPr>
                <w:rFonts w:ascii="Arial" w:eastAsia="Calibri" w:hAnsi="Arial" w:cs="Arial"/>
                <w:color w:val="000000" w:themeColor="text1"/>
                <w:lang w:val="en-CA"/>
              </w:rPr>
              <w:t xml:space="preserve"> </w:t>
            </w:r>
            <w:r w:rsidR="6F20EE2F" w:rsidRPr="47D9C043">
              <w:rPr>
                <w:rFonts w:ascii="Arial" w:eastAsia="Calibri" w:hAnsi="Arial" w:cs="Arial"/>
                <w:color w:val="000000" w:themeColor="text1"/>
                <w:lang w:val="en-CA"/>
              </w:rPr>
              <w:t>a similar Reader role</w:t>
            </w:r>
            <w:r w:rsidRPr="47D9C043">
              <w:rPr>
                <w:rFonts w:ascii="Arial" w:eastAsia="Calibri" w:hAnsi="Arial" w:cs="Arial"/>
                <w:color w:val="000000" w:themeColor="text1"/>
                <w:lang w:val="en-CA"/>
              </w:rPr>
              <w:t xml:space="preserve"> is enforced</w:t>
            </w:r>
            <w:r w:rsidR="6F20EE2F" w:rsidRPr="47D9C043">
              <w:rPr>
                <w:rFonts w:ascii="Arial" w:eastAsia="Calibri" w:hAnsi="Arial" w:cs="Arial"/>
                <w:color w:val="000000" w:themeColor="text1"/>
                <w:lang w:val="en-CA"/>
              </w:rPr>
              <w:t>, where users can view project information, including the codebase, work items, and other artifacts, but cannot modify them. This application of least privilege bolsters overall system security and integrity.</w:t>
            </w:r>
          </w:p>
          <w:p w14:paraId="00F64701" w14:textId="127F1E8B" w:rsidR="001F0AFC" w:rsidRPr="00EE74F7" w:rsidRDefault="00930FBB" w:rsidP="00EE74F7">
            <w:pPr>
              <w:shd w:val="clear" w:color="auto" w:fill="FFFFFF" w:themeFill="background1"/>
              <w:spacing w:after="200" w:line="240" w:lineRule="auto"/>
              <w:rPr>
                <w:rFonts w:ascii="Arial" w:hAnsi="Arial" w:cs="Arial"/>
              </w:rPr>
            </w:pPr>
            <w:r>
              <w:rPr>
                <w:rFonts w:ascii="Arial" w:eastAsia="Calibri" w:hAnsi="Arial" w:cs="Arial"/>
                <w:color w:val="000000" w:themeColor="text1"/>
                <w:lang w:val="en-CA"/>
              </w:rPr>
              <w:t xml:space="preserve">The </w:t>
            </w:r>
            <w:r w:rsidRPr="00930FBB">
              <w:rPr>
                <w:rFonts w:ascii="Arial" w:eastAsia="Calibri" w:hAnsi="Arial" w:cs="Arial"/>
                <w:color w:val="000000" w:themeColor="text1"/>
                <w:lang w:val="en-CA"/>
              </w:rPr>
              <w:t xml:space="preserve">EVA </w:t>
            </w:r>
            <w:r>
              <w:rPr>
                <w:rFonts w:ascii="Arial" w:eastAsia="Calibri" w:hAnsi="Arial" w:cs="Arial"/>
                <w:color w:val="000000" w:themeColor="text1"/>
                <w:lang w:val="en-CA"/>
              </w:rPr>
              <w:t xml:space="preserve">Chat application </w:t>
            </w:r>
            <w:r w:rsidRPr="00930FBB">
              <w:rPr>
                <w:rFonts w:ascii="Arial" w:eastAsia="Calibri" w:hAnsi="Arial" w:cs="Arial"/>
                <w:color w:val="000000" w:themeColor="text1"/>
                <w:lang w:val="en-CA"/>
              </w:rPr>
              <w:t>has two roles</w:t>
            </w:r>
            <w:r>
              <w:rPr>
                <w:rFonts w:ascii="Arial" w:eastAsia="Calibri" w:hAnsi="Arial" w:cs="Arial"/>
                <w:color w:val="000000" w:themeColor="text1"/>
                <w:lang w:val="en-CA"/>
              </w:rPr>
              <w:t xml:space="preserve">: </w:t>
            </w:r>
            <w:r w:rsidRPr="00930FBB">
              <w:rPr>
                <w:rFonts w:ascii="Arial" w:eastAsia="Calibri" w:hAnsi="Arial" w:cs="Arial"/>
                <w:color w:val="000000" w:themeColor="text1"/>
                <w:lang w:val="en-CA"/>
              </w:rPr>
              <w:t xml:space="preserve">Users and Admin. Everyone who is part of AD, </w:t>
            </w:r>
            <w:r w:rsidR="00077E02">
              <w:rPr>
                <w:rFonts w:ascii="Arial" w:eastAsia="Calibri" w:hAnsi="Arial" w:cs="Arial"/>
                <w:color w:val="000000" w:themeColor="text1"/>
                <w:lang w:val="en-CA"/>
              </w:rPr>
              <w:t xml:space="preserve">and </w:t>
            </w:r>
            <w:r w:rsidRPr="00930FBB">
              <w:rPr>
                <w:rFonts w:ascii="Arial" w:eastAsia="Calibri" w:hAnsi="Arial" w:cs="Arial"/>
                <w:color w:val="000000" w:themeColor="text1"/>
                <w:lang w:val="en-CA"/>
              </w:rPr>
              <w:t>has</w:t>
            </w:r>
            <w:r w:rsidR="00077E02">
              <w:rPr>
                <w:rFonts w:ascii="Arial" w:eastAsia="Calibri" w:hAnsi="Arial" w:cs="Arial"/>
                <w:color w:val="000000" w:themeColor="text1"/>
                <w:lang w:val="en-CA"/>
              </w:rPr>
              <w:t xml:space="preserve"> an</w:t>
            </w:r>
            <w:r w:rsidRPr="00930FBB">
              <w:rPr>
                <w:rFonts w:ascii="Arial" w:eastAsia="Calibri" w:hAnsi="Arial" w:cs="Arial"/>
                <w:color w:val="000000" w:themeColor="text1"/>
                <w:lang w:val="en-CA"/>
              </w:rPr>
              <w:t xml:space="preserve"> Entra ID can become </w:t>
            </w:r>
            <w:r>
              <w:rPr>
                <w:rFonts w:ascii="Arial" w:eastAsia="Calibri" w:hAnsi="Arial" w:cs="Arial"/>
                <w:color w:val="000000" w:themeColor="text1"/>
                <w:lang w:val="en-CA"/>
              </w:rPr>
              <w:t xml:space="preserve">a </w:t>
            </w:r>
            <w:r w:rsidRPr="00930FBB">
              <w:rPr>
                <w:rFonts w:ascii="Arial" w:eastAsia="Calibri" w:hAnsi="Arial" w:cs="Arial"/>
                <w:color w:val="000000" w:themeColor="text1"/>
                <w:lang w:val="en-CA"/>
              </w:rPr>
              <w:t>user of EVA</w:t>
            </w:r>
            <w:r>
              <w:rPr>
                <w:rFonts w:ascii="Arial" w:eastAsia="Calibri" w:hAnsi="Arial" w:cs="Arial"/>
                <w:color w:val="000000" w:themeColor="text1"/>
                <w:lang w:val="en-CA"/>
              </w:rPr>
              <w:t xml:space="preserve"> Chat</w:t>
            </w:r>
            <w:r w:rsidRPr="00930FBB">
              <w:rPr>
                <w:rFonts w:ascii="Arial" w:eastAsia="Calibri" w:hAnsi="Arial" w:cs="Arial"/>
                <w:color w:val="000000" w:themeColor="text1"/>
                <w:lang w:val="en-CA"/>
              </w:rPr>
              <w:t>.</w:t>
            </w:r>
            <w:r w:rsidR="003658B1">
              <w:rPr>
                <w:rFonts w:ascii="Arial" w:eastAsia="Calibri" w:hAnsi="Arial" w:cs="Arial"/>
                <w:color w:val="000000" w:themeColor="text1"/>
                <w:lang w:val="en-CA"/>
              </w:rPr>
              <w:t xml:space="preserve"> Users </w:t>
            </w:r>
            <w:r w:rsidR="000612A0">
              <w:rPr>
                <w:rFonts w:ascii="Arial" w:eastAsia="Calibri" w:hAnsi="Arial" w:cs="Arial"/>
                <w:color w:val="000000" w:themeColor="text1"/>
                <w:lang w:val="en-CA"/>
              </w:rPr>
              <w:t xml:space="preserve">will only have </w:t>
            </w:r>
            <w:r w:rsidR="00EF7F89">
              <w:rPr>
                <w:rFonts w:ascii="Arial" w:eastAsia="Calibri" w:hAnsi="Arial" w:cs="Arial"/>
                <w:color w:val="000000" w:themeColor="text1"/>
                <w:lang w:val="en-CA"/>
              </w:rPr>
              <w:t xml:space="preserve">access to personal information stored in their own </w:t>
            </w:r>
            <w:r w:rsidR="003B5915">
              <w:rPr>
                <w:rFonts w:ascii="Arial" w:eastAsia="Calibri" w:hAnsi="Arial" w:cs="Arial"/>
                <w:color w:val="000000" w:themeColor="text1"/>
                <w:lang w:val="en-CA"/>
              </w:rPr>
              <w:t xml:space="preserve">chat history, </w:t>
            </w:r>
            <w:r w:rsidR="00C754B3">
              <w:rPr>
                <w:rFonts w:ascii="Arial" w:eastAsia="Calibri" w:hAnsi="Arial" w:cs="Arial"/>
                <w:color w:val="000000" w:themeColor="text1"/>
                <w:lang w:val="en-CA"/>
              </w:rPr>
              <w:t>for the purposes of maintaining chat continu</w:t>
            </w:r>
            <w:r w:rsidR="005976FB">
              <w:rPr>
                <w:rFonts w:ascii="Arial" w:eastAsia="Calibri" w:hAnsi="Arial" w:cs="Arial"/>
                <w:color w:val="000000" w:themeColor="text1"/>
                <w:lang w:val="en-CA"/>
              </w:rPr>
              <w:t xml:space="preserve">ity with </w:t>
            </w:r>
            <w:r w:rsidR="005976FB">
              <w:rPr>
                <w:rFonts w:ascii="Arial" w:eastAsia="Calibri" w:hAnsi="Arial" w:cs="Arial"/>
                <w:color w:val="000000" w:themeColor="text1"/>
                <w:lang w:val="en-CA"/>
              </w:rPr>
              <w:lastRenderedPageBreak/>
              <w:t xml:space="preserve">the tool, </w:t>
            </w:r>
            <w:r w:rsidR="00C17FC1">
              <w:rPr>
                <w:rFonts w:ascii="Arial" w:eastAsia="Calibri" w:hAnsi="Arial" w:cs="Arial"/>
                <w:color w:val="000000" w:themeColor="text1"/>
                <w:lang w:val="en-CA"/>
              </w:rPr>
              <w:t xml:space="preserve">which will </w:t>
            </w:r>
            <w:r w:rsidR="00077E02">
              <w:rPr>
                <w:rFonts w:ascii="Arial" w:eastAsia="Calibri" w:hAnsi="Arial" w:cs="Arial"/>
                <w:color w:val="000000" w:themeColor="text1"/>
                <w:lang w:val="en-CA"/>
              </w:rPr>
              <w:t xml:space="preserve">remain accessible for </w:t>
            </w:r>
            <w:r w:rsidR="003F4A20">
              <w:rPr>
                <w:rFonts w:ascii="Arial" w:eastAsia="Calibri" w:hAnsi="Arial" w:cs="Arial"/>
                <w:color w:val="000000" w:themeColor="text1"/>
                <w:lang w:val="en-CA"/>
              </w:rPr>
              <w:t>3</w:t>
            </w:r>
            <w:r w:rsidR="00077E02">
              <w:rPr>
                <w:rFonts w:ascii="Arial" w:eastAsia="Calibri" w:hAnsi="Arial" w:cs="Arial"/>
                <w:color w:val="000000" w:themeColor="text1"/>
                <w:lang w:val="en-CA"/>
              </w:rPr>
              <w:t xml:space="preserve">0 days from </w:t>
            </w:r>
            <w:r w:rsidR="005976FB">
              <w:rPr>
                <w:rFonts w:ascii="Arial" w:eastAsia="Calibri" w:hAnsi="Arial" w:cs="Arial"/>
                <w:color w:val="000000" w:themeColor="text1"/>
                <w:lang w:val="en-CA"/>
              </w:rPr>
              <w:t xml:space="preserve">chat </w:t>
            </w:r>
            <w:r w:rsidR="00077E02">
              <w:rPr>
                <w:rFonts w:ascii="Arial" w:eastAsia="Calibri" w:hAnsi="Arial" w:cs="Arial"/>
                <w:color w:val="000000" w:themeColor="text1"/>
                <w:lang w:val="en-CA"/>
              </w:rPr>
              <w:t>input.</w:t>
            </w:r>
          </w:p>
        </w:tc>
        <w:tc>
          <w:tcPr>
            <w:tcW w:w="6809" w:type="dxa"/>
          </w:tcPr>
          <w:p w14:paraId="3DF9FBB7" w14:textId="3007406E" w:rsidR="000C4FCA" w:rsidRDefault="000C4FCA" w:rsidP="000C4FCA">
            <w:pPr>
              <w:spacing w:after="200" w:line="240" w:lineRule="auto"/>
              <w:rPr>
                <w:rFonts w:ascii="Arial" w:hAnsi="Arial" w:cs="Arial"/>
                <w:highlight w:val="red"/>
                <w:lang w:val="en-CA"/>
              </w:rPr>
            </w:pPr>
            <w:r>
              <w:rPr>
                <w:rFonts w:ascii="Arial" w:hAnsi="Arial" w:cs="Arial"/>
              </w:rPr>
              <w:lastRenderedPageBreak/>
              <w:t>P</w:t>
            </w:r>
            <w:r w:rsidRPr="000F1CCD">
              <w:rPr>
                <w:rFonts w:ascii="Arial" w:hAnsi="Arial" w:cs="Arial"/>
                <w:lang w:val="en-CA"/>
              </w:rPr>
              <w:t>rocesses of the Automated Infrastructure Team</w:t>
            </w:r>
            <w:r>
              <w:rPr>
                <w:rFonts w:ascii="Arial" w:hAnsi="Arial" w:cs="Arial"/>
                <w:lang w:val="en-CA"/>
              </w:rPr>
              <w:t>, including processes to audit, monitor and investigate collection and handling of personal information, as well as potential misuse of personal information in EVA Chat,</w:t>
            </w:r>
            <w:r w:rsidRPr="000F1CCD">
              <w:rPr>
                <w:rFonts w:ascii="Arial" w:hAnsi="Arial" w:cs="Arial"/>
                <w:lang w:val="en-CA"/>
              </w:rPr>
              <w:t xml:space="preserve"> have not been established</w:t>
            </w:r>
            <w:r>
              <w:rPr>
                <w:rFonts w:ascii="Arial" w:hAnsi="Arial" w:cs="Arial"/>
                <w:lang w:val="en-CA"/>
              </w:rPr>
              <w:t>.</w:t>
            </w:r>
            <w:r w:rsidRPr="000F1CCD">
              <w:rPr>
                <w:rFonts w:ascii="Arial" w:hAnsi="Arial" w:cs="Arial"/>
                <w:lang w:val="en-CA"/>
              </w:rPr>
              <w:t xml:space="preserve"> </w:t>
            </w:r>
            <w:r>
              <w:rPr>
                <w:rFonts w:ascii="Arial" w:hAnsi="Arial" w:cs="Arial"/>
                <w:lang w:val="en-CA"/>
              </w:rPr>
              <w:t xml:space="preserve">See </w:t>
            </w:r>
            <w:r w:rsidRPr="000716A2">
              <w:rPr>
                <w:rFonts w:ascii="Arial" w:hAnsi="Arial" w:cs="Arial"/>
                <w:lang w:val="en-CA"/>
              </w:rPr>
              <w:t xml:space="preserve">section 1, question </w:t>
            </w:r>
            <w:r w:rsidR="001B18C6">
              <w:rPr>
                <w:rFonts w:ascii="Arial" w:hAnsi="Arial" w:cs="Arial"/>
                <w:lang w:val="en-CA"/>
              </w:rPr>
              <w:t>6</w:t>
            </w:r>
            <w:r w:rsidRPr="000716A2">
              <w:rPr>
                <w:rFonts w:ascii="Arial" w:hAnsi="Arial" w:cs="Arial"/>
                <w:lang w:val="en-CA"/>
              </w:rPr>
              <w:t>,</w:t>
            </w:r>
            <w:r>
              <w:rPr>
                <w:rFonts w:ascii="Arial" w:hAnsi="Arial" w:cs="Arial"/>
                <w:lang w:val="en-CA"/>
              </w:rPr>
              <w:t xml:space="preserve"> for first identification of this risk</w:t>
            </w:r>
            <w:r w:rsidRPr="000716A2">
              <w:rPr>
                <w:rFonts w:ascii="Arial" w:hAnsi="Arial" w:cs="Arial"/>
                <w:lang w:val="en-CA"/>
              </w:rPr>
              <w:t>.</w:t>
            </w:r>
          </w:p>
          <w:p w14:paraId="030E96C2" w14:textId="1EFBD850" w:rsidR="00901710" w:rsidRPr="00B274A0" w:rsidRDefault="00901710" w:rsidP="00561B97">
            <w:pPr>
              <w:spacing w:after="200" w:line="240" w:lineRule="auto"/>
              <w:rPr>
                <w:rFonts w:ascii="Arial" w:hAnsi="Arial" w:cs="Arial"/>
                <w:lang w:val="en-CA"/>
              </w:rPr>
            </w:pPr>
          </w:p>
        </w:tc>
      </w:tr>
      <w:tr w:rsidR="001F0AFC" w:rsidRPr="000B4A42" w14:paraId="3938D146" w14:textId="77777777" w:rsidTr="017ACD20">
        <w:trPr>
          <w:trHeight w:val="300"/>
        </w:trPr>
        <w:tc>
          <w:tcPr>
            <w:tcW w:w="3681" w:type="dxa"/>
          </w:tcPr>
          <w:p w14:paraId="3FB9FCBD" w14:textId="77777777" w:rsidR="001F0AFC" w:rsidRPr="00025392" w:rsidRDefault="001F0AFC" w:rsidP="00DF49EE">
            <w:pPr>
              <w:pStyle w:val="ListParagraph"/>
              <w:numPr>
                <w:ilvl w:val="0"/>
                <w:numId w:val="11"/>
              </w:numPr>
              <w:spacing w:after="200" w:line="240" w:lineRule="auto"/>
              <w:rPr>
                <w:rFonts w:ascii="Arial" w:hAnsi="Arial" w:cs="Arial"/>
              </w:rPr>
            </w:pPr>
            <w:r w:rsidRPr="6AD13147">
              <w:rPr>
                <w:rFonts w:ascii="Arial" w:hAnsi="Arial" w:cs="Arial"/>
              </w:rPr>
              <w:t>Will personal information be used for a purpose that is not identified in the relevant PIB?</w:t>
            </w:r>
          </w:p>
        </w:tc>
        <w:sdt>
          <w:sdtPr>
            <w:rPr>
              <w:rFonts w:ascii="Arial" w:hAnsi="Arial" w:cs="Arial"/>
              <w:lang w:val="en-CA"/>
            </w:rPr>
            <w:id w:val="1478036495"/>
            <w:placeholder>
              <w:docPart w:val="C2AAA18EFFBB4BAE835CF41FB30B64BF"/>
            </w:placeholder>
            <w:dropDownList>
              <w:listItem w:value="Choose an item."/>
              <w:listItem w:displayText="Yes" w:value="Yes"/>
              <w:listItem w:displayText="No" w:value="No"/>
            </w:dropDownList>
          </w:sdtPr>
          <w:sdtEndPr/>
          <w:sdtContent>
            <w:tc>
              <w:tcPr>
                <w:tcW w:w="2220" w:type="dxa"/>
              </w:tcPr>
              <w:p w14:paraId="5D21AADC" w14:textId="06E55DCD" w:rsidR="001F0AFC" w:rsidRPr="00CA71A5" w:rsidRDefault="24BA626E" w:rsidP="47D7C777">
                <w:pPr>
                  <w:spacing w:after="200" w:line="240" w:lineRule="auto"/>
                  <w:rPr>
                    <w:rFonts w:ascii="Arial" w:hAnsi="Arial" w:cs="Arial"/>
                    <w:b/>
                    <w:bCs/>
                    <w:lang w:val="en-CA"/>
                  </w:rPr>
                </w:pPr>
                <w:r w:rsidRPr="34FF7321">
                  <w:rPr>
                    <w:rFonts w:ascii="Arial" w:hAnsi="Arial" w:cs="Arial"/>
                    <w:lang w:val="en-CA"/>
                  </w:rPr>
                  <w:t>No</w:t>
                </w:r>
              </w:p>
            </w:tc>
          </w:sdtContent>
        </w:sdt>
        <w:tc>
          <w:tcPr>
            <w:tcW w:w="4866" w:type="dxa"/>
          </w:tcPr>
          <w:p w14:paraId="6FA4AFB5" w14:textId="5E096C4E" w:rsidR="001F0AFC" w:rsidRPr="00DF5D9F" w:rsidRDefault="008F493A" w:rsidP="00561B97">
            <w:pPr>
              <w:spacing w:after="200" w:line="240" w:lineRule="auto"/>
              <w:rPr>
                <w:rFonts w:ascii="Arial" w:hAnsi="Arial" w:cs="Arial"/>
              </w:rPr>
            </w:pPr>
            <w:ins w:id="157" w:author="Hodgson, Rachel R [NC]" w:date="2025-09-23T13:15:00Z" w16du:dateUtc="2025-09-23T17:15:00Z">
              <w:r>
                <w:rPr>
                  <w:rFonts w:ascii="Arial" w:hAnsi="Arial" w:cs="Arial"/>
                  <w:lang w:val="en-CA"/>
                </w:rPr>
                <w:t xml:space="preserve">User data, </w:t>
              </w:r>
            </w:ins>
            <w:del w:id="158" w:author="Hodgson, Rachel R [NC]" w:date="2025-09-23T13:15:00Z" w16du:dateUtc="2025-09-23T17:15:00Z">
              <w:r w:rsidR="00472A82" w:rsidDel="008F493A">
                <w:rPr>
                  <w:rFonts w:ascii="Arial" w:hAnsi="Arial" w:cs="Arial"/>
                  <w:lang w:val="en-CA"/>
                </w:rPr>
                <w:delText>P</w:delText>
              </w:r>
            </w:del>
            <w:ins w:id="159" w:author="Hodgson, Rachel R [NC]" w:date="2025-09-23T13:15:00Z" w16du:dateUtc="2025-09-23T17:15:00Z">
              <w:r>
                <w:rPr>
                  <w:rFonts w:ascii="Arial" w:hAnsi="Arial" w:cs="Arial"/>
                  <w:lang w:val="en-CA"/>
                </w:rPr>
                <w:t>p</w:t>
              </w:r>
            </w:ins>
            <w:r w:rsidR="00472A82" w:rsidRPr="00472A82">
              <w:rPr>
                <w:rFonts w:ascii="Arial" w:hAnsi="Arial" w:cs="Arial"/>
                <w:lang w:val="en-CA"/>
              </w:rPr>
              <w:t>ersonal information about users</w:t>
            </w:r>
            <w:ins w:id="160" w:author="Hodgson, Rachel R [NC]" w:date="2025-09-23T13:15:00Z" w16du:dateUtc="2025-09-23T17:15:00Z">
              <w:r>
                <w:rPr>
                  <w:rFonts w:ascii="Arial" w:hAnsi="Arial" w:cs="Arial"/>
                  <w:lang w:val="en-CA"/>
                </w:rPr>
                <w:t>,</w:t>
              </w:r>
            </w:ins>
            <w:r w:rsidR="00472A82" w:rsidRPr="00472A82">
              <w:rPr>
                <w:rFonts w:ascii="Arial" w:hAnsi="Arial" w:cs="Arial"/>
                <w:lang w:val="en-CA"/>
              </w:rPr>
              <w:t xml:space="preserve"> is collected for functional, monitoring and security purposes</w:t>
            </w:r>
            <w:r w:rsidR="00656C71">
              <w:rPr>
                <w:rFonts w:ascii="Arial" w:hAnsi="Arial" w:cs="Arial"/>
                <w:lang w:val="en-CA"/>
              </w:rPr>
              <w:t xml:space="preserve"> which are identified in </w:t>
            </w:r>
            <w:r w:rsidR="00656C71" w:rsidRPr="00656C71">
              <w:rPr>
                <w:rFonts w:ascii="Arial" w:hAnsi="Arial" w:cs="Arial"/>
                <w:lang w:val="en-CA"/>
              </w:rPr>
              <w:t>Electronic Network Monitoring Logs (PSU 905)</w:t>
            </w:r>
            <w:r w:rsidR="00656C71">
              <w:rPr>
                <w:rFonts w:ascii="Arial" w:hAnsi="Arial" w:cs="Arial"/>
                <w:lang w:val="en-CA"/>
              </w:rPr>
              <w:t>.</w:t>
            </w:r>
          </w:p>
        </w:tc>
        <w:tc>
          <w:tcPr>
            <w:tcW w:w="6809" w:type="dxa"/>
          </w:tcPr>
          <w:p w14:paraId="1BF5A147" w14:textId="26C305BE" w:rsidR="001F0AFC" w:rsidRPr="00CA71A5" w:rsidRDefault="00656C71" w:rsidP="00561B97">
            <w:pPr>
              <w:spacing w:after="200" w:line="240" w:lineRule="auto"/>
              <w:rPr>
                <w:rFonts w:ascii="Arial" w:hAnsi="Arial" w:cs="Arial"/>
                <w:highlight w:val="yellow"/>
                <w:lang w:val="en-CA"/>
              </w:rPr>
            </w:pPr>
            <w:r w:rsidRPr="00656C71">
              <w:rPr>
                <w:rFonts w:ascii="Arial" w:hAnsi="Arial" w:cs="Arial"/>
                <w:lang w:val="en-CA"/>
              </w:rPr>
              <w:t>No privacy risk or compliance issue identified.</w:t>
            </w:r>
          </w:p>
        </w:tc>
      </w:tr>
      <w:tr w:rsidR="001F0AFC" w:rsidRPr="000B4A42" w14:paraId="0EC6B0A1" w14:textId="77777777" w:rsidTr="017ACD20">
        <w:trPr>
          <w:trHeight w:val="710"/>
        </w:trPr>
        <w:tc>
          <w:tcPr>
            <w:tcW w:w="3681" w:type="dxa"/>
          </w:tcPr>
          <w:p w14:paraId="53C131E9" w14:textId="77777777" w:rsidR="001F0AFC" w:rsidRPr="00025392" w:rsidRDefault="001F0AFC" w:rsidP="00DF49EE">
            <w:pPr>
              <w:pStyle w:val="ListParagraph"/>
              <w:numPr>
                <w:ilvl w:val="0"/>
                <w:numId w:val="11"/>
              </w:numPr>
              <w:spacing w:after="200" w:line="240" w:lineRule="auto"/>
              <w:rPr>
                <w:rFonts w:ascii="Arial" w:hAnsi="Arial" w:cs="Arial"/>
              </w:rPr>
            </w:pPr>
            <w:r w:rsidRPr="00025392">
              <w:rPr>
                <w:rFonts w:ascii="Arial" w:hAnsi="Arial" w:cs="Arial"/>
              </w:rPr>
              <w:t xml:space="preserve">Will the personal information be used for any consistent uses? </w:t>
            </w:r>
          </w:p>
        </w:tc>
        <w:sdt>
          <w:sdtPr>
            <w:rPr>
              <w:rFonts w:ascii="Arial" w:hAnsi="Arial" w:cs="Arial"/>
              <w:lang w:val="en-CA"/>
            </w:rPr>
            <w:id w:val="-933351462"/>
            <w:placeholder>
              <w:docPart w:val="BE59039419D042AE9C494E99CB48AE51"/>
            </w:placeholder>
            <w:dropDownList>
              <w:listItem w:value="Choose an item."/>
              <w:listItem w:displayText="Yes" w:value="Yes"/>
              <w:listItem w:displayText="No" w:value="No"/>
            </w:dropDownList>
          </w:sdtPr>
          <w:sdtEndPr/>
          <w:sdtContent>
            <w:tc>
              <w:tcPr>
                <w:tcW w:w="2220" w:type="dxa"/>
              </w:tcPr>
              <w:p w14:paraId="35A49C6D" w14:textId="46994C1C" w:rsidR="001F0AFC" w:rsidRPr="00CA71A5" w:rsidRDefault="0C2CDA9D" w:rsidP="00561B97">
                <w:pPr>
                  <w:spacing w:after="200" w:line="240" w:lineRule="auto"/>
                  <w:rPr>
                    <w:rFonts w:ascii="Arial" w:hAnsi="Arial" w:cs="Arial"/>
                    <w:lang w:val="en-CA"/>
                  </w:rPr>
                </w:pPr>
                <w:r w:rsidRPr="47D7C777">
                  <w:rPr>
                    <w:rFonts w:ascii="Arial" w:hAnsi="Arial" w:cs="Arial"/>
                    <w:lang w:val="en-CA"/>
                  </w:rPr>
                  <w:t>No</w:t>
                </w:r>
              </w:p>
            </w:tc>
          </w:sdtContent>
        </w:sdt>
        <w:tc>
          <w:tcPr>
            <w:tcW w:w="4866" w:type="dxa"/>
          </w:tcPr>
          <w:p w14:paraId="0711C0D7" w14:textId="6651844C" w:rsidR="001F0AFC" w:rsidRPr="00CA71A5" w:rsidRDefault="00A92DAE" w:rsidP="00561B97">
            <w:pPr>
              <w:spacing w:after="200" w:line="240" w:lineRule="auto"/>
              <w:rPr>
                <w:rFonts w:ascii="Arial" w:hAnsi="Arial" w:cs="Arial"/>
                <w:lang w:val="en-CA"/>
              </w:rPr>
            </w:pPr>
            <w:ins w:id="161" w:author="Hodgson, Rachel R [NC]" w:date="2025-09-23T13:15:00Z" w16du:dateUtc="2025-09-23T17:15:00Z">
              <w:r>
                <w:rPr>
                  <w:rFonts w:ascii="Arial" w:hAnsi="Arial" w:cs="Arial"/>
                  <w:lang w:val="en-CA"/>
                </w:rPr>
                <w:t xml:space="preserve">User data </w:t>
              </w:r>
            </w:ins>
            <w:del w:id="162" w:author="Hodgson, Rachel R [NC]" w:date="2025-09-23T13:16:00Z" w16du:dateUtc="2025-09-23T17:16:00Z">
              <w:r w:rsidR="06DC47BB" w:rsidRPr="6A3BE272" w:rsidDel="00A92DAE">
                <w:rPr>
                  <w:rFonts w:ascii="Arial" w:hAnsi="Arial" w:cs="Arial"/>
                  <w:lang w:val="en-CA"/>
                </w:rPr>
                <w:delText xml:space="preserve">Personal information </w:delText>
              </w:r>
            </w:del>
            <w:r w:rsidR="06DC47BB" w:rsidRPr="6A3BE272">
              <w:rPr>
                <w:rFonts w:ascii="Arial" w:hAnsi="Arial" w:cs="Arial"/>
                <w:lang w:val="en-CA"/>
              </w:rPr>
              <w:t xml:space="preserve">collected </w:t>
            </w:r>
            <w:del w:id="163" w:author="Hodgson, Rachel R [NC]" w:date="2025-09-23T13:16:00Z" w16du:dateUtc="2025-09-23T17:16:00Z">
              <w:r w:rsidR="06DC47BB" w:rsidRPr="6A3BE272" w:rsidDel="00A92DAE">
                <w:rPr>
                  <w:rFonts w:ascii="Arial" w:hAnsi="Arial" w:cs="Arial"/>
                  <w:lang w:val="en-CA"/>
                </w:rPr>
                <w:delText xml:space="preserve">about users </w:delText>
              </w:r>
            </w:del>
            <w:r w:rsidR="06DC47BB" w:rsidRPr="6A3BE272">
              <w:rPr>
                <w:rFonts w:ascii="Arial" w:hAnsi="Arial" w:cs="Arial"/>
                <w:lang w:val="en-CA"/>
              </w:rPr>
              <w:t>by EVA Chat</w:t>
            </w:r>
            <w:r w:rsidR="526ACB7B" w:rsidRPr="6A3BE272">
              <w:rPr>
                <w:rFonts w:ascii="Arial" w:hAnsi="Arial" w:cs="Arial"/>
                <w:lang w:val="en-CA"/>
              </w:rPr>
              <w:t xml:space="preserve"> “may be used to substantiate any disciplinary action taken where violation of institutional policies or the Policy on the Use of Electronic Networks is determined, and to support compliance with other relevant Treasury Board policy instruments or policy directions” as described in PIB PSU 905, </w:t>
            </w:r>
            <w:r w:rsidR="2A34AA22" w:rsidRPr="6A3BE272">
              <w:rPr>
                <w:rFonts w:ascii="Arial" w:hAnsi="Arial" w:cs="Arial"/>
                <w:lang w:val="en-CA"/>
              </w:rPr>
              <w:t xml:space="preserve">when identifying misuse of the tool by employees and substantiating disciplinary action such as removal of access to </w:t>
            </w:r>
            <w:r w:rsidR="5D1953AC" w:rsidRPr="6A3BE272">
              <w:rPr>
                <w:rFonts w:ascii="Arial" w:hAnsi="Arial" w:cs="Arial"/>
                <w:lang w:val="en-CA"/>
              </w:rPr>
              <w:t>EVA</w:t>
            </w:r>
            <w:r w:rsidR="2A34AA22" w:rsidRPr="6A3BE272">
              <w:rPr>
                <w:rFonts w:ascii="Arial" w:hAnsi="Arial" w:cs="Arial"/>
                <w:lang w:val="en-CA"/>
              </w:rPr>
              <w:t>.</w:t>
            </w:r>
            <w:r w:rsidR="526ACB7B" w:rsidRPr="6A3BE272">
              <w:rPr>
                <w:rFonts w:ascii="Arial" w:hAnsi="Arial" w:cs="Arial"/>
                <w:lang w:val="en-CA"/>
              </w:rPr>
              <w:t xml:space="preserve">  </w:t>
            </w:r>
          </w:p>
        </w:tc>
        <w:tc>
          <w:tcPr>
            <w:tcW w:w="6809" w:type="dxa"/>
          </w:tcPr>
          <w:p w14:paraId="4F1FB745" w14:textId="18D1CABF" w:rsidR="001F0AFC" w:rsidRPr="00CA71A5" w:rsidRDefault="008F5F2B" w:rsidP="00561B97">
            <w:pPr>
              <w:spacing w:after="200" w:line="240" w:lineRule="auto"/>
              <w:rPr>
                <w:rFonts w:ascii="Arial" w:hAnsi="Arial" w:cs="Arial"/>
                <w:lang w:val="en-CA"/>
              </w:rPr>
            </w:pPr>
            <w:r>
              <w:rPr>
                <w:rFonts w:ascii="Arial" w:hAnsi="Arial" w:cs="Arial"/>
                <w:lang w:val="en-CA"/>
              </w:rPr>
              <w:t>No privacy risk or compliance issue identified</w:t>
            </w:r>
            <w:r w:rsidR="5E56B047" w:rsidRPr="2CBFCA32">
              <w:rPr>
                <w:rFonts w:ascii="Arial" w:hAnsi="Arial" w:cs="Arial"/>
                <w:lang w:val="en-CA"/>
              </w:rPr>
              <w:t>.</w:t>
            </w:r>
          </w:p>
        </w:tc>
      </w:tr>
      <w:tr w:rsidR="001F0AFC" w:rsidRPr="000B4A42" w14:paraId="0261F1E5" w14:textId="77777777" w:rsidTr="017ACD20">
        <w:trPr>
          <w:trHeight w:val="300"/>
        </w:trPr>
        <w:tc>
          <w:tcPr>
            <w:tcW w:w="3681" w:type="dxa"/>
          </w:tcPr>
          <w:p w14:paraId="7772CCCD" w14:textId="77777777" w:rsidR="001F0AFC" w:rsidRPr="00025392" w:rsidRDefault="001F0AFC" w:rsidP="00DF49EE">
            <w:pPr>
              <w:pStyle w:val="ListParagraph"/>
              <w:numPr>
                <w:ilvl w:val="0"/>
                <w:numId w:val="11"/>
              </w:numPr>
              <w:spacing w:after="200" w:line="240" w:lineRule="auto"/>
              <w:rPr>
                <w:rFonts w:ascii="Arial" w:hAnsi="Arial" w:cs="Arial"/>
              </w:rPr>
            </w:pPr>
            <w:r w:rsidRPr="00025392">
              <w:rPr>
                <w:rFonts w:ascii="Arial" w:hAnsi="Arial" w:cs="Arial"/>
              </w:rPr>
              <w:t>Will personal information be used for any secondary uses?</w:t>
            </w:r>
          </w:p>
        </w:tc>
        <w:sdt>
          <w:sdtPr>
            <w:rPr>
              <w:rFonts w:ascii="Arial" w:hAnsi="Arial" w:cs="Arial"/>
              <w:lang w:val="en-CA"/>
            </w:rPr>
            <w:id w:val="1399318309"/>
            <w:placeholder>
              <w:docPart w:val="59E8BE1CBBC8427EBD434EE010D10BD0"/>
            </w:placeholder>
            <w:dropDownList>
              <w:listItem w:value="Choose an item."/>
              <w:listItem w:displayText="Yes" w:value="Yes"/>
              <w:listItem w:displayText="No" w:value="No"/>
            </w:dropDownList>
          </w:sdtPr>
          <w:sdtEndPr/>
          <w:sdtContent>
            <w:tc>
              <w:tcPr>
                <w:tcW w:w="2220" w:type="dxa"/>
              </w:tcPr>
              <w:p w14:paraId="0A27DD25" w14:textId="3F0236C7" w:rsidR="001F0AFC" w:rsidRPr="00CA71A5" w:rsidRDefault="03AB3AE8" w:rsidP="00561B97">
                <w:pPr>
                  <w:spacing w:after="200" w:line="240" w:lineRule="auto"/>
                  <w:rPr>
                    <w:rFonts w:ascii="Arial" w:hAnsi="Arial" w:cs="Arial"/>
                    <w:lang w:val="en-CA"/>
                  </w:rPr>
                </w:pPr>
                <w:r w:rsidRPr="47D7C777">
                  <w:rPr>
                    <w:rFonts w:ascii="Arial" w:hAnsi="Arial" w:cs="Arial"/>
                    <w:lang w:val="en-CA"/>
                  </w:rPr>
                  <w:t>No</w:t>
                </w:r>
              </w:p>
            </w:tc>
          </w:sdtContent>
        </w:sdt>
        <w:tc>
          <w:tcPr>
            <w:tcW w:w="4866" w:type="dxa"/>
          </w:tcPr>
          <w:p w14:paraId="365B93E8" w14:textId="73676B84" w:rsidR="001F0AFC" w:rsidRPr="00CA71A5" w:rsidRDefault="00A92DAE" w:rsidP="00561B97">
            <w:pPr>
              <w:spacing w:after="200" w:line="240" w:lineRule="auto"/>
              <w:rPr>
                <w:rFonts w:ascii="Arial" w:hAnsi="Arial" w:cs="Arial"/>
                <w:lang w:val="en-CA"/>
              </w:rPr>
            </w:pPr>
            <w:ins w:id="164" w:author="Hodgson, Rachel R [NC]" w:date="2025-09-23T13:16:00Z" w16du:dateUtc="2025-09-23T17:16:00Z">
              <w:r>
                <w:rPr>
                  <w:rFonts w:ascii="Arial" w:hAnsi="Arial" w:cs="Arial"/>
                  <w:lang w:val="en-CA"/>
                </w:rPr>
                <w:t xml:space="preserve">User data </w:t>
              </w:r>
            </w:ins>
            <w:del w:id="165" w:author="Hodgson, Rachel R [NC]" w:date="2025-09-23T13:16:00Z" w16du:dateUtc="2025-09-23T17:16:00Z">
              <w:r w:rsidR="2106129E" w:rsidRPr="6A3BE272" w:rsidDel="00A92DAE">
                <w:rPr>
                  <w:rFonts w:ascii="Arial" w:hAnsi="Arial" w:cs="Arial"/>
                  <w:lang w:val="en-CA"/>
                </w:rPr>
                <w:delText xml:space="preserve">Personal information </w:delText>
              </w:r>
            </w:del>
            <w:r w:rsidR="2106129E" w:rsidRPr="6A3BE272">
              <w:rPr>
                <w:rFonts w:ascii="Arial" w:hAnsi="Arial" w:cs="Arial"/>
                <w:lang w:val="en-CA"/>
              </w:rPr>
              <w:t xml:space="preserve">collected </w:t>
            </w:r>
            <w:del w:id="166" w:author="Hodgson, Rachel R [NC]" w:date="2025-09-23T13:16:00Z" w16du:dateUtc="2025-09-23T17:16:00Z">
              <w:r w:rsidR="2106129E" w:rsidRPr="6A3BE272" w:rsidDel="00A92DAE">
                <w:rPr>
                  <w:rFonts w:ascii="Arial" w:hAnsi="Arial" w:cs="Arial"/>
                  <w:lang w:val="en-CA"/>
                </w:rPr>
                <w:delText xml:space="preserve">about users </w:delText>
              </w:r>
            </w:del>
            <w:r w:rsidR="2106129E" w:rsidRPr="6A3BE272">
              <w:rPr>
                <w:rFonts w:ascii="Arial" w:hAnsi="Arial" w:cs="Arial"/>
                <w:lang w:val="en-CA"/>
              </w:rPr>
              <w:t xml:space="preserve">by EVA Chat will not be used for any secondary uses </w:t>
            </w:r>
            <w:r w:rsidR="052F3DC8" w:rsidRPr="6A3BE272">
              <w:rPr>
                <w:rFonts w:ascii="Arial" w:hAnsi="Arial" w:cs="Arial"/>
                <w:lang w:val="en-CA"/>
              </w:rPr>
              <w:t>which are not described</w:t>
            </w:r>
            <w:r w:rsidR="2106129E" w:rsidRPr="6A3BE272">
              <w:rPr>
                <w:rFonts w:ascii="Arial" w:hAnsi="Arial" w:cs="Arial"/>
                <w:lang w:val="en-CA"/>
              </w:rPr>
              <w:t xml:space="preserve"> in PIB PSU 905.</w:t>
            </w:r>
          </w:p>
        </w:tc>
        <w:tc>
          <w:tcPr>
            <w:tcW w:w="6809" w:type="dxa"/>
          </w:tcPr>
          <w:p w14:paraId="7245FF59" w14:textId="69C316D9" w:rsidR="001F0AFC" w:rsidRPr="00CA71A5" w:rsidRDefault="00F16519" w:rsidP="00561B97">
            <w:pPr>
              <w:spacing w:after="200" w:line="240" w:lineRule="auto"/>
              <w:rPr>
                <w:rFonts w:ascii="Arial" w:hAnsi="Arial" w:cs="Arial"/>
                <w:lang w:val="en-CA"/>
              </w:rPr>
            </w:pPr>
            <w:r>
              <w:rPr>
                <w:rFonts w:ascii="Arial" w:hAnsi="Arial" w:cs="Arial"/>
                <w:lang w:val="en-CA"/>
              </w:rPr>
              <w:t>No privacy risk or compliance issue identified</w:t>
            </w:r>
            <w:r w:rsidR="5391F1F6" w:rsidRPr="21A93970">
              <w:rPr>
                <w:rFonts w:ascii="Arial" w:hAnsi="Arial" w:cs="Arial"/>
                <w:lang w:val="en-CA"/>
              </w:rPr>
              <w:t>.</w:t>
            </w:r>
          </w:p>
        </w:tc>
      </w:tr>
      <w:tr w:rsidR="001F0AFC" w:rsidRPr="000B4A42" w14:paraId="64A172F0" w14:textId="77777777" w:rsidTr="017ACD20">
        <w:trPr>
          <w:trHeight w:val="300"/>
        </w:trPr>
        <w:tc>
          <w:tcPr>
            <w:tcW w:w="3681" w:type="dxa"/>
          </w:tcPr>
          <w:p w14:paraId="02899BB6" w14:textId="0B7B9A1C" w:rsidR="001F0AFC" w:rsidRPr="00025392" w:rsidRDefault="001F0AFC" w:rsidP="00DF49EE">
            <w:pPr>
              <w:pStyle w:val="ListParagraph"/>
              <w:numPr>
                <w:ilvl w:val="0"/>
                <w:numId w:val="11"/>
              </w:numPr>
              <w:spacing w:after="200" w:line="240" w:lineRule="auto"/>
              <w:rPr>
                <w:rFonts w:ascii="Arial" w:hAnsi="Arial" w:cs="Arial"/>
              </w:rPr>
            </w:pPr>
            <w:r w:rsidRPr="00025392">
              <w:rPr>
                <w:rFonts w:ascii="Arial" w:hAnsi="Arial" w:cs="Arial"/>
              </w:rPr>
              <w:t xml:space="preserve">Will there be any new uses of personal information previously collected that are directly connected to </w:t>
            </w:r>
            <w:r w:rsidR="5C03E03B" w:rsidRPr="5387DEF7">
              <w:rPr>
                <w:rFonts w:ascii="Arial" w:hAnsi="Arial" w:cs="Arial"/>
              </w:rPr>
              <w:t>the</w:t>
            </w:r>
            <w:r w:rsidR="27E80FA6" w:rsidRPr="71A0AA0C">
              <w:rPr>
                <w:rFonts w:ascii="Arial" w:hAnsi="Arial" w:cs="Arial"/>
              </w:rPr>
              <w:t xml:space="preserve"> system’s</w:t>
            </w:r>
            <w:r w:rsidRPr="00025392">
              <w:rPr>
                <w:rFonts w:ascii="Arial" w:hAnsi="Arial" w:cs="Arial"/>
              </w:rPr>
              <w:t xml:space="preserve"> original purpose? </w:t>
            </w:r>
          </w:p>
        </w:tc>
        <w:sdt>
          <w:sdtPr>
            <w:rPr>
              <w:rFonts w:ascii="Arial" w:hAnsi="Arial" w:cs="Arial"/>
              <w:lang w:val="en-CA"/>
            </w:rPr>
            <w:id w:val="-1835290794"/>
            <w:placeholder>
              <w:docPart w:val="DCA359FFDB4E40ACB2D3B9E4D7038343"/>
            </w:placeholder>
            <w:dropDownList>
              <w:listItem w:value="Choose an item."/>
              <w:listItem w:displayText="Yes" w:value="Yes"/>
              <w:listItem w:displayText="No" w:value="No"/>
              <w:listItem w:displayText="N/A" w:value="N/A"/>
            </w:dropDownList>
          </w:sdtPr>
          <w:sdtEndPr/>
          <w:sdtContent>
            <w:tc>
              <w:tcPr>
                <w:tcW w:w="2220" w:type="dxa"/>
              </w:tcPr>
              <w:p w14:paraId="74274D76" w14:textId="63AB06F3" w:rsidR="001F0AFC" w:rsidRPr="00CA71A5" w:rsidRDefault="23FD89E2" w:rsidP="47D7C777">
                <w:pPr>
                  <w:spacing w:after="200" w:line="240" w:lineRule="auto"/>
                  <w:rPr>
                    <w:rFonts w:ascii="Arial" w:hAnsi="Arial" w:cs="Arial"/>
                    <w:b/>
                    <w:bCs/>
                    <w:lang w:val="en-CA"/>
                  </w:rPr>
                </w:pPr>
                <w:r w:rsidRPr="47D7C777">
                  <w:rPr>
                    <w:rFonts w:ascii="Arial" w:hAnsi="Arial" w:cs="Arial"/>
                    <w:lang w:val="en-CA"/>
                  </w:rPr>
                  <w:t>No</w:t>
                </w:r>
              </w:p>
            </w:tc>
          </w:sdtContent>
        </w:sdt>
        <w:tc>
          <w:tcPr>
            <w:tcW w:w="4866" w:type="dxa"/>
          </w:tcPr>
          <w:p w14:paraId="22D3AF7C" w14:textId="728B4B3A" w:rsidR="001F0AFC" w:rsidRDefault="3991C232" w:rsidP="00561B97">
            <w:pPr>
              <w:spacing w:after="200" w:line="240" w:lineRule="auto"/>
              <w:rPr>
                <w:rFonts w:ascii="Arial" w:hAnsi="Arial" w:cs="Arial"/>
              </w:rPr>
            </w:pPr>
            <w:r w:rsidRPr="6A3BE272">
              <w:rPr>
                <w:rFonts w:ascii="Arial" w:hAnsi="Arial" w:cs="Arial"/>
              </w:rPr>
              <w:t>EVA Chat will not directly create a new use</w:t>
            </w:r>
            <w:r w:rsidR="131BA20F" w:rsidRPr="6A3BE272">
              <w:rPr>
                <w:rFonts w:ascii="Arial" w:hAnsi="Arial" w:cs="Arial"/>
              </w:rPr>
              <w:t xml:space="preserve"> of personal information. New uses of personal information that may result from the input or use of personal information in EVA are the responsibility of the </w:t>
            </w:r>
            <w:r w:rsidR="131BA20F" w:rsidRPr="007725A3">
              <w:rPr>
                <w:rFonts w:ascii="Arial" w:hAnsi="Arial" w:cs="Arial"/>
              </w:rPr>
              <w:t>user.</w:t>
            </w:r>
            <w:ins w:id="167" w:author="Hodgson, Rachel R [NC]" w:date="2025-09-25T13:39:00Z" w16du:dateUtc="2025-09-25T17:39:00Z">
              <w:r w:rsidR="007725A3" w:rsidRPr="007725A3">
                <w:rPr>
                  <w:rFonts w:ascii="Arial" w:eastAsia="Times New Roman" w:hAnsi="Arial" w:cs="Arial"/>
                  <w:sz w:val="20"/>
                  <w:szCs w:val="20"/>
                  <w:lang w:eastAsia="en-CA"/>
                  <w:rPrChange w:id="168" w:author="Hodgson, Rachel R [NC]" w:date="2025-09-25T13:39:00Z" w16du:dateUtc="2025-09-25T17:39:00Z">
                    <w:rPr>
                      <w:rFonts w:ascii="Arial" w:eastAsia="Times New Roman" w:hAnsi="Arial" w:cs="Arial"/>
                      <w:b/>
                      <w:bCs/>
                      <w:sz w:val="20"/>
                      <w:szCs w:val="20"/>
                      <w:highlight w:val="yellow"/>
                      <w:lang w:eastAsia="en-CA"/>
                    </w:rPr>
                  </w:rPrChange>
                </w:rPr>
                <w:t xml:space="preserve"> </w:t>
              </w:r>
              <w:r w:rsidR="007725A3" w:rsidRPr="007725A3">
                <w:rPr>
                  <w:rFonts w:ascii="Arial" w:hAnsi="Arial" w:cs="Arial"/>
                  <w:rPrChange w:id="169" w:author="Hodgson, Rachel R [NC]" w:date="2025-09-25T13:39:00Z" w16du:dateUtc="2025-09-25T17:39:00Z">
                    <w:rPr>
                      <w:rFonts w:ascii="Arial" w:eastAsia="Times New Roman" w:hAnsi="Arial" w:cs="Arial"/>
                      <w:b/>
                      <w:bCs/>
                      <w:sz w:val="20"/>
                      <w:szCs w:val="20"/>
                      <w:highlight w:val="yellow"/>
                      <w:lang w:eastAsia="en-CA"/>
                    </w:rPr>
                  </w:rPrChange>
                </w:rPr>
                <w:t>as prescribed by their program, project or activity</w:t>
              </w:r>
              <w:r w:rsidR="007725A3" w:rsidRPr="007725A3">
                <w:rPr>
                  <w:rFonts w:ascii="Arial" w:hAnsi="Arial" w:cs="Arial"/>
                  <w:rPrChange w:id="170" w:author="Hodgson, Rachel R [NC]" w:date="2025-09-25T13:39:00Z" w16du:dateUtc="2025-09-25T17:39:00Z">
                    <w:rPr>
                      <w:rFonts w:ascii="Arial" w:eastAsia="Times New Roman" w:hAnsi="Arial" w:cs="Arial"/>
                      <w:sz w:val="20"/>
                      <w:szCs w:val="20"/>
                      <w:highlight w:val="yellow"/>
                      <w:lang w:eastAsia="en-CA"/>
                    </w:rPr>
                  </w:rPrChange>
                </w:rPr>
                <w:t>.</w:t>
              </w:r>
            </w:ins>
          </w:p>
          <w:p w14:paraId="2DFFF18E" w14:textId="7F7EC8D6" w:rsidR="001F0AFC" w:rsidRPr="00CA71A5" w:rsidRDefault="001F0AFC" w:rsidP="00561B97">
            <w:pPr>
              <w:spacing w:after="200" w:line="240" w:lineRule="auto"/>
              <w:rPr>
                <w:rFonts w:ascii="Arial" w:hAnsi="Arial" w:cs="Arial"/>
                <w:lang w:val="en-CA"/>
              </w:rPr>
            </w:pPr>
          </w:p>
        </w:tc>
        <w:tc>
          <w:tcPr>
            <w:tcW w:w="6809" w:type="dxa"/>
          </w:tcPr>
          <w:p w14:paraId="4EE28F54" w14:textId="56809DAB" w:rsidR="001F0AFC" w:rsidRPr="00CA71A5" w:rsidRDefault="23603636" w:rsidP="00561B97">
            <w:pPr>
              <w:spacing w:after="200" w:line="240" w:lineRule="auto"/>
              <w:rPr>
                <w:rFonts w:ascii="Arial" w:hAnsi="Arial" w:cs="Arial"/>
                <w:highlight w:val="yellow"/>
                <w:lang w:val="en-CA"/>
              </w:rPr>
            </w:pPr>
            <w:r w:rsidRPr="017ACD20">
              <w:rPr>
                <w:rFonts w:ascii="Arial" w:eastAsia="Arial" w:hAnsi="Arial" w:cs="Arial"/>
              </w:rPr>
              <w:t>There is no specific, described new use of personal information</w:t>
            </w:r>
            <w:ins w:id="171" w:author="Hodgson, Rachel R [NC]" w:date="2025-09-23T13:17:00Z">
              <w:r w:rsidR="3CE70CD2" w:rsidRPr="017ACD20">
                <w:rPr>
                  <w:rFonts w:ascii="Arial" w:eastAsia="Arial" w:hAnsi="Arial" w:cs="Arial"/>
                </w:rPr>
                <w:t xml:space="preserve"> in </w:t>
              </w:r>
            </w:ins>
            <w:ins w:id="172" w:author="Hodgson, Rachel R [NC]" w:date="2025-09-25T13:35:00Z" w16du:dateUtc="2025-09-25T17:35:00Z">
              <w:r w:rsidR="004A3498">
                <w:rPr>
                  <w:rFonts w:ascii="Arial" w:eastAsia="Arial" w:hAnsi="Arial" w:cs="Arial"/>
                </w:rPr>
                <w:t xml:space="preserve">the use of </w:t>
              </w:r>
            </w:ins>
            <w:ins w:id="173" w:author="Hodgson, Rachel R [NC]" w:date="2025-09-23T13:17:00Z">
              <w:r w:rsidR="3CE70CD2" w:rsidRPr="017ACD20">
                <w:rPr>
                  <w:rFonts w:ascii="Arial" w:eastAsia="Arial" w:hAnsi="Arial" w:cs="Arial"/>
                </w:rPr>
                <w:t>in</w:t>
              </w:r>
              <w:r w:rsidR="2E23843C" w:rsidRPr="017ACD20">
                <w:rPr>
                  <w:rFonts w:ascii="Arial" w:eastAsia="Arial" w:hAnsi="Arial" w:cs="Arial"/>
                </w:rPr>
                <w:t xml:space="preserve">put data and </w:t>
              </w:r>
            </w:ins>
            <w:ins w:id="174" w:author="Hodgson, Rachel R [NC]" w:date="2025-09-25T13:35:00Z" w16du:dateUtc="2025-09-25T17:35:00Z">
              <w:r w:rsidR="00260307">
                <w:rPr>
                  <w:rFonts w:ascii="Arial" w:eastAsia="Arial" w:hAnsi="Arial" w:cs="Arial"/>
                </w:rPr>
                <w:t xml:space="preserve">its entry </w:t>
              </w:r>
            </w:ins>
            <w:del w:id="175" w:author="Hodgson, Rachel R [NC]" w:date="2025-09-25T13:34:00Z" w16du:dateUtc="2025-09-25T17:34:00Z">
              <w:r w:rsidRPr="017ACD20" w:rsidDel="00CE22AF">
                <w:rPr>
                  <w:rFonts w:ascii="Arial" w:eastAsia="Arial" w:hAnsi="Arial" w:cs="Arial"/>
                </w:rPr>
                <w:delText xml:space="preserve"> for </w:delText>
              </w:r>
            </w:del>
            <w:del w:id="176" w:author="Hodgson, Rachel R [NC]" w:date="2025-09-23T13:17:00Z">
              <w:r w:rsidR="033592F9" w:rsidRPr="017ACD20" w:rsidDel="23603636">
                <w:rPr>
                  <w:rFonts w:ascii="Arial" w:eastAsia="Arial" w:hAnsi="Arial" w:cs="Arial"/>
                </w:rPr>
                <w:delText xml:space="preserve">users’ </w:delText>
              </w:r>
            </w:del>
            <w:del w:id="177" w:author="Hodgson, Rachel R [NC]" w:date="2025-09-25T13:34:00Z" w16du:dateUtc="2025-09-25T17:34:00Z">
              <w:r w:rsidRPr="017ACD20" w:rsidDel="00CE22AF">
                <w:rPr>
                  <w:rFonts w:ascii="Arial" w:eastAsia="Arial" w:hAnsi="Arial" w:cs="Arial"/>
                </w:rPr>
                <w:delText xml:space="preserve">input, </w:delText>
              </w:r>
            </w:del>
            <w:del w:id="178" w:author="Hodgson, Rachel R [NC]" w:date="2025-09-25T13:35:00Z" w16du:dateUtc="2025-09-25T17:35:00Z">
              <w:r w:rsidRPr="017ACD20" w:rsidDel="004A3498">
                <w:rPr>
                  <w:rFonts w:ascii="Arial" w:eastAsia="Arial" w:hAnsi="Arial" w:cs="Arial"/>
                </w:rPr>
                <w:delText>use</w:delText>
              </w:r>
              <w:r w:rsidRPr="017ACD20" w:rsidDel="00260307">
                <w:rPr>
                  <w:rFonts w:ascii="Arial" w:eastAsia="Arial" w:hAnsi="Arial" w:cs="Arial"/>
                </w:rPr>
                <w:delText xml:space="preserve"> </w:delText>
              </w:r>
            </w:del>
            <w:r w:rsidRPr="017ACD20">
              <w:rPr>
                <w:rFonts w:ascii="Arial" w:eastAsia="Arial" w:hAnsi="Arial" w:cs="Arial"/>
              </w:rPr>
              <w:t xml:space="preserve">or upload in EVA Chat. However, users may intentionally or unintentionally create new uses of personal information through their interaction with the tool. As an example, in TBS’s </w:t>
            </w:r>
            <w:r w:rsidRPr="017ACD20">
              <w:rPr>
                <w:rFonts w:ascii="Arial" w:eastAsia="Arial" w:hAnsi="Arial" w:cs="Arial"/>
                <w:i/>
                <w:iCs/>
              </w:rPr>
              <w:t>Guide on the use of generative artificial intelligence</w:t>
            </w:r>
            <w:r w:rsidRPr="017ACD20">
              <w:rPr>
                <w:rFonts w:ascii="Arial" w:eastAsia="Arial" w:hAnsi="Arial" w:cs="Arial"/>
              </w:rPr>
              <w:t xml:space="preserve"> it states “…a summary of an application for a service or benefit produced by a generative AI tool could constitute new personal information”. New uses of personal information are the responsibility of the employee as a user and the senior executives or officials who bear accountability for the program or activity. </w:t>
            </w:r>
            <w:r w:rsidRPr="017ACD20">
              <w:rPr>
                <w:rFonts w:ascii="Arial" w:eastAsia="Arial" w:hAnsi="Arial" w:cs="Arial"/>
              </w:rPr>
              <w:lastRenderedPageBreak/>
              <w:t>Without adequate, mandatory training there are risks that users may not understand limits on the use of personal information in the EVA Chat and may not recognize when they have created a new use of personal information. See section 1, question 1 for first identification of these risks.</w:t>
            </w:r>
            <w:r w:rsidR="3F95EE54" w:rsidRPr="017ACD20">
              <w:rPr>
                <w:rFonts w:ascii="Arial" w:eastAsia="Arial" w:hAnsi="Arial" w:cs="Arial"/>
                <w:strike/>
              </w:rPr>
              <w:t xml:space="preserve"> </w:t>
            </w:r>
          </w:p>
        </w:tc>
      </w:tr>
      <w:tr w:rsidR="001F0AFC" w:rsidRPr="000B4A42" w14:paraId="01AC2E95" w14:textId="77777777" w:rsidTr="017ACD20">
        <w:trPr>
          <w:trHeight w:val="300"/>
        </w:trPr>
        <w:tc>
          <w:tcPr>
            <w:tcW w:w="3681" w:type="dxa"/>
          </w:tcPr>
          <w:p w14:paraId="20C350D5" w14:textId="77777777" w:rsidR="001F0AFC" w:rsidRPr="00936642" w:rsidRDefault="001F0AFC" w:rsidP="00DF49EE">
            <w:pPr>
              <w:pStyle w:val="ListParagraph"/>
              <w:numPr>
                <w:ilvl w:val="1"/>
                <w:numId w:val="11"/>
              </w:numPr>
              <w:spacing w:after="200" w:line="240" w:lineRule="auto"/>
              <w:rPr>
                <w:rFonts w:ascii="Arial" w:hAnsi="Arial" w:cs="Arial"/>
              </w:rPr>
            </w:pPr>
            <w:r w:rsidRPr="00936642">
              <w:rPr>
                <w:rFonts w:ascii="Arial" w:hAnsi="Arial" w:cs="Arial"/>
              </w:rPr>
              <w:lastRenderedPageBreak/>
              <w:t>If yes, could individuals reasonably expect their information to be used for that new purpose?</w:t>
            </w:r>
          </w:p>
        </w:tc>
        <w:sdt>
          <w:sdtPr>
            <w:rPr>
              <w:rFonts w:ascii="Arial" w:hAnsi="Arial" w:cs="Arial"/>
              <w:lang w:val="en-CA"/>
            </w:rPr>
            <w:id w:val="1127200162"/>
            <w:placeholder>
              <w:docPart w:val="CDEEFE510CD74ECDB81CA7DF297F86C3"/>
            </w:placeholder>
            <w:dropDownList>
              <w:listItem w:value="Choose an item."/>
              <w:listItem w:displayText="Yes" w:value="Yes"/>
              <w:listItem w:displayText="No" w:value="No"/>
              <w:listItem w:displayText="N/A" w:value="N/A"/>
            </w:dropDownList>
          </w:sdtPr>
          <w:sdtEndPr/>
          <w:sdtContent>
            <w:tc>
              <w:tcPr>
                <w:tcW w:w="2220" w:type="dxa"/>
              </w:tcPr>
              <w:p w14:paraId="0000C796" w14:textId="185CB238" w:rsidR="001F0AFC" w:rsidRPr="00CA71A5" w:rsidRDefault="007E2ADD" w:rsidP="00561B97">
                <w:pPr>
                  <w:spacing w:after="200" w:line="240" w:lineRule="auto"/>
                  <w:rPr>
                    <w:rFonts w:ascii="Arial" w:hAnsi="Arial" w:cs="Arial"/>
                    <w:lang w:val="en-CA"/>
                  </w:rPr>
                </w:pPr>
                <w:r>
                  <w:rPr>
                    <w:rFonts w:ascii="Arial" w:hAnsi="Arial" w:cs="Arial"/>
                    <w:lang w:val="en-CA"/>
                  </w:rPr>
                  <w:t>N/A</w:t>
                </w:r>
              </w:p>
            </w:tc>
          </w:sdtContent>
        </w:sdt>
        <w:tc>
          <w:tcPr>
            <w:tcW w:w="4866" w:type="dxa"/>
          </w:tcPr>
          <w:p w14:paraId="38F56E8E" w14:textId="0ED7B01A" w:rsidR="001F0AFC" w:rsidRPr="00DF5D9F" w:rsidRDefault="00DE2C2C" w:rsidP="00561B97">
            <w:pPr>
              <w:spacing w:after="200" w:line="240" w:lineRule="auto"/>
              <w:rPr>
                <w:rFonts w:ascii="Arial" w:hAnsi="Arial" w:cs="Arial"/>
              </w:rPr>
            </w:pPr>
            <w:r>
              <w:rPr>
                <w:rFonts w:ascii="Arial" w:hAnsi="Arial" w:cs="Arial"/>
              </w:rPr>
              <w:t>N/A</w:t>
            </w:r>
          </w:p>
        </w:tc>
        <w:tc>
          <w:tcPr>
            <w:tcW w:w="6809" w:type="dxa"/>
          </w:tcPr>
          <w:p w14:paraId="3A9F05BE" w14:textId="6BA8A444" w:rsidR="001F0AFC" w:rsidRPr="00CA71A5" w:rsidRDefault="00DE2C2C" w:rsidP="00561B97">
            <w:pPr>
              <w:spacing w:after="200" w:line="240" w:lineRule="auto"/>
              <w:rPr>
                <w:rFonts w:ascii="Arial" w:hAnsi="Arial" w:cs="Arial"/>
                <w:highlight w:val="yellow"/>
                <w:lang w:val="en-CA"/>
              </w:rPr>
            </w:pPr>
            <w:r w:rsidRPr="00DE2C2C">
              <w:rPr>
                <w:rFonts w:ascii="Arial" w:hAnsi="Arial" w:cs="Arial"/>
                <w:lang w:val="en-CA"/>
              </w:rPr>
              <w:t>N/A</w:t>
            </w:r>
          </w:p>
        </w:tc>
      </w:tr>
      <w:tr w:rsidR="001F0AFC" w:rsidRPr="000B4A42" w14:paraId="25B29D2B" w14:textId="77777777" w:rsidTr="017ACD20">
        <w:trPr>
          <w:trHeight w:val="300"/>
        </w:trPr>
        <w:tc>
          <w:tcPr>
            <w:tcW w:w="3681" w:type="dxa"/>
          </w:tcPr>
          <w:p w14:paraId="4583B477" w14:textId="77777777" w:rsidR="001F0AFC" w:rsidRPr="00025392" w:rsidRDefault="001F0AFC" w:rsidP="00DF49EE">
            <w:pPr>
              <w:pStyle w:val="ListParagraph"/>
              <w:numPr>
                <w:ilvl w:val="0"/>
                <w:numId w:val="11"/>
              </w:numPr>
              <w:spacing w:after="200" w:line="240" w:lineRule="auto"/>
              <w:rPr>
                <w:rFonts w:ascii="Arial" w:hAnsi="Arial" w:cs="Arial"/>
              </w:rPr>
            </w:pPr>
            <w:r>
              <w:rPr>
                <w:rFonts w:ascii="Arial" w:hAnsi="Arial" w:cs="Arial"/>
              </w:rPr>
              <w:t xml:space="preserve">Will </w:t>
            </w:r>
            <w:r w:rsidRPr="00936642">
              <w:rPr>
                <w:rFonts w:ascii="Arial" w:hAnsi="Arial" w:cs="Arial"/>
              </w:rPr>
              <w:t xml:space="preserve">the personal information be used in a way that involves </w:t>
            </w:r>
            <w:r w:rsidRPr="00287F8F">
              <w:rPr>
                <w:rFonts w:ascii="Arial" w:hAnsi="Arial" w:cs="Arial"/>
              </w:rPr>
              <w:t xml:space="preserve">technology that </w:t>
            </w:r>
            <w:r w:rsidRPr="00366E99">
              <w:rPr>
                <w:rFonts w:ascii="Arial" w:hAnsi="Arial" w:cs="Arial"/>
              </w:rPr>
              <w:t>either assists or replaces the judgment of human decision makers?</w:t>
            </w:r>
            <w:r w:rsidRPr="00936642">
              <w:rPr>
                <w:rFonts w:ascii="Arial" w:hAnsi="Arial" w:cs="Arial"/>
              </w:rPr>
              <w:t xml:space="preserve"> An example is a system, tool or statistical model that makes an administrative decision or a related assessment about a client, with or without human review.</w:t>
            </w:r>
          </w:p>
        </w:tc>
        <w:sdt>
          <w:sdtPr>
            <w:rPr>
              <w:rFonts w:ascii="Arial" w:hAnsi="Arial" w:cs="Arial"/>
              <w:lang w:val="en-CA"/>
            </w:rPr>
            <w:id w:val="107706221"/>
            <w:placeholder>
              <w:docPart w:val="403A2667181E4DD19E9DD2D91DB31020"/>
            </w:placeholder>
            <w:dropDownList>
              <w:listItem w:value="Choose an item."/>
              <w:listItem w:displayText="Yes" w:value="Yes"/>
              <w:listItem w:displayText="No" w:value="No"/>
              <w:listItem w:displayText="N/A" w:value="N/A"/>
            </w:dropDownList>
          </w:sdtPr>
          <w:sdtEndPr/>
          <w:sdtContent>
            <w:tc>
              <w:tcPr>
                <w:tcW w:w="2220" w:type="dxa"/>
              </w:tcPr>
              <w:p w14:paraId="68AF04C2" w14:textId="70FF2A5F" w:rsidR="001F0AFC" w:rsidRPr="00CA71A5" w:rsidRDefault="00D55C6B" w:rsidP="00561B97">
                <w:pPr>
                  <w:spacing w:after="200" w:line="240" w:lineRule="auto"/>
                  <w:rPr>
                    <w:rFonts w:ascii="Arial" w:hAnsi="Arial" w:cs="Arial"/>
                    <w:lang w:val="en-CA"/>
                  </w:rPr>
                </w:pPr>
                <w:r w:rsidRPr="7689C739">
                  <w:rPr>
                    <w:rFonts w:ascii="Arial" w:hAnsi="Arial" w:cs="Arial"/>
                    <w:lang w:val="en-CA"/>
                  </w:rPr>
                  <w:t>Yes</w:t>
                </w:r>
              </w:p>
            </w:tc>
          </w:sdtContent>
        </w:sdt>
        <w:tc>
          <w:tcPr>
            <w:tcW w:w="4866" w:type="dxa"/>
          </w:tcPr>
          <w:p w14:paraId="6075B015" w14:textId="53A8A959" w:rsidR="6A3E5F36" w:rsidRPr="006A1273" w:rsidRDefault="7DB1C3A0" w:rsidP="062BCBB7">
            <w:pPr>
              <w:spacing w:after="200" w:line="240" w:lineRule="auto"/>
              <w:rPr>
                <w:rFonts w:ascii="Arial" w:hAnsi="Arial" w:cs="Arial"/>
                <w:lang w:val="en-CA"/>
              </w:rPr>
            </w:pPr>
            <w:r w:rsidRPr="006A1273">
              <w:rPr>
                <w:rFonts w:ascii="Arial" w:hAnsi="Arial" w:cs="Arial"/>
                <w:lang w:val="en-CA"/>
              </w:rPr>
              <w:t xml:space="preserve">EVA </w:t>
            </w:r>
            <w:r w:rsidR="7DA99F6D" w:rsidRPr="006A1273">
              <w:rPr>
                <w:rFonts w:ascii="Arial" w:hAnsi="Arial" w:cs="Arial"/>
                <w:lang w:val="en-CA"/>
              </w:rPr>
              <w:t xml:space="preserve">allows </w:t>
            </w:r>
            <w:r w:rsidR="7452D5B3" w:rsidRPr="006A1273">
              <w:rPr>
                <w:rFonts w:ascii="Arial" w:hAnsi="Arial" w:cs="Arial"/>
                <w:lang w:val="en-CA"/>
              </w:rPr>
              <w:t xml:space="preserve">a user </w:t>
            </w:r>
            <w:r w:rsidR="7DA99F6D" w:rsidRPr="006A1273">
              <w:rPr>
                <w:rFonts w:ascii="Arial" w:hAnsi="Arial" w:cs="Arial"/>
                <w:lang w:val="en-CA"/>
              </w:rPr>
              <w:t xml:space="preserve">to hold </w:t>
            </w:r>
            <w:r w:rsidR="005A15FF" w:rsidRPr="006A1273">
              <w:rPr>
                <w:rFonts w:ascii="Arial" w:hAnsi="Arial" w:cs="Arial"/>
                <w:lang w:val="en-CA"/>
              </w:rPr>
              <w:t>a ‘</w:t>
            </w:r>
            <w:r w:rsidR="7DA99F6D" w:rsidRPr="006A1273">
              <w:rPr>
                <w:rFonts w:ascii="Arial" w:hAnsi="Arial" w:cs="Arial"/>
                <w:lang w:val="en-CA"/>
              </w:rPr>
              <w:t>conversation</w:t>
            </w:r>
            <w:r w:rsidR="005A15FF" w:rsidRPr="006A1273">
              <w:rPr>
                <w:rFonts w:ascii="Arial" w:hAnsi="Arial" w:cs="Arial"/>
                <w:lang w:val="en-CA"/>
              </w:rPr>
              <w:t>’ with the tool. EVA</w:t>
            </w:r>
            <w:r w:rsidR="3264BA2B" w:rsidRPr="006A1273">
              <w:rPr>
                <w:rFonts w:ascii="Arial" w:hAnsi="Arial" w:cs="Arial"/>
                <w:lang w:val="en-CA"/>
              </w:rPr>
              <w:t xml:space="preserve"> will</w:t>
            </w:r>
            <w:r w:rsidR="7DA99F6D" w:rsidRPr="006A1273">
              <w:rPr>
                <w:rFonts w:ascii="Arial" w:hAnsi="Arial" w:cs="Arial"/>
                <w:lang w:val="en-CA"/>
              </w:rPr>
              <w:t xml:space="preserve"> answer questions</w:t>
            </w:r>
            <w:r w:rsidR="005A15FF" w:rsidRPr="006A1273">
              <w:rPr>
                <w:rFonts w:ascii="Arial" w:hAnsi="Arial" w:cs="Arial"/>
                <w:lang w:val="en-CA"/>
              </w:rPr>
              <w:t xml:space="preserve"> and reach conclusions using uploaded or typed input for </w:t>
            </w:r>
            <w:r w:rsidR="00BC0F21" w:rsidRPr="006A1273">
              <w:rPr>
                <w:rFonts w:ascii="Arial" w:hAnsi="Arial" w:cs="Arial"/>
                <w:lang w:val="en-CA"/>
              </w:rPr>
              <w:t>context</w:t>
            </w:r>
            <w:r w:rsidR="7DA99F6D" w:rsidRPr="006A1273">
              <w:rPr>
                <w:rFonts w:ascii="Arial" w:hAnsi="Arial" w:cs="Arial"/>
                <w:lang w:val="en-CA"/>
              </w:rPr>
              <w:t xml:space="preserve">. It can generate different creative formats, format </w:t>
            </w:r>
            <w:r w:rsidR="744C09D5" w:rsidRPr="006A1273">
              <w:rPr>
                <w:rFonts w:ascii="Arial" w:hAnsi="Arial" w:cs="Arial"/>
                <w:lang w:val="en-CA"/>
              </w:rPr>
              <w:t>emails</w:t>
            </w:r>
            <w:r w:rsidR="7DA99F6D" w:rsidRPr="006A1273">
              <w:rPr>
                <w:rFonts w:ascii="Arial" w:hAnsi="Arial" w:cs="Arial"/>
                <w:lang w:val="en-CA"/>
              </w:rPr>
              <w:t xml:space="preserve">, </w:t>
            </w:r>
            <w:r w:rsidR="084F4F64" w:rsidRPr="006A1273">
              <w:rPr>
                <w:rFonts w:ascii="Arial" w:hAnsi="Arial" w:cs="Arial"/>
                <w:lang w:val="en-CA"/>
              </w:rPr>
              <w:t>summarize documents etc</w:t>
            </w:r>
            <w:r w:rsidR="09F859AA" w:rsidRPr="006A1273">
              <w:rPr>
                <w:rFonts w:ascii="Arial" w:hAnsi="Arial" w:cs="Arial"/>
                <w:lang w:val="en-CA"/>
              </w:rPr>
              <w:t>.</w:t>
            </w:r>
            <w:r w:rsidR="435F7951" w:rsidRPr="006A1273">
              <w:rPr>
                <w:rFonts w:ascii="Arial" w:hAnsi="Arial" w:cs="Arial"/>
                <w:lang w:val="en-CA"/>
              </w:rPr>
              <w:t xml:space="preserve"> It does not automate process</w:t>
            </w:r>
            <w:r w:rsidR="42846191" w:rsidRPr="006A1273">
              <w:rPr>
                <w:rFonts w:ascii="Arial" w:hAnsi="Arial" w:cs="Arial"/>
                <w:lang w:val="en-CA"/>
              </w:rPr>
              <w:t>es</w:t>
            </w:r>
            <w:r w:rsidR="435F7951" w:rsidRPr="006A1273">
              <w:rPr>
                <w:rFonts w:ascii="Arial" w:hAnsi="Arial" w:cs="Arial"/>
                <w:lang w:val="en-CA"/>
              </w:rPr>
              <w:t xml:space="preserve"> or execute any scripts or program</w:t>
            </w:r>
            <w:r w:rsidR="3885E95F" w:rsidRPr="006A1273">
              <w:rPr>
                <w:rFonts w:ascii="Arial" w:hAnsi="Arial" w:cs="Arial"/>
                <w:lang w:val="en-CA"/>
              </w:rPr>
              <w:t>s</w:t>
            </w:r>
            <w:r w:rsidR="435F7951" w:rsidRPr="006A1273">
              <w:rPr>
                <w:rFonts w:ascii="Arial" w:hAnsi="Arial" w:cs="Arial"/>
                <w:lang w:val="en-CA"/>
              </w:rPr>
              <w:t>.</w:t>
            </w:r>
            <w:r w:rsidR="084F4F64" w:rsidRPr="006A1273">
              <w:rPr>
                <w:rFonts w:ascii="Arial" w:hAnsi="Arial" w:cs="Arial"/>
                <w:lang w:val="en-CA"/>
              </w:rPr>
              <w:t xml:space="preserve"> </w:t>
            </w:r>
          </w:p>
          <w:p w14:paraId="55B23C8B" w14:textId="109BF20E" w:rsidR="762C0E55" w:rsidRPr="006A1273" w:rsidRDefault="762C0E55" w:rsidP="062BCBB7">
            <w:pPr>
              <w:spacing w:after="200" w:line="240" w:lineRule="auto"/>
              <w:rPr>
                <w:rFonts w:ascii="Arial" w:eastAsia="Arial" w:hAnsi="Arial" w:cs="Arial"/>
                <w:lang w:val="en-CA"/>
              </w:rPr>
            </w:pPr>
            <w:r w:rsidRPr="006A1273">
              <w:rPr>
                <w:rFonts w:ascii="Arial" w:eastAsia="Arial" w:hAnsi="Arial" w:cs="Arial"/>
                <w:lang w:val="en-CA"/>
              </w:rPr>
              <w:t xml:space="preserve">EVA </w:t>
            </w:r>
            <w:r w:rsidR="0000280B" w:rsidRPr="006A1273">
              <w:rPr>
                <w:rFonts w:ascii="Arial" w:eastAsia="Arial" w:hAnsi="Arial" w:cs="Arial"/>
                <w:lang w:val="en-CA"/>
              </w:rPr>
              <w:t xml:space="preserve">does not </w:t>
            </w:r>
            <w:r w:rsidR="002965CF" w:rsidRPr="006A1273">
              <w:rPr>
                <w:rFonts w:ascii="Arial" w:eastAsia="Arial" w:hAnsi="Arial" w:cs="Arial"/>
                <w:lang w:val="en-CA"/>
              </w:rPr>
              <w:t xml:space="preserve">independently make </w:t>
            </w:r>
            <w:r w:rsidRPr="006A1273">
              <w:rPr>
                <w:rFonts w:ascii="Arial" w:eastAsia="Arial" w:hAnsi="Arial" w:cs="Arial"/>
                <w:lang w:val="en-CA"/>
              </w:rPr>
              <w:t>administrative decisions</w:t>
            </w:r>
            <w:r w:rsidR="07A004E3" w:rsidRPr="006A1273">
              <w:rPr>
                <w:rFonts w:ascii="Arial" w:eastAsia="Arial" w:hAnsi="Arial" w:cs="Arial"/>
                <w:lang w:val="en-CA"/>
              </w:rPr>
              <w:t>.</w:t>
            </w:r>
            <w:r w:rsidRPr="006A1273">
              <w:rPr>
                <w:rFonts w:ascii="Arial" w:eastAsia="Arial" w:hAnsi="Arial" w:cs="Arial"/>
                <w:lang w:val="en-CA"/>
              </w:rPr>
              <w:t xml:space="preserve"> EVA supports informed decision-making by providing relevant information, analysing data and trends, outlining the pros and cons of different options, offering scenarios for consideration, and summarizing research findings to help evaluate options effectively.</w:t>
            </w:r>
            <w:r w:rsidR="00C95042" w:rsidRPr="006A1273">
              <w:rPr>
                <w:rFonts w:ascii="Arial" w:eastAsia="Arial" w:hAnsi="Arial" w:cs="Arial"/>
                <w:lang w:val="en-CA"/>
              </w:rPr>
              <w:t xml:space="preserve"> The onus to not use EVA to make or assist</w:t>
            </w:r>
            <w:r w:rsidR="000A23D6" w:rsidRPr="006A1273">
              <w:rPr>
                <w:rFonts w:ascii="Arial" w:eastAsia="Arial" w:hAnsi="Arial" w:cs="Arial"/>
                <w:lang w:val="en-CA"/>
              </w:rPr>
              <w:t xml:space="preserve"> with </w:t>
            </w:r>
            <w:r w:rsidR="00C95042" w:rsidRPr="006A1273">
              <w:rPr>
                <w:rFonts w:ascii="Arial" w:eastAsia="Arial" w:hAnsi="Arial" w:cs="Arial"/>
                <w:lang w:val="en-CA"/>
              </w:rPr>
              <w:t xml:space="preserve">administrative decisions lies with the user. </w:t>
            </w:r>
          </w:p>
          <w:p w14:paraId="19B64731" w14:textId="043A700C" w:rsidR="001F0AFC" w:rsidRPr="006A1273" w:rsidRDefault="7D26B86F" w:rsidP="00561B97">
            <w:pPr>
              <w:spacing w:after="200" w:line="240" w:lineRule="auto"/>
              <w:rPr>
                <w:rFonts w:ascii="Arial" w:eastAsia="Calibri" w:hAnsi="Arial" w:cs="Arial"/>
                <w:lang w:val="en-CA"/>
              </w:rPr>
            </w:pPr>
            <w:r w:rsidRPr="006A1273">
              <w:rPr>
                <w:rFonts w:ascii="Arial" w:eastAsia="Calibri" w:hAnsi="Arial" w:cs="Arial"/>
                <w:lang w:val="en-CA"/>
              </w:rPr>
              <w:t xml:space="preserve">Several </w:t>
            </w:r>
            <w:r w:rsidR="4B51AE5C" w:rsidRPr="006A1273">
              <w:rPr>
                <w:rFonts w:ascii="Arial" w:eastAsia="Calibri" w:hAnsi="Arial" w:cs="Arial"/>
                <w:lang w:val="en-CA"/>
              </w:rPr>
              <w:t>initiatives have been implemented to</w:t>
            </w:r>
            <w:r w:rsidRPr="006A1273">
              <w:rPr>
                <w:rFonts w:ascii="Arial" w:eastAsia="Calibri" w:hAnsi="Arial" w:cs="Arial"/>
                <w:lang w:val="en-CA"/>
              </w:rPr>
              <w:t xml:space="preserve"> </w:t>
            </w:r>
            <w:r w:rsidR="1DD2FB4C" w:rsidRPr="006A1273">
              <w:rPr>
                <w:rFonts w:ascii="Arial" w:eastAsia="Calibri" w:hAnsi="Arial" w:cs="Arial"/>
                <w:lang w:val="en-CA"/>
              </w:rPr>
              <w:t>ensure users understand the appropriate use of EVA and the importance of human oversight</w:t>
            </w:r>
            <w:r w:rsidR="349D2171" w:rsidRPr="006A1273">
              <w:rPr>
                <w:rFonts w:ascii="Arial" w:eastAsia="Calibri" w:hAnsi="Arial" w:cs="Arial"/>
                <w:lang w:val="en-CA"/>
              </w:rPr>
              <w:t>.</w:t>
            </w:r>
            <w:r w:rsidR="1B2B446B" w:rsidRPr="006A1273">
              <w:rPr>
                <w:rFonts w:ascii="Arial" w:eastAsia="Calibri" w:hAnsi="Arial" w:cs="Arial"/>
                <w:lang w:val="en-CA"/>
              </w:rPr>
              <w:t xml:space="preserve"> </w:t>
            </w:r>
            <w:r w:rsidR="349D2171" w:rsidRPr="006A1273">
              <w:rPr>
                <w:rFonts w:ascii="Arial" w:eastAsia="Calibri" w:hAnsi="Arial" w:cs="Arial"/>
                <w:lang w:val="en-CA"/>
              </w:rPr>
              <w:t>C</w:t>
            </w:r>
            <w:r w:rsidR="0193BFAC" w:rsidRPr="006A1273">
              <w:rPr>
                <w:rFonts w:ascii="Arial" w:eastAsia="Calibri" w:hAnsi="Arial" w:cs="Arial"/>
                <w:lang w:val="en-CA"/>
              </w:rPr>
              <w:t>lear</w:t>
            </w:r>
            <w:r w:rsidR="1DD2FB4C" w:rsidRPr="006A1273">
              <w:rPr>
                <w:rFonts w:ascii="Arial" w:eastAsia="Calibri" w:hAnsi="Arial" w:cs="Arial"/>
                <w:lang w:val="en-CA"/>
              </w:rPr>
              <w:t xml:space="preserve"> </w:t>
            </w:r>
            <w:r w:rsidR="4FBB4B30" w:rsidRPr="006A1273">
              <w:rPr>
                <w:rFonts w:ascii="Arial" w:eastAsia="Calibri" w:hAnsi="Arial" w:cs="Arial"/>
                <w:lang w:val="en-CA"/>
              </w:rPr>
              <w:t xml:space="preserve">Terms of </w:t>
            </w:r>
            <w:r w:rsidR="7B8B53F5" w:rsidRPr="006A1273">
              <w:rPr>
                <w:rFonts w:ascii="Arial" w:eastAsia="Calibri" w:hAnsi="Arial" w:cs="Arial"/>
                <w:lang w:val="en-CA"/>
              </w:rPr>
              <w:t>Use</w:t>
            </w:r>
            <w:r w:rsidR="1DD2FB4C" w:rsidRPr="006A1273">
              <w:rPr>
                <w:rFonts w:ascii="Arial" w:eastAsia="Calibri" w:hAnsi="Arial" w:cs="Arial"/>
                <w:lang w:val="en-CA"/>
              </w:rPr>
              <w:t xml:space="preserve"> </w:t>
            </w:r>
            <w:r w:rsidR="1B2B446B" w:rsidRPr="006A1273">
              <w:rPr>
                <w:rFonts w:ascii="Arial" w:eastAsia="Calibri" w:hAnsi="Arial" w:cs="Arial"/>
                <w:lang w:val="en-CA"/>
              </w:rPr>
              <w:t>outlin</w:t>
            </w:r>
            <w:r w:rsidR="0BF9339A" w:rsidRPr="006A1273">
              <w:rPr>
                <w:rFonts w:ascii="Arial" w:eastAsia="Calibri" w:hAnsi="Arial" w:cs="Arial"/>
                <w:lang w:val="en-CA"/>
              </w:rPr>
              <w:t>e</w:t>
            </w:r>
            <w:r w:rsidR="1DD2FB4C" w:rsidRPr="006A1273">
              <w:rPr>
                <w:rFonts w:ascii="Arial" w:eastAsia="Calibri" w:hAnsi="Arial" w:cs="Arial"/>
                <w:lang w:val="en-CA"/>
              </w:rPr>
              <w:t xml:space="preserve"> EVA's intended use </w:t>
            </w:r>
            <w:r w:rsidR="1DD2FB4C" w:rsidRPr="006A1273">
              <w:rPr>
                <w:rFonts w:ascii="Arial" w:eastAsia="Calibri" w:hAnsi="Arial" w:cs="Arial"/>
                <w:lang w:val="en-CA"/>
              </w:rPr>
              <w:lastRenderedPageBreak/>
              <w:t>and limitations</w:t>
            </w:r>
            <w:r w:rsidR="4A52B5F5" w:rsidRPr="006A1273">
              <w:rPr>
                <w:rFonts w:ascii="Arial" w:eastAsia="Calibri" w:hAnsi="Arial" w:cs="Arial"/>
                <w:lang w:val="en-CA"/>
              </w:rPr>
              <w:t xml:space="preserve">. </w:t>
            </w:r>
            <w:r w:rsidR="7A5741C0" w:rsidRPr="006A1273">
              <w:rPr>
                <w:rFonts w:ascii="Arial" w:eastAsia="Calibri" w:hAnsi="Arial" w:cs="Arial"/>
                <w:lang w:val="en-CA"/>
              </w:rPr>
              <w:t>A</w:t>
            </w:r>
            <w:r w:rsidR="61F5BFA0" w:rsidRPr="006A1273">
              <w:rPr>
                <w:rFonts w:ascii="Arial" w:eastAsia="Calibri" w:hAnsi="Arial" w:cs="Arial"/>
                <w:lang w:val="en-CA"/>
              </w:rPr>
              <w:t xml:space="preserve"> non-mandatory</w:t>
            </w:r>
            <w:r w:rsidR="7A5741C0" w:rsidRPr="006A1273">
              <w:rPr>
                <w:rFonts w:ascii="Arial" w:eastAsia="Calibri" w:hAnsi="Arial" w:cs="Arial"/>
                <w:lang w:val="en-CA"/>
              </w:rPr>
              <w:t xml:space="preserve"> course </w:t>
            </w:r>
            <w:r w:rsidR="61F5BFA0" w:rsidRPr="006A1273">
              <w:rPr>
                <w:rFonts w:ascii="Arial" w:eastAsia="Calibri" w:hAnsi="Arial" w:cs="Arial"/>
                <w:lang w:val="en-CA"/>
              </w:rPr>
              <w:t xml:space="preserve">on </w:t>
            </w:r>
            <w:r w:rsidR="51E6876D" w:rsidRPr="006A1273">
              <w:rPr>
                <w:rFonts w:ascii="Arial" w:eastAsia="Calibri" w:hAnsi="Arial" w:cs="Arial"/>
                <w:lang w:val="en-CA"/>
              </w:rPr>
              <w:t>EVA Chat and Microsoft Copilot</w:t>
            </w:r>
            <w:r w:rsidR="7D8EDB6C" w:rsidRPr="006A1273">
              <w:rPr>
                <w:rFonts w:ascii="Arial" w:eastAsia="Calibri" w:hAnsi="Arial" w:cs="Arial"/>
                <w:lang w:val="en-CA"/>
              </w:rPr>
              <w:t xml:space="preserve"> which speaks to effective usage and the necessity of human discretion</w:t>
            </w:r>
            <w:r w:rsidR="61E01ECE" w:rsidRPr="006A1273">
              <w:rPr>
                <w:rFonts w:ascii="Arial" w:eastAsia="Calibri" w:hAnsi="Arial" w:cs="Arial"/>
                <w:lang w:val="en-CA"/>
              </w:rPr>
              <w:t xml:space="preserve"> in decision-making</w:t>
            </w:r>
            <w:r w:rsidR="7D8EDB6C" w:rsidRPr="006A1273">
              <w:rPr>
                <w:rFonts w:ascii="Arial" w:eastAsia="Calibri" w:hAnsi="Arial" w:cs="Arial"/>
                <w:lang w:val="en-CA"/>
              </w:rPr>
              <w:t>,</w:t>
            </w:r>
            <w:r w:rsidR="43794D9E" w:rsidRPr="006A1273">
              <w:rPr>
                <w:rFonts w:ascii="Arial" w:eastAsia="Calibri" w:hAnsi="Arial" w:cs="Arial"/>
                <w:lang w:val="en-CA"/>
              </w:rPr>
              <w:t xml:space="preserve"> </w:t>
            </w:r>
            <w:r w:rsidR="450B80AD" w:rsidRPr="006A1273">
              <w:rPr>
                <w:rFonts w:ascii="Arial" w:eastAsia="Calibri" w:hAnsi="Arial" w:cs="Arial"/>
                <w:lang w:val="en-CA"/>
              </w:rPr>
              <w:t xml:space="preserve">is available. </w:t>
            </w:r>
            <w:r w:rsidR="21582931" w:rsidRPr="006A1273">
              <w:rPr>
                <w:rFonts w:ascii="Arial" w:eastAsia="Calibri" w:hAnsi="Arial" w:cs="Arial"/>
                <w:lang w:val="en-CA"/>
              </w:rPr>
              <w:t xml:space="preserve">Training on </w:t>
            </w:r>
            <w:r w:rsidR="0CE71547" w:rsidRPr="006A1273">
              <w:rPr>
                <w:rFonts w:ascii="Arial" w:eastAsia="Calibri" w:hAnsi="Arial" w:cs="Arial"/>
                <w:lang w:val="en-CA"/>
              </w:rPr>
              <w:t>Generative AI</w:t>
            </w:r>
            <w:r w:rsidR="21582931" w:rsidRPr="006A1273">
              <w:rPr>
                <w:rFonts w:ascii="Arial" w:eastAsia="Calibri" w:hAnsi="Arial" w:cs="Arial"/>
                <w:lang w:val="en-CA"/>
              </w:rPr>
              <w:t>, including EVA Chat, is pla</w:t>
            </w:r>
            <w:r w:rsidR="43C26D54" w:rsidRPr="006A1273">
              <w:rPr>
                <w:rFonts w:ascii="Arial" w:eastAsia="Calibri" w:hAnsi="Arial" w:cs="Arial"/>
                <w:lang w:val="en-CA"/>
              </w:rPr>
              <w:t xml:space="preserve">nned to be integrated into the mandatory </w:t>
            </w:r>
            <w:r w:rsidR="0CE71547" w:rsidRPr="006A1273">
              <w:rPr>
                <w:rFonts w:ascii="Arial" w:eastAsia="Calibri" w:hAnsi="Arial" w:cs="Arial"/>
                <w:lang w:val="en-CA"/>
              </w:rPr>
              <w:t xml:space="preserve">Essential </w:t>
            </w:r>
            <w:r w:rsidR="57C6477E" w:rsidRPr="006A1273">
              <w:rPr>
                <w:rFonts w:ascii="Arial" w:eastAsia="Calibri" w:hAnsi="Arial" w:cs="Arial"/>
                <w:lang w:val="en-CA"/>
              </w:rPr>
              <w:t>T</w:t>
            </w:r>
            <w:r w:rsidR="16DD7254" w:rsidRPr="006A1273">
              <w:rPr>
                <w:rFonts w:ascii="Arial" w:eastAsia="Calibri" w:hAnsi="Arial" w:cs="Arial"/>
                <w:lang w:val="en-CA"/>
              </w:rPr>
              <w:t>raining</w:t>
            </w:r>
            <w:r w:rsidR="0CE71547" w:rsidRPr="006A1273">
              <w:rPr>
                <w:rFonts w:ascii="Arial" w:eastAsia="Calibri" w:hAnsi="Arial" w:cs="Arial"/>
                <w:lang w:val="en-CA"/>
              </w:rPr>
              <w:t xml:space="preserve"> </w:t>
            </w:r>
            <w:r w:rsidR="49AD5E6F" w:rsidRPr="006A1273">
              <w:rPr>
                <w:rFonts w:ascii="Arial" w:eastAsia="Calibri" w:hAnsi="Arial" w:cs="Arial"/>
                <w:lang w:val="en-CA"/>
              </w:rPr>
              <w:t xml:space="preserve">Curriculum </w:t>
            </w:r>
            <w:r w:rsidR="0CE71547" w:rsidRPr="006A1273">
              <w:rPr>
                <w:rFonts w:ascii="Arial" w:eastAsia="Calibri" w:hAnsi="Arial" w:cs="Arial"/>
                <w:lang w:val="en-CA"/>
              </w:rPr>
              <w:t xml:space="preserve">for ESDC employees. </w:t>
            </w:r>
            <w:r w:rsidR="68D64681" w:rsidRPr="006A1273">
              <w:rPr>
                <w:rFonts w:ascii="Arial" w:eastAsia="Calibri" w:hAnsi="Arial" w:cs="Arial"/>
                <w:lang w:val="en-CA"/>
              </w:rPr>
              <w:t xml:space="preserve">An optional course on </w:t>
            </w:r>
            <w:r w:rsidR="1DD2FB4C" w:rsidRPr="006A1273">
              <w:rPr>
                <w:rFonts w:ascii="Arial" w:eastAsia="Calibri" w:hAnsi="Arial" w:cs="Arial"/>
                <w:lang w:val="en-CA"/>
              </w:rPr>
              <w:t xml:space="preserve">for ESDC employees that </w:t>
            </w:r>
            <w:r w:rsidR="28D943C9" w:rsidRPr="006A1273">
              <w:rPr>
                <w:rFonts w:ascii="Arial" w:eastAsia="Calibri" w:hAnsi="Arial" w:cs="Arial"/>
                <w:lang w:val="en-CA"/>
              </w:rPr>
              <w:t>is</w:t>
            </w:r>
            <w:r w:rsidR="23CAF02D" w:rsidRPr="006A1273">
              <w:rPr>
                <w:rFonts w:ascii="Arial" w:eastAsia="Calibri" w:hAnsi="Arial" w:cs="Arial"/>
                <w:lang w:val="en-CA"/>
              </w:rPr>
              <w:t xml:space="preserve"> also available.</w:t>
            </w:r>
            <w:r w:rsidR="1DD2FB4C" w:rsidRPr="006A1273">
              <w:rPr>
                <w:rFonts w:ascii="Arial" w:eastAsia="Calibri" w:hAnsi="Arial" w:cs="Arial"/>
                <w:lang w:val="en-CA"/>
              </w:rPr>
              <w:t xml:space="preserve"> Additionally, users</w:t>
            </w:r>
            <w:r w:rsidR="00C8ACF8" w:rsidRPr="006A1273">
              <w:rPr>
                <w:rFonts w:ascii="Arial" w:eastAsia="Calibri" w:hAnsi="Arial" w:cs="Arial"/>
                <w:lang w:val="en-CA"/>
              </w:rPr>
              <w:t xml:space="preserve"> are directed</w:t>
            </w:r>
            <w:r w:rsidR="1DD2FB4C" w:rsidRPr="006A1273">
              <w:rPr>
                <w:rFonts w:ascii="Arial" w:eastAsia="Calibri" w:hAnsi="Arial" w:cs="Arial"/>
                <w:lang w:val="en-CA"/>
              </w:rPr>
              <w:t xml:space="preserve"> to relevant resources and regular reminders </w:t>
            </w:r>
            <w:r w:rsidR="25536B2B" w:rsidRPr="006A1273">
              <w:rPr>
                <w:rFonts w:ascii="Arial" w:eastAsia="Calibri" w:hAnsi="Arial" w:cs="Arial"/>
                <w:lang w:val="en-CA"/>
              </w:rPr>
              <w:t xml:space="preserve">are posted </w:t>
            </w:r>
            <w:r w:rsidR="1DD2FB4C" w:rsidRPr="006A1273">
              <w:rPr>
                <w:rFonts w:ascii="Arial" w:eastAsia="Calibri" w:hAnsi="Arial" w:cs="Arial"/>
                <w:lang w:val="en-CA"/>
              </w:rPr>
              <w:t>in community forums to reinforce responsible usage and the need for maintaining human involvement in decision-making processes.</w:t>
            </w:r>
          </w:p>
        </w:tc>
        <w:tc>
          <w:tcPr>
            <w:tcW w:w="6809" w:type="dxa"/>
          </w:tcPr>
          <w:p w14:paraId="00D5D0A9" w14:textId="34591F5B" w:rsidR="001F0AFC" w:rsidRPr="006A1273" w:rsidRDefault="00C030C9" w:rsidP="00C030C9">
            <w:pPr>
              <w:spacing w:after="200" w:line="240" w:lineRule="auto"/>
              <w:rPr>
                <w:rFonts w:ascii="Arial" w:hAnsi="Arial" w:cs="Arial"/>
                <w:lang w:val="en-CA"/>
              </w:rPr>
            </w:pPr>
            <w:r w:rsidRPr="006A1273">
              <w:rPr>
                <w:rFonts w:ascii="Arial" w:hAnsi="Arial" w:cs="Arial"/>
                <w:lang w:val="en-CA"/>
              </w:rPr>
              <w:lastRenderedPageBreak/>
              <w:t xml:space="preserve">EVA Chat generates responses to user input and uploads which may involve the use of personal information. Although EVA is not intended to assist with or make administrative decisions there is a risk that </w:t>
            </w:r>
            <w:r w:rsidR="00893A87" w:rsidRPr="006A1273">
              <w:rPr>
                <w:rFonts w:ascii="Arial" w:hAnsi="Arial" w:cs="Arial"/>
                <w:lang w:val="en-CA"/>
              </w:rPr>
              <w:t xml:space="preserve">ESDC </w:t>
            </w:r>
            <w:r w:rsidRPr="006A1273">
              <w:rPr>
                <w:rFonts w:ascii="Arial" w:hAnsi="Arial" w:cs="Arial"/>
                <w:lang w:val="en-CA"/>
              </w:rPr>
              <w:t>employees</w:t>
            </w:r>
            <w:r w:rsidR="00893A87" w:rsidRPr="006A1273">
              <w:rPr>
                <w:rFonts w:ascii="Arial" w:hAnsi="Arial" w:cs="Arial"/>
                <w:lang w:val="en-CA"/>
              </w:rPr>
              <w:t>,</w:t>
            </w:r>
            <w:r w:rsidRPr="006A1273">
              <w:rPr>
                <w:rFonts w:ascii="Arial" w:hAnsi="Arial" w:cs="Arial"/>
                <w:lang w:val="en-CA"/>
              </w:rPr>
              <w:t xml:space="preserve"> as users</w:t>
            </w:r>
            <w:r w:rsidR="00893A87" w:rsidRPr="006A1273">
              <w:rPr>
                <w:rFonts w:ascii="Arial" w:hAnsi="Arial" w:cs="Arial"/>
                <w:lang w:val="en-CA"/>
              </w:rPr>
              <w:t>,</w:t>
            </w:r>
            <w:r w:rsidRPr="006A1273">
              <w:rPr>
                <w:rFonts w:ascii="Arial" w:hAnsi="Arial" w:cs="Arial"/>
                <w:lang w:val="en-CA"/>
              </w:rPr>
              <w:t xml:space="preserve"> could use it for that purpose. </w:t>
            </w:r>
            <w:r w:rsidR="002D0A2B" w:rsidRPr="006A1273">
              <w:rPr>
                <w:rFonts w:ascii="Arial" w:hAnsi="Arial" w:cs="Arial"/>
                <w:lang w:val="en-CA"/>
              </w:rPr>
              <w:t>T</w:t>
            </w:r>
            <w:r w:rsidRPr="006A1273">
              <w:rPr>
                <w:rFonts w:ascii="Arial" w:hAnsi="Arial" w:cs="Arial"/>
                <w:lang w:val="en-CA"/>
              </w:rPr>
              <w:t xml:space="preserve">raining should </w:t>
            </w:r>
            <w:r w:rsidR="002D0A2B" w:rsidRPr="006A1273">
              <w:rPr>
                <w:rFonts w:ascii="Arial" w:hAnsi="Arial" w:cs="Arial"/>
                <w:lang w:val="en-CA"/>
              </w:rPr>
              <w:t xml:space="preserve">ensure that users have a clear understanding that </w:t>
            </w:r>
            <w:r w:rsidRPr="006A1273">
              <w:rPr>
                <w:rFonts w:ascii="Arial" w:hAnsi="Arial" w:cs="Arial"/>
                <w:lang w:val="en-CA"/>
              </w:rPr>
              <w:t>EVA’s outputs are not to be used to make administrative decisions but should also integrate privacy training to ensure that users understand</w:t>
            </w:r>
            <w:r w:rsidR="002D0A2B" w:rsidRPr="006A1273">
              <w:rPr>
                <w:rFonts w:ascii="Arial" w:hAnsi="Arial" w:cs="Arial"/>
                <w:lang w:val="en-CA"/>
              </w:rPr>
              <w:t>:</w:t>
            </w:r>
            <w:r w:rsidRPr="006A1273">
              <w:rPr>
                <w:rFonts w:ascii="Arial" w:hAnsi="Arial" w:cs="Arial"/>
                <w:lang w:val="en-CA"/>
              </w:rPr>
              <w:t xml:space="preserve"> 1) what is personal information and 2) what </w:t>
            </w:r>
            <w:r w:rsidR="002D0A2B" w:rsidRPr="006A1273">
              <w:rPr>
                <w:rFonts w:ascii="Arial" w:hAnsi="Arial" w:cs="Arial"/>
                <w:lang w:val="en-CA"/>
              </w:rPr>
              <w:t xml:space="preserve">is </w:t>
            </w:r>
            <w:r w:rsidRPr="006A1273">
              <w:rPr>
                <w:rFonts w:ascii="Arial" w:hAnsi="Arial" w:cs="Arial"/>
                <w:lang w:val="en-CA"/>
              </w:rPr>
              <w:t>an administrative decision</w:t>
            </w:r>
            <w:r w:rsidR="00D636CA" w:rsidRPr="006A1273">
              <w:rPr>
                <w:rFonts w:ascii="Arial" w:hAnsi="Arial" w:cs="Arial"/>
                <w:lang w:val="en-CA"/>
              </w:rPr>
              <w:t>,</w:t>
            </w:r>
            <w:r w:rsidR="007B4CAA" w:rsidRPr="006A1273">
              <w:rPr>
                <w:rFonts w:ascii="Arial" w:hAnsi="Arial" w:cs="Arial"/>
                <w:lang w:val="en-CA"/>
              </w:rPr>
              <w:t xml:space="preserve"> so that they </w:t>
            </w:r>
            <w:r w:rsidR="00EA5822" w:rsidRPr="006A1273">
              <w:rPr>
                <w:rFonts w:ascii="Arial" w:hAnsi="Arial" w:cs="Arial"/>
                <w:lang w:val="en-CA"/>
              </w:rPr>
              <w:t xml:space="preserve">are equipped to </w:t>
            </w:r>
            <w:r w:rsidR="00237BA4" w:rsidRPr="006A1273">
              <w:rPr>
                <w:rFonts w:ascii="Arial" w:hAnsi="Arial" w:cs="Arial"/>
                <w:lang w:val="en-CA"/>
              </w:rPr>
              <w:t>identify situations where the judgement of the tool is assisting or replacing their own</w:t>
            </w:r>
            <w:r w:rsidRPr="006A1273">
              <w:rPr>
                <w:rFonts w:ascii="Arial" w:hAnsi="Arial" w:cs="Arial"/>
                <w:lang w:val="en-CA"/>
              </w:rPr>
              <w:t xml:space="preserve">. Please refer to section 1, question </w:t>
            </w:r>
            <w:r w:rsidR="001B18C6" w:rsidRPr="006A1273">
              <w:rPr>
                <w:rFonts w:ascii="Arial" w:hAnsi="Arial" w:cs="Arial"/>
                <w:lang w:val="en-CA"/>
              </w:rPr>
              <w:t>1</w:t>
            </w:r>
            <w:r w:rsidRPr="006A1273">
              <w:rPr>
                <w:rFonts w:ascii="Arial" w:hAnsi="Arial" w:cs="Arial"/>
                <w:lang w:val="en-CA"/>
              </w:rPr>
              <w:t xml:space="preserve"> for </w:t>
            </w:r>
            <w:r w:rsidR="00237BA4" w:rsidRPr="006A1273">
              <w:rPr>
                <w:rFonts w:ascii="Arial" w:hAnsi="Arial" w:cs="Arial"/>
                <w:lang w:val="en-CA"/>
              </w:rPr>
              <w:t xml:space="preserve">first identification of </w:t>
            </w:r>
            <w:r w:rsidRPr="006A1273">
              <w:rPr>
                <w:rFonts w:ascii="Arial" w:hAnsi="Arial" w:cs="Arial"/>
                <w:lang w:val="en-CA"/>
              </w:rPr>
              <w:t>this risk.</w:t>
            </w:r>
          </w:p>
        </w:tc>
      </w:tr>
      <w:tr w:rsidR="001F0AFC" w:rsidRPr="000B4A42" w14:paraId="4802A5BD" w14:textId="77777777" w:rsidTr="017ACD20">
        <w:trPr>
          <w:trHeight w:val="300"/>
        </w:trPr>
        <w:tc>
          <w:tcPr>
            <w:tcW w:w="3681" w:type="dxa"/>
          </w:tcPr>
          <w:p w14:paraId="50442FD2" w14:textId="6B20DB57" w:rsidR="001F0AFC" w:rsidRPr="00CA71A5" w:rsidRDefault="001F0AFC" w:rsidP="00DF49EE">
            <w:pPr>
              <w:pStyle w:val="CommentText"/>
              <w:numPr>
                <w:ilvl w:val="1"/>
                <w:numId w:val="11"/>
              </w:numPr>
              <w:spacing w:after="200"/>
              <w:rPr>
                <w:rFonts w:ascii="Arial" w:eastAsia="Arial" w:hAnsi="Arial" w:cs="Arial"/>
                <w:sz w:val="22"/>
                <w:szCs w:val="22"/>
              </w:rPr>
            </w:pPr>
            <w:r w:rsidRPr="2F505D02">
              <w:rPr>
                <w:rFonts w:ascii="Arial" w:eastAsia="Arial" w:hAnsi="Arial" w:cs="Arial"/>
                <w:sz w:val="22"/>
                <w:szCs w:val="22"/>
              </w:rPr>
              <w:t xml:space="preserve">If yes, will you comply or have you complied with the </w:t>
            </w:r>
            <w:hyperlink r:id="rId38">
              <w:r w:rsidRPr="2F505D02">
                <w:rPr>
                  <w:rStyle w:val="Hyperlink"/>
                  <w:rFonts w:ascii="Arial" w:eastAsia="Arial" w:hAnsi="Arial" w:cs="Arial"/>
                  <w:sz w:val="22"/>
                  <w:szCs w:val="22"/>
                </w:rPr>
                <w:t>Directive on Automated Decision-Making</w:t>
              </w:r>
            </w:hyperlink>
            <w:r w:rsidRPr="2F505D02">
              <w:rPr>
                <w:rFonts w:ascii="Arial" w:eastAsia="Arial" w:hAnsi="Arial" w:cs="Arial"/>
                <w:sz w:val="22"/>
                <w:szCs w:val="22"/>
              </w:rPr>
              <w:t>?</w:t>
            </w:r>
          </w:p>
        </w:tc>
        <w:sdt>
          <w:sdtPr>
            <w:rPr>
              <w:rFonts w:ascii="Arial" w:hAnsi="Arial" w:cs="Arial"/>
              <w:lang w:val="en-CA"/>
            </w:rPr>
            <w:id w:val="-1878615374"/>
            <w:placeholder>
              <w:docPart w:val="DAC1B4D867EE4AEF92762E53C7750725"/>
            </w:placeholder>
            <w:dropDownList>
              <w:listItem w:value="Choose an item."/>
              <w:listItem w:displayText="Yes" w:value="Yes"/>
              <w:listItem w:displayText="No" w:value="No"/>
              <w:listItem w:displayText="N/A" w:value="N/A"/>
            </w:dropDownList>
          </w:sdtPr>
          <w:sdtEndPr/>
          <w:sdtContent>
            <w:tc>
              <w:tcPr>
                <w:tcW w:w="2220" w:type="dxa"/>
              </w:tcPr>
              <w:p w14:paraId="62EB6F47" w14:textId="27A5B3AF" w:rsidR="001F0AFC" w:rsidRPr="00CA71A5" w:rsidRDefault="004805C4" w:rsidP="00561B97">
                <w:pPr>
                  <w:spacing w:after="200" w:line="240" w:lineRule="auto"/>
                  <w:rPr>
                    <w:rFonts w:ascii="Arial" w:hAnsi="Arial" w:cs="Arial"/>
                    <w:lang w:val="en-CA"/>
                  </w:rPr>
                </w:pPr>
                <w:r>
                  <w:rPr>
                    <w:rFonts w:ascii="Arial" w:hAnsi="Arial" w:cs="Arial"/>
                    <w:lang w:val="en-CA"/>
                  </w:rPr>
                  <w:t>N/A</w:t>
                </w:r>
              </w:p>
            </w:tc>
          </w:sdtContent>
        </w:sdt>
        <w:tc>
          <w:tcPr>
            <w:tcW w:w="4866" w:type="dxa"/>
          </w:tcPr>
          <w:p w14:paraId="7D18F32C" w14:textId="29B6AC0B" w:rsidR="001F0AFC" w:rsidRPr="006A1273" w:rsidRDefault="004805C4" w:rsidP="00561B97">
            <w:pPr>
              <w:spacing w:after="200" w:line="240" w:lineRule="auto"/>
              <w:rPr>
                <w:rFonts w:ascii="Arial" w:hAnsi="Arial" w:cs="Arial"/>
              </w:rPr>
            </w:pPr>
            <w:r w:rsidRPr="006A1273">
              <w:rPr>
                <w:rFonts w:ascii="Arial" w:hAnsi="Arial" w:cs="Arial"/>
                <w:lang w:val="en-CA"/>
              </w:rPr>
              <w:t>N</w:t>
            </w:r>
            <w:r w:rsidR="00200752" w:rsidRPr="006A1273">
              <w:rPr>
                <w:rFonts w:ascii="Arial" w:hAnsi="Arial" w:cs="Arial"/>
                <w:lang w:val="en-CA"/>
              </w:rPr>
              <w:t>/A</w:t>
            </w:r>
          </w:p>
        </w:tc>
        <w:tc>
          <w:tcPr>
            <w:tcW w:w="6809" w:type="dxa"/>
          </w:tcPr>
          <w:p w14:paraId="3BD0AB88" w14:textId="5E081E12" w:rsidR="001F0AFC" w:rsidRPr="00D904D0" w:rsidRDefault="0A0A5B4B" w:rsidP="6FFE4661">
            <w:pPr>
              <w:spacing w:after="200" w:line="240" w:lineRule="auto"/>
              <w:rPr>
                <w:rFonts w:ascii="Arial" w:eastAsia="Arial" w:hAnsi="Arial" w:cs="Arial"/>
                <w:lang w:val="en-CA"/>
              </w:rPr>
            </w:pPr>
            <w:r w:rsidRPr="00D904D0">
              <w:rPr>
                <w:rFonts w:ascii="Arial" w:eastAsia="Arial" w:hAnsi="Arial" w:cs="Arial"/>
                <w:lang w:val="en-CA"/>
              </w:rPr>
              <w:t>EVA Chat’s Terms of Use advise users not to use EVA Chat to make administrative decisions.</w:t>
            </w:r>
          </w:p>
          <w:p w14:paraId="4135CCE8" w14:textId="317F5BCF" w:rsidR="001F0AFC" w:rsidRPr="006A1273" w:rsidRDefault="0A0A5B4B" w:rsidP="000B2F3F">
            <w:pPr>
              <w:spacing w:after="200" w:line="240" w:lineRule="auto"/>
              <w:rPr>
                <w:rFonts w:ascii="Arial" w:eastAsia="Arial" w:hAnsi="Arial" w:cs="Arial"/>
                <w:u w:val="single"/>
                <w:lang w:val="en-CA"/>
              </w:rPr>
            </w:pPr>
            <w:r w:rsidRPr="00D904D0">
              <w:rPr>
                <w:rFonts w:ascii="Arial" w:eastAsia="Arial" w:hAnsi="Arial" w:cs="Arial"/>
                <w:lang w:val="en-CA"/>
              </w:rPr>
              <w:t>ESDC’s Responsible Artificial Intelligence and Data Ethics (RAIDE) Team was consulted and stated that they were unable to complete an Algorithmic Impact Assessment on EVA Chat as uses of the tool by ESDC employees, as users, are not precisely defined.</w:t>
            </w:r>
          </w:p>
        </w:tc>
      </w:tr>
      <w:tr w:rsidR="001F0AFC" w:rsidRPr="000B4A42" w14:paraId="0B5F3B44" w14:textId="77777777" w:rsidTr="017ACD20">
        <w:trPr>
          <w:trHeight w:val="300"/>
        </w:trPr>
        <w:tc>
          <w:tcPr>
            <w:tcW w:w="3681" w:type="dxa"/>
          </w:tcPr>
          <w:p w14:paraId="289D2C1D" w14:textId="77777777" w:rsidR="001F0AFC" w:rsidRPr="00936642" w:rsidRDefault="001F0AFC" w:rsidP="00DF49EE">
            <w:pPr>
              <w:pStyle w:val="ListParagraph"/>
              <w:numPr>
                <w:ilvl w:val="0"/>
                <w:numId w:val="11"/>
              </w:numPr>
              <w:spacing w:after="200" w:line="240" w:lineRule="auto"/>
              <w:rPr>
                <w:rFonts w:ascii="Arial" w:hAnsi="Arial" w:cs="Arial"/>
              </w:rPr>
            </w:pPr>
            <w:r w:rsidRPr="00936642">
              <w:rPr>
                <w:rFonts w:ascii="Arial" w:hAnsi="Arial" w:cs="Arial"/>
              </w:rPr>
              <w:t xml:space="preserve">Will the personal information be used for planning, monitoring and evaluation purposes or for reporting purposes? </w:t>
            </w:r>
          </w:p>
        </w:tc>
        <w:sdt>
          <w:sdtPr>
            <w:rPr>
              <w:rFonts w:ascii="Arial" w:hAnsi="Arial" w:cs="Arial"/>
              <w:lang w:val="en-CA"/>
            </w:rPr>
            <w:id w:val="1614026015"/>
            <w:placeholder>
              <w:docPart w:val="8E6FDCFFCF17480FB5200F35694EAAC8"/>
            </w:placeholder>
            <w:dropDownList>
              <w:listItem w:value="Choose an item."/>
              <w:listItem w:displayText="Yes" w:value="Yes"/>
              <w:listItem w:displayText="No" w:value="No"/>
              <w:listItem w:displayText="N/A" w:value="N/A"/>
            </w:dropDownList>
          </w:sdtPr>
          <w:sdtEndPr/>
          <w:sdtContent>
            <w:tc>
              <w:tcPr>
                <w:tcW w:w="2220" w:type="dxa"/>
              </w:tcPr>
              <w:p w14:paraId="30B20FF4" w14:textId="55CAAB5F" w:rsidR="001F0AFC" w:rsidRPr="00CA71A5" w:rsidRDefault="1E6E06AA" w:rsidP="00561B97">
                <w:pPr>
                  <w:spacing w:after="200" w:line="240" w:lineRule="auto"/>
                  <w:rPr>
                    <w:rFonts w:ascii="Arial" w:hAnsi="Arial" w:cs="Arial"/>
                    <w:lang w:val="en-CA"/>
                  </w:rPr>
                </w:pPr>
                <w:r w:rsidRPr="34FF7321">
                  <w:rPr>
                    <w:rFonts w:ascii="Arial" w:hAnsi="Arial" w:cs="Arial"/>
                    <w:lang w:val="en-CA"/>
                  </w:rPr>
                  <w:t>Yes</w:t>
                </w:r>
              </w:p>
            </w:tc>
          </w:sdtContent>
        </w:sdt>
        <w:tc>
          <w:tcPr>
            <w:tcW w:w="4866" w:type="dxa"/>
          </w:tcPr>
          <w:p w14:paraId="33EBE6A4" w14:textId="2F3F442E" w:rsidR="001F0AFC" w:rsidRPr="00DF5D9F" w:rsidRDefault="006F09B0" w:rsidP="00561B97">
            <w:pPr>
              <w:spacing w:after="200" w:line="240" w:lineRule="auto"/>
              <w:rPr>
                <w:rFonts w:ascii="Arial" w:hAnsi="Arial" w:cs="Arial"/>
                <w:lang w:val="en-CA"/>
              </w:rPr>
            </w:pPr>
            <w:ins w:id="179" w:author="Hodgson, Rachel R [NC]" w:date="2025-09-23T13:19:00Z" w16du:dateUtc="2025-09-23T17:19:00Z">
              <w:r>
                <w:rPr>
                  <w:rFonts w:ascii="Arial" w:hAnsi="Arial" w:cs="Arial"/>
                  <w:lang w:val="en-CA"/>
                </w:rPr>
                <w:t>User data</w:t>
              </w:r>
            </w:ins>
            <w:del w:id="180" w:author="Hodgson, Rachel R [NC]" w:date="2025-09-23T13:19:00Z" w16du:dateUtc="2025-09-23T17:19:00Z">
              <w:r w:rsidR="002A5CCE" w:rsidDel="006F09B0">
                <w:rPr>
                  <w:rFonts w:ascii="Arial" w:hAnsi="Arial" w:cs="Arial"/>
                  <w:lang w:val="en-CA"/>
                </w:rPr>
                <w:delText>Personal information</w:delText>
              </w:r>
            </w:del>
            <w:r w:rsidR="002A5CCE">
              <w:rPr>
                <w:rFonts w:ascii="Arial" w:hAnsi="Arial" w:cs="Arial"/>
                <w:lang w:val="en-CA"/>
              </w:rPr>
              <w:t xml:space="preserve"> collected by EVA Chat </w:t>
            </w:r>
            <w:r w:rsidR="00AA09FA">
              <w:rPr>
                <w:rFonts w:ascii="Arial" w:hAnsi="Arial" w:cs="Arial"/>
                <w:lang w:val="en-CA"/>
              </w:rPr>
              <w:t xml:space="preserve">from users </w:t>
            </w:r>
            <w:r w:rsidR="002A5CCE">
              <w:rPr>
                <w:rFonts w:ascii="Arial" w:hAnsi="Arial" w:cs="Arial"/>
                <w:lang w:val="en-CA"/>
              </w:rPr>
              <w:t xml:space="preserve">will be used </w:t>
            </w:r>
            <w:r w:rsidR="00AB26FD">
              <w:rPr>
                <w:rFonts w:ascii="Arial" w:hAnsi="Arial" w:cs="Arial"/>
                <w:lang w:val="en-CA"/>
              </w:rPr>
              <w:t xml:space="preserve">to </w:t>
            </w:r>
            <w:r w:rsidR="002A5CCE">
              <w:rPr>
                <w:rFonts w:ascii="Arial" w:hAnsi="Arial" w:cs="Arial"/>
                <w:lang w:val="en-CA"/>
              </w:rPr>
              <w:t>monitor the function and security of the tool</w:t>
            </w:r>
            <w:r w:rsidR="005E1C8F">
              <w:rPr>
                <w:rFonts w:ascii="Arial" w:hAnsi="Arial" w:cs="Arial"/>
                <w:lang w:val="en-CA"/>
              </w:rPr>
              <w:t>.</w:t>
            </w:r>
            <w:r w:rsidR="002A5CCE">
              <w:rPr>
                <w:rFonts w:ascii="Arial" w:hAnsi="Arial" w:cs="Arial"/>
                <w:lang w:val="en-CA"/>
              </w:rPr>
              <w:t xml:space="preserve"> </w:t>
            </w:r>
          </w:p>
        </w:tc>
        <w:tc>
          <w:tcPr>
            <w:tcW w:w="6809" w:type="dxa"/>
          </w:tcPr>
          <w:p w14:paraId="7BFBF126" w14:textId="7F66497D" w:rsidR="001F0AFC" w:rsidRPr="00705720" w:rsidRDefault="00705720" w:rsidP="00561B97">
            <w:pPr>
              <w:spacing w:after="200" w:line="240" w:lineRule="auto"/>
              <w:rPr>
                <w:rFonts w:ascii="Arial" w:hAnsi="Arial" w:cs="Arial"/>
                <w:lang w:val="en-CA"/>
              </w:rPr>
            </w:pPr>
            <w:r w:rsidRPr="130CED97">
              <w:rPr>
                <w:rFonts w:ascii="Arial" w:hAnsi="Arial" w:cs="Arial"/>
              </w:rPr>
              <w:t>No privacy risk or compliance issue identified.</w:t>
            </w:r>
          </w:p>
        </w:tc>
      </w:tr>
      <w:tr w:rsidR="001F0AFC" w:rsidRPr="000B4A42" w14:paraId="0ED287E8" w14:textId="77777777" w:rsidTr="017ACD20">
        <w:trPr>
          <w:trHeight w:val="300"/>
        </w:trPr>
        <w:tc>
          <w:tcPr>
            <w:tcW w:w="3681" w:type="dxa"/>
          </w:tcPr>
          <w:p w14:paraId="5F7147F0" w14:textId="77777777" w:rsidR="001F0AFC" w:rsidRPr="00936642" w:rsidRDefault="001F0AFC" w:rsidP="00DF49EE">
            <w:pPr>
              <w:pStyle w:val="ListParagraph"/>
              <w:numPr>
                <w:ilvl w:val="0"/>
                <w:numId w:val="11"/>
              </w:numPr>
              <w:spacing w:after="200" w:line="240" w:lineRule="auto"/>
              <w:rPr>
                <w:rFonts w:ascii="Arial" w:hAnsi="Arial" w:cs="Arial"/>
              </w:rPr>
            </w:pPr>
            <w:r w:rsidRPr="6911AA19">
              <w:rPr>
                <w:rFonts w:ascii="Arial" w:hAnsi="Arial" w:cs="Arial"/>
              </w:rPr>
              <w:t>Are there safeguards in place to ensure that only personal information needed for these purposes is made available to those with a need to know for their work?</w:t>
            </w:r>
          </w:p>
        </w:tc>
        <w:sdt>
          <w:sdtPr>
            <w:rPr>
              <w:rFonts w:ascii="Arial" w:hAnsi="Arial" w:cs="Arial"/>
              <w:lang w:val="en-CA"/>
            </w:rPr>
            <w:id w:val="-1702854214"/>
            <w:placeholder>
              <w:docPart w:val="3BD6B2E7B0734F6C8E2B3E13A1330CEE"/>
            </w:placeholder>
            <w:dropDownList>
              <w:listItem w:value="Choose an item."/>
              <w:listItem w:displayText="Yes" w:value="Yes"/>
              <w:listItem w:displayText="No" w:value="No"/>
              <w:listItem w:displayText="N/A" w:value="N/A"/>
            </w:dropDownList>
          </w:sdtPr>
          <w:sdtEndPr/>
          <w:sdtContent>
            <w:tc>
              <w:tcPr>
                <w:tcW w:w="2220" w:type="dxa"/>
              </w:tcPr>
              <w:p w14:paraId="17E1B0C9" w14:textId="381D14F5" w:rsidR="001F0AFC" w:rsidRPr="00CA71A5" w:rsidRDefault="319D3403" w:rsidP="00561B97">
                <w:pPr>
                  <w:spacing w:after="200" w:line="240" w:lineRule="auto"/>
                  <w:rPr>
                    <w:rFonts w:ascii="Arial" w:hAnsi="Arial" w:cs="Arial"/>
                    <w:lang w:val="en-CA"/>
                  </w:rPr>
                </w:pPr>
                <w:r w:rsidRPr="5387DEF7">
                  <w:rPr>
                    <w:rFonts w:ascii="Arial" w:hAnsi="Arial" w:cs="Arial"/>
                    <w:lang w:val="en-CA"/>
                  </w:rPr>
                  <w:t>Yes</w:t>
                </w:r>
              </w:p>
            </w:tc>
          </w:sdtContent>
        </w:sdt>
        <w:tc>
          <w:tcPr>
            <w:tcW w:w="4866" w:type="dxa"/>
          </w:tcPr>
          <w:p w14:paraId="32C6BDB3" w14:textId="46098053" w:rsidR="00B56004" w:rsidRDefault="00B56004" w:rsidP="685A6F4F">
            <w:pPr>
              <w:spacing w:after="0" w:line="240" w:lineRule="auto"/>
              <w:rPr>
                <w:rFonts w:ascii="Arial" w:eastAsia="Calibri" w:hAnsi="Arial" w:cs="Arial"/>
                <w:lang w:val="en-CA"/>
              </w:rPr>
            </w:pPr>
            <w:r>
              <w:rPr>
                <w:rFonts w:ascii="Arial" w:eastAsia="Calibri" w:hAnsi="Arial" w:cs="Arial"/>
                <w:lang w:val="en-CA"/>
              </w:rPr>
              <w:t xml:space="preserve">Existing safeguards, individual to respective programs, ensure that ESDC employees </w:t>
            </w:r>
            <w:r w:rsidR="002B0EF1">
              <w:rPr>
                <w:rFonts w:ascii="Arial" w:eastAsia="Calibri" w:hAnsi="Arial" w:cs="Arial"/>
                <w:lang w:val="en-CA"/>
              </w:rPr>
              <w:t xml:space="preserve">only have access to that information which they need to know in order to complete their work tasks. </w:t>
            </w:r>
            <w:r w:rsidR="00CB7C56">
              <w:rPr>
                <w:rFonts w:ascii="Arial" w:eastAsia="Calibri" w:hAnsi="Arial" w:cs="Arial"/>
                <w:lang w:val="en-CA"/>
              </w:rPr>
              <w:t>As input is not used to train the model</w:t>
            </w:r>
            <w:r w:rsidR="00DA057F">
              <w:rPr>
                <w:rFonts w:ascii="Arial" w:eastAsia="Calibri" w:hAnsi="Arial" w:cs="Arial"/>
                <w:lang w:val="en-CA"/>
              </w:rPr>
              <w:t xml:space="preserve"> and individual users only have access to their </w:t>
            </w:r>
            <w:r w:rsidR="00DA057F">
              <w:rPr>
                <w:rFonts w:ascii="Arial" w:eastAsia="Calibri" w:hAnsi="Arial" w:cs="Arial"/>
                <w:lang w:val="en-CA"/>
              </w:rPr>
              <w:lastRenderedPageBreak/>
              <w:t>own chat history</w:t>
            </w:r>
            <w:r w:rsidR="00CB7C56">
              <w:rPr>
                <w:rFonts w:ascii="Arial" w:eastAsia="Calibri" w:hAnsi="Arial" w:cs="Arial"/>
                <w:lang w:val="en-CA"/>
              </w:rPr>
              <w:t>, a user will have no ability to access any information inputted</w:t>
            </w:r>
            <w:r w:rsidR="00241547">
              <w:rPr>
                <w:rFonts w:ascii="Arial" w:eastAsia="Calibri" w:hAnsi="Arial" w:cs="Arial"/>
                <w:lang w:val="en-CA"/>
              </w:rPr>
              <w:t xml:space="preserve"> or uploaded</w:t>
            </w:r>
            <w:r w:rsidR="00CB7C56">
              <w:rPr>
                <w:rFonts w:ascii="Arial" w:eastAsia="Calibri" w:hAnsi="Arial" w:cs="Arial"/>
                <w:lang w:val="en-CA"/>
              </w:rPr>
              <w:t xml:space="preserve"> into EVA Chat</w:t>
            </w:r>
            <w:r w:rsidR="001F34DC">
              <w:rPr>
                <w:rFonts w:ascii="Arial" w:eastAsia="Calibri" w:hAnsi="Arial" w:cs="Arial"/>
                <w:lang w:val="en-CA"/>
              </w:rPr>
              <w:t xml:space="preserve"> by another user.</w:t>
            </w:r>
          </w:p>
          <w:p w14:paraId="714FEE21" w14:textId="77777777" w:rsidR="008C1610" w:rsidRDefault="008C1610" w:rsidP="685A6F4F">
            <w:pPr>
              <w:spacing w:after="0" w:line="240" w:lineRule="auto"/>
              <w:rPr>
                <w:rFonts w:ascii="Arial" w:eastAsia="Calibri" w:hAnsi="Arial" w:cs="Arial"/>
                <w:lang w:val="en-CA"/>
              </w:rPr>
            </w:pPr>
          </w:p>
          <w:p w14:paraId="29AE8713" w14:textId="463C27D6" w:rsidR="005F3099" w:rsidRDefault="005F3099" w:rsidP="685A6F4F">
            <w:pPr>
              <w:spacing w:after="0" w:line="240" w:lineRule="auto"/>
              <w:rPr>
                <w:rFonts w:ascii="Arial" w:eastAsia="Calibri" w:hAnsi="Arial" w:cs="Arial"/>
                <w:lang w:val="en-CA"/>
              </w:rPr>
            </w:pPr>
            <w:r w:rsidRPr="007E6535">
              <w:rPr>
                <w:rFonts w:ascii="Arial" w:eastAsia="Aptos" w:hAnsi="Arial" w:cs="Arial"/>
                <w:color w:val="000000" w:themeColor="text1"/>
              </w:rPr>
              <w:t>Access to personal information collected by EVA</w:t>
            </w:r>
            <w:r w:rsidR="004E4CE5">
              <w:rPr>
                <w:rFonts w:ascii="Arial" w:eastAsia="Aptos" w:hAnsi="Arial" w:cs="Arial"/>
                <w:color w:val="000000" w:themeColor="text1"/>
              </w:rPr>
              <w:t xml:space="preserve">, </w:t>
            </w:r>
            <w:r w:rsidRPr="007E6535">
              <w:rPr>
                <w:rFonts w:ascii="Arial" w:eastAsia="Aptos" w:hAnsi="Arial" w:cs="Arial"/>
                <w:color w:val="000000" w:themeColor="text1"/>
              </w:rPr>
              <w:t>either directly by the tool or incidentally as part of user input</w:t>
            </w:r>
            <w:r w:rsidR="004E4CE5">
              <w:rPr>
                <w:rFonts w:ascii="Arial" w:eastAsia="Aptos" w:hAnsi="Arial" w:cs="Arial"/>
                <w:color w:val="000000" w:themeColor="text1"/>
              </w:rPr>
              <w:t>,</w:t>
            </w:r>
            <w:r w:rsidRPr="007E6535">
              <w:rPr>
                <w:rFonts w:ascii="Arial" w:eastAsia="Aptos" w:hAnsi="Arial" w:cs="Arial"/>
                <w:color w:val="000000" w:themeColor="text1"/>
              </w:rPr>
              <w:t xml:space="preserve"> </w:t>
            </w:r>
            <w:r w:rsidR="004E7F15">
              <w:rPr>
                <w:rFonts w:ascii="Arial" w:eastAsia="Aptos" w:hAnsi="Arial" w:cs="Arial"/>
                <w:color w:val="000000" w:themeColor="text1"/>
              </w:rPr>
              <w:t xml:space="preserve">in the logs </w:t>
            </w:r>
            <w:r w:rsidRPr="007E6535">
              <w:rPr>
                <w:rFonts w:ascii="Arial" w:eastAsia="Aptos" w:hAnsi="Arial" w:cs="Arial"/>
                <w:color w:val="000000" w:themeColor="text1"/>
              </w:rPr>
              <w:t xml:space="preserve">is only </w:t>
            </w:r>
            <w:r w:rsidR="004E4CE5">
              <w:rPr>
                <w:rFonts w:ascii="Arial" w:eastAsia="Aptos" w:hAnsi="Arial" w:cs="Arial"/>
                <w:color w:val="000000" w:themeColor="text1"/>
              </w:rPr>
              <w:t xml:space="preserve">accessible to IT administrators </w:t>
            </w:r>
            <w:r w:rsidRPr="007E6535">
              <w:rPr>
                <w:rFonts w:ascii="Arial" w:eastAsia="Aptos" w:hAnsi="Arial" w:cs="Arial"/>
                <w:color w:val="000000" w:themeColor="text1"/>
              </w:rPr>
              <w:t>under prescribed circumstances using role-based access to limit availability.</w:t>
            </w:r>
          </w:p>
          <w:p w14:paraId="7187DE11" w14:textId="77777777" w:rsidR="00B56004" w:rsidRDefault="00B56004" w:rsidP="685A6F4F">
            <w:pPr>
              <w:spacing w:after="0" w:line="240" w:lineRule="auto"/>
              <w:rPr>
                <w:rFonts w:ascii="Arial" w:eastAsia="Calibri" w:hAnsi="Arial" w:cs="Arial"/>
                <w:lang w:val="en-CA"/>
              </w:rPr>
            </w:pPr>
          </w:p>
          <w:p w14:paraId="38A6E81A" w14:textId="4D96A802" w:rsidR="2F0A184F" w:rsidRPr="007E6535" w:rsidRDefault="00127588" w:rsidP="685A6F4F">
            <w:pPr>
              <w:spacing w:after="0" w:line="240" w:lineRule="auto"/>
              <w:rPr>
                <w:rFonts w:ascii="Arial" w:eastAsia="Calibri" w:hAnsi="Arial" w:cs="Arial"/>
                <w:lang w:val="en-CA"/>
              </w:rPr>
            </w:pPr>
            <w:r>
              <w:rPr>
                <w:rFonts w:ascii="Arial" w:eastAsia="Calibri" w:hAnsi="Arial" w:cs="Arial"/>
                <w:lang w:val="en-CA"/>
              </w:rPr>
              <w:t xml:space="preserve">EVA’s </w:t>
            </w:r>
            <w:r w:rsidR="5E0CFF04" w:rsidRPr="2B52707A">
              <w:rPr>
                <w:rFonts w:ascii="Arial" w:eastAsia="Calibri" w:hAnsi="Arial" w:cs="Arial"/>
                <w:lang w:val="en-CA"/>
              </w:rPr>
              <w:t>ToU</w:t>
            </w:r>
            <w:r>
              <w:rPr>
                <w:rFonts w:ascii="Arial" w:eastAsia="Calibri" w:hAnsi="Arial" w:cs="Arial"/>
                <w:lang w:val="en-CA"/>
              </w:rPr>
              <w:t>, which</w:t>
            </w:r>
            <w:r w:rsidR="7A76B2ED" w:rsidRPr="007E6535">
              <w:rPr>
                <w:rFonts w:ascii="Arial" w:eastAsia="Calibri" w:hAnsi="Arial" w:cs="Arial"/>
                <w:lang w:val="en-CA"/>
              </w:rPr>
              <w:t xml:space="preserve"> must be accepted each day in order to </w:t>
            </w:r>
            <w:r w:rsidR="007A3819">
              <w:rPr>
                <w:rFonts w:ascii="Arial" w:eastAsia="Calibri" w:hAnsi="Arial" w:cs="Arial"/>
                <w:lang w:val="en-CA"/>
              </w:rPr>
              <w:t>access and use</w:t>
            </w:r>
            <w:r w:rsidR="7A76B2ED" w:rsidRPr="007E6535">
              <w:rPr>
                <w:rFonts w:ascii="Arial" w:eastAsia="Calibri" w:hAnsi="Arial" w:cs="Arial"/>
                <w:lang w:val="en-CA"/>
              </w:rPr>
              <w:t xml:space="preserve"> EVA</w:t>
            </w:r>
            <w:r>
              <w:rPr>
                <w:rFonts w:ascii="Arial" w:eastAsia="Calibri" w:hAnsi="Arial" w:cs="Arial"/>
                <w:lang w:val="en-CA"/>
              </w:rPr>
              <w:t xml:space="preserve">, contains the following wording in the PNS section: </w:t>
            </w:r>
            <w:r w:rsidR="7B76FE33" w:rsidRPr="2B52707A">
              <w:rPr>
                <w:rFonts w:ascii="Arial" w:eastAsia="Calibri" w:hAnsi="Arial" w:cs="Arial"/>
                <w:lang w:val="en-CA"/>
              </w:rPr>
              <w:t xml:space="preserve"> </w:t>
            </w:r>
          </w:p>
          <w:p w14:paraId="055BCC50" w14:textId="0D158E86" w:rsidR="001F0AFC" w:rsidRPr="007E6535" w:rsidRDefault="008A5F50" w:rsidP="44A32A20">
            <w:pPr>
              <w:spacing w:after="0" w:line="240" w:lineRule="auto"/>
              <w:rPr>
                <w:rFonts w:ascii="Arial" w:eastAsia="Calibri" w:hAnsi="Arial" w:cs="Arial"/>
                <w:lang w:val="en-CA"/>
              </w:rPr>
            </w:pPr>
            <w:r>
              <w:rPr>
                <w:rFonts w:ascii="Arial" w:eastAsia="Calibri" w:hAnsi="Arial" w:cs="Arial"/>
                <w:lang w:val="en-CA"/>
              </w:rPr>
              <w:t>“</w:t>
            </w:r>
          </w:p>
          <w:p w14:paraId="478F6412" w14:textId="10EAFEC8" w:rsidR="001F0AFC" w:rsidRPr="008A5F50" w:rsidRDefault="64C6ECF9" w:rsidP="00DF49EE">
            <w:pPr>
              <w:pStyle w:val="ListParagraph"/>
              <w:numPr>
                <w:ilvl w:val="0"/>
                <w:numId w:val="1"/>
              </w:numPr>
              <w:spacing w:after="0"/>
              <w:ind w:left="365"/>
              <w:rPr>
                <w:rFonts w:ascii="Arial" w:eastAsia="Aptos" w:hAnsi="Arial" w:cs="Arial"/>
                <w:color w:val="000000" w:themeColor="text1"/>
                <w:lang w:val="en-US"/>
              </w:rPr>
            </w:pPr>
            <w:r w:rsidRPr="008A5F50">
              <w:rPr>
                <w:rFonts w:ascii="Arial" w:eastAsia="Aptos" w:hAnsi="Arial" w:cs="Arial"/>
                <w:color w:val="000000" w:themeColor="text1"/>
                <w:lang w:val="en-US"/>
              </w:rPr>
              <w:t>All users are responsible for the content they upload or create using EVA Chat. EVA does not modify uploaded documents.</w:t>
            </w:r>
          </w:p>
          <w:p w14:paraId="1C467C4C" w14:textId="5396060E" w:rsidR="001F0AFC" w:rsidRPr="008A5F50" w:rsidRDefault="64C6ECF9" w:rsidP="00DF49EE">
            <w:pPr>
              <w:pStyle w:val="ListParagraph"/>
              <w:numPr>
                <w:ilvl w:val="0"/>
                <w:numId w:val="1"/>
              </w:numPr>
              <w:spacing w:after="0" w:line="276" w:lineRule="auto"/>
              <w:ind w:left="365"/>
              <w:rPr>
                <w:rFonts w:ascii="Arial" w:eastAsia="Aptos" w:hAnsi="Arial" w:cs="Arial"/>
                <w:color w:val="000000" w:themeColor="text1"/>
                <w:lang w:val="en-US"/>
              </w:rPr>
            </w:pPr>
            <w:r w:rsidRPr="008A5F50">
              <w:rPr>
                <w:rFonts w:ascii="Arial" w:eastAsia="Aptos" w:hAnsi="Arial" w:cs="Arial"/>
                <w:color w:val="000000" w:themeColor="text1"/>
                <w:lang w:val="en-US"/>
              </w:rPr>
              <w:t xml:space="preserve">Before uploading </w:t>
            </w:r>
            <w:r w:rsidRPr="008A5F50">
              <w:rPr>
                <w:rFonts w:ascii="Arial" w:eastAsia="Aptos" w:hAnsi="Arial" w:cs="Arial"/>
                <w:b/>
                <w:bCs/>
                <w:color w:val="000000" w:themeColor="text1"/>
                <w:lang w:val="en-US"/>
              </w:rPr>
              <w:t>Protected B</w:t>
            </w:r>
            <w:r w:rsidRPr="008A5F50">
              <w:rPr>
                <w:rFonts w:ascii="Arial" w:eastAsia="Aptos" w:hAnsi="Arial" w:cs="Arial"/>
                <w:color w:val="000000" w:themeColor="text1"/>
                <w:lang w:val="en-US"/>
              </w:rPr>
              <w:t xml:space="preserve"> information, users must ensure they have the authority to do so and that its use is consistent with the original purposes for which the information was collected or created.</w:t>
            </w:r>
            <w:r w:rsidR="008A5F50">
              <w:rPr>
                <w:rFonts w:ascii="Arial" w:eastAsia="Aptos" w:hAnsi="Arial" w:cs="Arial"/>
                <w:color w:val="000000" w:themeColor="text1"/>
                <w:lang w:val="en-US"/>
              </w:rPr>
              <w:t>”</w:t>
            </w:r>
          </w:p>
          <w:p w14:paraId="4847C664" w14:textId="1BBD8D0D" w:rsidR="00765A13" w:rsidRPr="007E6535" w:rsidRDefault="00765A13" w:rsidP="007E6535">
            <w:pPr>
              <w:spacing w:after="0" w:line="276" w:lineRule="auto"/>
              <w:rPr>
                <w:rFonts w:ascii="Aptos" w:eastAsia="Aptos" w:hAnsi="Aptos" w:cs="Aptos"/>
                <w:color w:val="000000" w:themeColor="text1"/>
                <w:sz w:val="24"/>
                <w:szCs w:val="24"/>
              </w:rPr>
            </w:pPr>
          </w:p>
        </w:tc>
        <w:tc>
          <w:tcPr>
            <w:tcW w:w="6809" w:type="dxa"/>
          </w:tcPr>
          <w:p w14:paraId="6D4992E3" w14:textId="143B9B17" w:rsidR="007D3876" w:rsidRDefault="007D3876" w:rsidP="007D3876">
            <w:pPr>
              <w:spacing w:after="200" w:line="240" w:lineRule="auto"/>
              <w:rPr>
                <w:rFonts w:ascii="Arial" w:hAnsi="Arial" w:cs="Arial"/>
                <w:highlight w:val="red"/>
                <w:lang w:val="en-CA"/>
              </w:rPr>
            </w:pPr>
            <w:r>
              <w:rPr>
                <w:rFonts w:ascii="Arial" w:hAnsi="Arial" w:cs="Arial"/>
              </w:rPr>
              <w:lastRenderedPageBreak/>
              <w:t>P</w:t>
            </w:r>
            <w:r w:rsidRPr="000F1CCD">
              <w:rPr>
                <w:rFonts w:ascii="Arial" w:hAnsi="Arial" w:cs="Arial"/>
                <w:lang w:val="en-CA"/>
              </w:rPr>
              <w:t>rocesses of the Automated Infrastructure Team</w:t>
            </w:r>
            <w:r>
              <w:rPr>
                <w:rFonts w:ascii="Arial" w:hAnsi="Arial" w:cs="Arial"/>
                <w:lang w:val="en-CA"/>
              </w:rPr>
              <w:t>, including processes to audit, monitor and investigate collection and handling of personal information, as well as potential misuse of personal information in EVA Chat,</w:t>
            </w:r>
            <w:r w:rsidRPr="000F1CCD">
              <w:rPr>
                <w:rFonts w:ascii="Arial" w:hAnsi="Arial" w:cs="Arial"/>
                <w:lang w:val="en-CA"/>
              </w:rPr>
              <w:t xml:space="preserve"> have not been established</w:t>
            </w:r>
            <w:r>
              <w:rPr>
                <w:rFonts w:ascii="Arial" w:hAnsi="Arial" w:cs="Arial"/>
                <w:lang w:val="en-CA"/>
              </w:rPr>
              <w:t>.</w:t>
            </w:r>
            <w:r w:rsidRPr="000F1CCD">
              <w:rPr>
                <w:rFonts w:ascii="Arial" w:hAnsi="Arial" w:cs="Arial"/>
                <w:lang w:val="en-CA"/>
              </w:rPr>
              <w:t xml:space="preserve"> </w:t>
            </w:r>
            <w:r>
              <w:rPr>
                <w:rFonts w:ascii="Arial" w:hAnsi="Arial" w:cs="Arial"/>
                <w:lang w:val="en-CA"/>
              </w:rPr>
              <w:t xml:space="preserve">See </w:t>
            </w:r>
            <w:r w:rsidRPr="000716A2">
              <w:rPr>
                <w:rFonts w:ascii="Arial" w:hAnsi="Arial" w:cs="Arial"/>
                <w:lang w:val="en-CA"/>
              </w:rPr>
              <w:t xml:space="preserve">section 1, question </w:t>
            </w:r>
            <w:r w:rsidR="00381612">
              <w:rPr>
                <w:rFonts w:ascii="Arial" w:hAnsi="Arial" w:cs="Arial"/>
                <w:lang w:val="en-CA"/>
              </w:rPr>
              <w:t>6</w:t>
            </w:r>
            <w:r w:rsidRPr="000716A2">
              <w:rPr>
                <w:rFonts w:ascii="Arial" w:hAnsi="Arial" w:cs="Arial"/>
                <w:lang w:val="en-CA"/>
              </w:rPr>
              <w:t>,</w:t>
            </w:r>
            <w:r>
              <w:rPr>
                <w:rFonts w:ascii="Arial" w:hAnsi="Arial" w:cs="Arial"/>
                <w:lang w:val="en-CA"/>
              </w:rPr>
              <w:t xml:space="preserve"> for first identification of this risk</w:t>
            </w:r>
            <w:r w:rsidRPr="000716A2">
              <w:rPr>
                <w:rFonts w:ascii="Arial" w:hAnsi="Arial" w:cs="Arial"/>
                <w:lang w:val="en-CA"/>
              </w:rPr>
              <w:t>.</w:t>
            </w:r>
          </w:p>
          <w:p w14:paraId="0492CD16" w14:textId="4D03857E" w:rsidR="001344DB" w:rsidRPr="00CA71A5" w:rsidRDefault="001344DB" w:rsidP="00561B97">
            <w:pPr>
              <w:spacing w:after="200" w:line="240" w:lineRule="auto"/>
              <w:rPr>
                <w:rFonts w:ascii="Arial" w:hAnsi="Arial" w:cs="Arial"/>
                <w:sz w:val="18"/>
                <w:szCs w:val="18"/>
                <w:highlight w:val="yellow"/>
                <w:lang w:val="en-CA"/>
              </w:rPr>
            </w:pPr>
          </w:p>
        </w:tc>
      </w:tr>
      <w:tr w:rsidR="001F0AFC" w:rsidRPr="000B4A42" w14:paraId="428772D3" w14:textId="77777777" w:rsidTr="017ACD20">
        <w:trPr>
          <w:trHeight w:val="4741"/>
        </w:trPr>
        <w:tc>
          <w:tcPr>
            <w:tcW w:w="3681" w:type="dxa"/>
          </w:tcPr>
          <w:p w14:paraId="3DB48AA0" w14:textId="7AB608A1" w:rsidR="001F0AFC" w:rsidRPr="00936642" w:rsidRDefault="001F0AFC" w:rsidP="00DF49EE">
            <w:pPr>
              <w:pStyle w:val="ListParagraph"/>
              <w:numPr>
                <w:ilvl w:val="0"/>
                <w:numId w:val="11"/>
              </w:numPr>
              <w:spacing w:after="200" w:line="240" w:lineRule="auto"/>
              <w:rPr>
                <w:rFonts w:ascii="Arial" w:hAnsi="Arial" w:cs="Arial"/>
                <w:b/>
              </w:rPr>
            </w:pPr>
            <w:r w:rsidRPr="00936642">
              <w:rPr>
                <w:rFonts w:ascii="Arial" w:hAnsi="Arial" w:cs="Arial"/>
              </w:rPr>
              <w:lastRenderedPageBreak/>
              <w:t>Will the personal information be used for the training, testing or refinement of artificial intelligence systems?</w:t>
            </w:r>
          </w:p>
        </w:tc>
        <w:sdt>
          <w:sdtPr>
            <w:rPr>
              <w:rFonts w:ascii="Arial" w:hAnsi="Arial" w:cs="Arial"/>
              <w:lang w:val="en-CA"/>
            </w:rPr>
            <w:id w:val="55824292"/>
            <w:placeholder>
              <w:docPart w:val="610344A1C0C448D1B2195611E172668A"/>
            </w:placeholder>
            <w:dropDownList>
              <w:listItem w:value="Choose an item."/>
              <w:listItem w:displayText="Yes" w:value="Yes"/>
              <w:listItem w:displayText="No" w:value="No"/>
              <w:listItem w:displayText="N/A" w:value="N/A"/>
            </w:dropDownList>
          </w:sdtPr>
          <w:sdtEndPr/>
          <w:sdtContent>
            <w:tc>
              <w:tcPr>
                <w:tcW w:w="2220" w:type="dxa"/>
              </w:tcPr>
              <w:p w14:paraId="5236F092" w14:textId="58CD7CA6" w:rsidR="001F0AFC" w:rsidRPr="00CA71A5" w:rsidRDefault="2A6C4E2A" w:rsidP="00561B97">
                <w:pPr>
                  <w:spacing w:after="200" w:line="240" w:lineRule="auto"/>
                  <w:rPr>
                    <w:rFonts w:ascii="Arial" w:hAnsi="Arial" w:cs="Arial"/>
                    <w:lang w:val="en-CA"/>
                  </w:rPr>
                </w:pPr>
                <w:r w:rsidRPr="47D7C777">
                  <w:rPr>
                    <w:rFonts w:ascii="Arial" w:hAnsi="Arial" w:cs="Arial"/>
                    <w:lang w:val="en-CA"/>
                  </w:rPr>
                  <w:t>No</w:t>
                </w:r>
              </w:p>
            </w:tc>
          </w:sdtContent>
        </w:sdt>
        <w:tc>
          <w:tcPr>
            <w:tcW w:w="4866" w:type="dxa"/>
          </w:tcPr>
          <w:p w14:paraId="78812821" w14:textId="1AB31CAF" w:rsidR="00B51BDE" w:rsidRDefault="23F9F1A7" w:rsidP="6AD13147">
            <w:pPr>
              <w:spacing w:after="200" w:line="240" w:lineRule="auto"/>
              <w:rPr>
                <w:rFonts w:ascii="Arial" w:hAnsi="Arial" w:cs="Arial"/>
                <w:lang w:val="en-CA"/>
              </w:rPr>
            </w:pPr>
            <w:r w:rsidRPr="685A6F4F">
              <w:rPr>
                <w:rFonts w:ascii="Arial" w:hAnsi="Arial" w:cs="Arial"/>
                <w:lang w:val="en-CA"/>
              </w:rPr>
              <w:t>ESDC employee</w:t>
            </w:r>
            <w:r w:rsidR="0DB476F2" w:rsidRPr="685A6F4F">
              <w:rPr>
                <w:rFonts w:ascii="Arial" w:hAnsi="Arial" w:cs="Arial"/>
                <w:lang w:val="en-CA"/>
              </w:rPr>
              <w:t xml:space="preserve"> (user)</w:t>
            </w:r>
            <w:r w:rsidRPr="685A6F4F">
              <w:rPr>
                <w:rFonts w:ascii="Arial" w:hAnsi="Arial" w:cs="Arial"/>
                <w:lang w:val="en-CA"/>
              </w:rPr>
              <w:t xml:space="preserve"> chat or uploaded information will not be used in any manner to train</w:t>
            </w:r>
            <w:r w:rsidR="2B3E7010" w:rsidRPr="685A6F4F">
              <w:rPr>
                <w:rFonts w:ascii="Arial" w:hAnsi="Arial" w:cs="Arial"/>
                <w:lang w:val="en-CA"/>
              </w:rPr>
              <w:t xml:space="preserve">, test or refine </w:t>
            </w:r>
            <w:r w:rsidR="1939D500" w:rsidRPr="685A6F4F">
              <w:rPr>
                <w:rFonts w:ascii="Arial" w:hAnsi="Arial" w:cs="Arial"/>
                <w:lang w:val="en-CA"/>
              </w:rPr>
              <w:t>the model</w:t>
            </w:r>
            <w:r w:rsidRPr="685A6F4F">
              <w:rPr>
                <w:rFonts w:ascii="Arial" w:hAnsi="Arial" w:cs="Arial"/>
                <w:lang w:val="en-CA"/>
              </w:rPr>
              <w:t xml:space="preserve">. </w:t>
            </w:r>
          </w:p>
          <w:p w14:paraId="62493024" w14:textId="6118E8F2" w:rsidR="00B51BDE" w:rsidRDefault="228C59BF" w:rsidP="6AD13147">
            <w:pPr>
              <w:spacing w:after="200" w:line="240" w:lineRule="auto"/>
              <w:rPr>
                <w:rFonts w:ascii="Arial" w:hAnsi="Arial" w:cs="Arial"/>
                <w:lang w:val="en-CA"/>
              </w:rPr>
            </w:pPr>
            <w:r w:rsidRPr="56B373B7">
              <w:rPr>
                <w:rFonts w:ascii="Arial" w:hAnsi="Arial" w:cs="Arial"/>
                <w:lang w:val="en-CA"/>
              </w:rPr>
              <w:t xml:space="preserve">EVA maintains </w:t>
            </w:r>
            <w:r w:rsidR="510CC531" w:rsidRPr="56B373B7">
              <w:rPr>
                <w:rFonts w:ascii="Arial" w:hAnsi="Arial" w:cs="Arial"/>
                <w:lang w:val="en-CA"/>
              </w:rPr>
              <w:t xml:space="preserve">conversation continuity </w:t>
            </w:r>
            <w:r w:rsidRPr="56B373B7">
              <w:rPr>
                <w:rFonts w:ascii="Arial" w:hAnsi="Arial" w:cs="Arial"/>
                <w:lang w:val="en-CA"/>
              </w:rPr>
              <w:t xml:space="preserve">by </w:t>
            </w:r>
            <w:r w:rsidR="510CC531" w:rsidRPr="56B373B7">
              <w:rPr>
                <w:rFonts w:ascii="Arial" w:hAnsi="Arial" w:cs="Arial"/>
                <w:lang w:val="en-CA"/>
              </w:rPr>
              <w:t xml:space="preserve">use of a </w:t>
            </w:r>
            <w:r w:rsidRPr="56B373B7">
              <w:rPr>
                <w:rFonts w:ascii="Arial" w:hAnsi="Arial" w:cs="Arial"/>
                <w:lang w:val="en-CA"/>
              </w:rPr>
              <w:t>context window,</w:t>
            </w:r>
            <w:r w:rsidR="510CC531" w:rsidRPr="56B373B7">
              <w:rPr>
                <w:rFonts w:ascii="Arial" w:hAnsi="Arial" w:cs="Arial"/>
                <w:lang w:val="en-CA"/>
              </w:rPr>
              <w:t xml:space="preserve"> which</w:t>
            </w:r>
            <w:r w:rsidRPr="56B373B7">
              <w:rPr>
                <w:rFonts w:ascii="Arial" w:hAnsi="Arial" w:cs="Arial"/>
                <w:lang w:val="en-CA"/>
              </w:rPr>
              <w:t xml:space="preserve"> allows it to use </w:t>
            </w:r>
            <w:r w:rsidR="510CC531" w:rsidRPr="56B373B7">
              <w:rPr>
                <w:rFonts w:ascii="Arial" w:hAnsi="Arial" w:cs="Arial"/>
                <w:lang w:val="en-CA"/>
              </w:rPr>
              <w:t xml:space="preserve">both the </w:t>
            </w:r>
            <w:r w:rsidRPr="56B373B7">
              <w:rPr>
                <w:rFonts w:ascii="Arial" w:hAnsi="Arial" w:cs="Arial"/>
                <w:lang w:val="en-CA"/>
              </w:rPr>
              <w:t xml:space="preserve">large language model and user context to generate new content. </w:t>
            </w:r>
            <w:r w:rsidR="510CC531" w:rsidRPr="56B373B7">
              <w:rPr>
                <w:rFonts w:ascii="Arial" w:hAnsi="Arial" w:cs="Arial"/>
                <w:lang w:val="en-CA"/>
              </w:rPr>
              <w:t xml:space="preserve">Within a session </w:t>
            </w:r>
            <w:r w:rsidRPr="56B373B7">
              <w:rPr>
                <w:rFonts w:ascii="Arial" w:hAnsi="Arial" w:cs="Arial"/>
                <w:lang w:val="en-CA"/>
              </w:rPr>
              <w:t xml:space="preserve">EVA </w:t>
            </w:r>
            <w:r w:rsidR="510CC531" w:rsidRPr="56B373B7">
              <w:rPr>
                <w:rFonts w:ascii="Arial" w:hAnsi="Arial" w:cs="Arial"/>
                <w:lang w:val="en-CA"/>
              </w:rPr>
              <w:t xml:space="preserve">Chat </w:t>
            </w:r>
            <w:r w:rsidRPr="56B373B7">
              <w:rPr>
                <w:rFonts w:ascii="Arial" w:hAnsi="Arial" w:cs="Arial"/>
                <w:lang w:val="en-CA"/>
              </w:rPr>
              <w:t>can use previous response</w:t>
            </w:r>
            <w:r w:rsidR="510CC531" w:rsidRPr="56B373B7">
              <w:rPr>
                <w:rFonts w:ascii="Arial" w:hAnsi="Arial" w:cs="Arial"/>
                <w:lang w:val="en-CA"/>
              </w:rPr>
              <w:t>s</w:t>
            </w:r>
            <w:r w:rsidRPr="56B373B7">
              <w:rPr>
                <w:rFonts w:ascii="Arial" w:hAnsi="Arial" w:cs="Arial"/>
                <w:lang w:val="en-CA"/>
              </w:rPr>
              <w:t xml:space="preserve"> to generate new text. </w:t>
            </w:r>
            <w:r w:rsidR="698235E8" w:rsidRPr="56B373B7">
              <w:rPr>
                <w:rFonts w:ascii="Arial" w:hAnsi="Arial" w:cs="Arial"/>
                <w:lang w:val="en-CA"/>
              </w:rPr>
              <w:t xml:space="preserve">The chat can be accessed </w:t>
            </w:r>
            <w:r w:rsidR="1E72D42F" w:rsidRPr="56B373B7">
              <w:rPr>
                <w:rFonts w:ascii="Arial" w:hAnsi="Arial" w:cs="Arial"/>
                <w:lang w:val="en-CA"/>
              </w:rPr>
              <w:t xml:space="preserve">in this way </w:t>
            </w:r>
            <w:r w:rsidR="42DE94EF" w:rsidRPr="56B373B7">
              <w:rPr>
                <w:rFonts w:ascii="Arial" w:hAnsi="Arial" w:cs="Arial"/>
                <w:lang w:val="en-CA"/>
              </w:rPr>
              <w:t xml:space="preserve">by the user </w:t>
            </w:r>
            <w:r w:rsidR="698235E8" w:rsidRPr="56B373B7">
              <w:rPr>
                <w:rFonts w:ascii="Arial" w:hAnsi="Arial" w:cs="Arial"/>
                <w:lang w:val="en-CA"/>
              </w:rPr>
              <w:t>for 30 days.</w:t>
            </w:r>
            <w:r w:rsidR="0A1C17C9" w:rsidRPr="56B373B7">
              <w:rPr>
                <w:rFonts w:ascii="Arial" w:hAnsi="Arial" w:cs="Arial"/>
                <w:lang w:val="en-CA"/>
              </w:rPr>
              <w:t xml:space="preserve"> </w:t>
            </w:r>
            <w:r w:rsidR="698235E8" w:rsidRPr="56B373B7">
              <w:rPr>
                <w:rFonts w:ascii="Arial" w:hAnsi="Arial" w:cs="Arial"/>
                <w:lang w:val="en-CA"/>
              </w:rPr>
              <w:t xml:space="preserve">The chat history is not used </w:t>
            </w:r>
            <w:r w:rsidR="5D663344" w:rsidRPr="56B373B7">
              <w:rPr>
                <w:rFonts w:ascii="Arial" w:hAnsi="Arial" w:cs="Arial"/>
                <w:lang w:val="en-CA"/>
              </w:rPr>
              <w:t>to train</w:t>
            </w:r>
            <w:r w:rsidR="00F553C7">
              <w:rPr>
                <w:rFonts w:ascii="Arial" w:hAnsi="Arial" w:cs="Arial"/>
                <w:lang w:val="en-CA"/>
              </w:rPr>
              <w:t xml:space="preserve"> the</w:t>
            </w:r>
            <w:r w:rsidR="5D663344" w:rsidRPr="56B373B7">
              <w:rPr>
                <w:rFonts w:ascii="Arial" w:hAnsi="Arial" w:cs="Arial"/>
                <w:lang w:val="en-CA"/>
              </w:rPr>
              <w:t xml:space="preserve"> model or any other system</w:t>
            </w:r>
            <w:r w:rsidR="675280DB" w:rsidRPr="56B373B7">
              <w:rPr>
                <w:rFonts w:ascii="Arial" w:hAnsi="Arial" w:cs="Arial"/>
                <w:lang w:val="en-CA"/>
              </w:rPr>
              <w:t>.</w:t>
            </w:r>
            <w:r w:rsidR="14DABC69" w:rsidRPr="56B373B7">
              <w:rPr>
                <w:rFonts w:ascii="Arial" w:hAnsi="Arial" w:cs="Arial"/>
                <w:lang w:val="en-CA"/>
              </w:rPr>
              <w:t xml:space="preserve"> </w:t>
            </w:r>
            <w:r w:rsidR="000503D4">
              <w:rPr>
                <w:rFonts w:ascii="Arial" w:hAnsi="Arial" w:cs="Arial"/>
                <w:lang w:val="en-CA"/>
              </w:rPr>
              <w:t>If user enters a</w:t>
            </w:r>
            <w:r w:rsidR="25808FD7" w:rsidRPr="56B373B7">
              <w:rPr>
                <w:rFonts w:ascii="Arial" w:hAnsi="Arial" w:cs="Arial"/>
                <w:lang w:val="en-CA"/>
              </w:rPr>
              <w:t xml:space="preserve"> new session </w:t>
            </w:r>
            <w:r w:rsidR="000503D4">
              <w:rPr>
                <w:rFonts w:ascii="Arial" w:hAnsi="Arial" w:cs="Arial"/>
                <w:lang w:val="en-CA"/>
              </w:rPr>
              <w:t xml:space="preserve">they will </w:t>
            </w:r>
            <w:r w:rsidR="25808FD7" w:rsidRPr="56B373B7">
              <w:rPr>
                <w:rFonts w:ascii="Arial" w:hAnsi="Arial" w:cs="Arial"/>
                <w:lang w:val="en-CA"/>
              </w:rPr>
              <w:t xml:space="preserve">have to </w:t>
            </w:r>
            <w:r w:rsidRPr="56B373B7">
              <w:rPr>
                <w:rFonts w:ascii="Arial" w:hAnsi="Arial" w:cs="Arial"/>
                <w:lang w:val="en-CA"/>
              </w:rPr>
              <w:t xml:space="preserve">provide context </w:t>
            </w:r>
            <w:r w:rsidR="000503D4">
              <w:rPr>
                <w:rFonts w:ascii="Arial" w:hAnsi="Arial" w:cs="Arial"/>
                <w:lang w:val="en-CA"/>
              </w:rPr>
              <w:t xml:space="preserve">to the tool </w:t>
            </w:r>
            <w:r w:rsidRPr="56B373B7">
              <w:rPr>
                <w:rFonts w:ascii="Arial" w:hAnsi="Arial" w:cs="Arial"/>
                <w:lang w:val="en-CA"/>
              </w:rPr>
              <w:t>again</w:t>
            </w:r>
            <w:r w:rsidR="6C48EF9A" w:rsidRPr="56B373B7">
              <w:rPr>
                <w:rFonts w:ascii="Arial" w:hAnsi="Arial" w:cs="Arial"/>
                <w:lang w:val="en-CA"/>
              </w:rPr>
              <w:t xml:space="preserve"> to generate content</w:t>
            </w:r>
            <w:r w:rsidRPr="56B373B7">
              <w:rPr>
                <w:rFonts w:ascii="Arial" w:hAnsi="Arial" w:cs="Arial"/>
                <w:lang w:val="en-CA"/>
              </w:rPr>
              <w:t>.</w:t>
            </w:r>
          </w:p>
          <w:p w14:paraId="057CD9DE" w14:textId="77777777" w:rsidR="0094724B" w:rsidRDefault="00A71295" w:rsidP="6AD13147">
            <w:pPr>
              <w:spacing w:after="200" w:line="240" w:lineRule="auto"/>
              <w:rPr>
                <w:rFonts w:ascii="Arial" w:hAnsi="Arial" w:cs="Arial"/>
                <w:lang w:val="en-CA"/>
              </w:rPr>
            </w:pPr>
            <w:r w:rsidRPr="452EA565">
              <w:rPr>
                <w:rFonts w:ascii="Arial" w:hAnsi="Arial" w:cs="Arial"/>
                <w:lang w:val="en-CA"/>
              </w:rPr>
              <w:t>A</w:t>
            </w:r>
            <w:r w:rsidR="14623879" w:rsidRPr="452EA565">
              <w:rPr>
                <w:rFonts w:ascii="Arial" w:hAnsi="Arial" w:cs="Arial"/>
                <w:lang w:val="en-CA"/>
              </w:rPr>
              <w:t>n</w:t>
            </w:r>
            <w:r w:rsidR="14623879" w:rsidRPr="6AD13147">
              <w:rPr>
                <w:rFonts w:ascii="Arial" w:hAnsi="Arial" w:cs="Arial"/>
                <w:lang w:val="en-CA"/>
              </w:rPr>
              <w:t xml:space="preserve"> agreement with Microsoft </w:t>
            </w:r>
            <w:r>
              <w:rPr>
                <w:rFonts w:ascii="Arial" w:hAnsi="Arial" w:cs="Arial"/>
                <w:lang w:val="en-CA"/>
              </w:rPr>
              <w:t>out</w:t>
            </w:r>
            <w:r w:rsidR="0007587B">
              <w:rPr>
                <w:rFonts w:ascii="Arial" w:hAnsi="Arial" w:cs="Arial"/>
                <w:lang w:val="en-CA"/>
              </w:rPr>
              <w:t xml:space="preserve">lines </w:t>
            </w:r>
            <w:r w:rsidR="14623879" w:rsidRPr="6AD13147">
              <w:rPr>
                <w:rFonts w:ascii="Arial" w:hAnsi="Arial" w:cs="Arial"/>
                <w:lang w:val="en-CA"/>
              </w:rPr>
              <w:t xml:space="preserve">that they will not use </w:t>
            </w:r>
            <w:r w:rsidR="0007587B">
              <w:rPr>
                <w:rFonts w:ascii="Arial" w:hAnsi="Arial" w:cs="Arial"/>
                <w:lang w:val="en-CA"/>
              </w:rPr>
              <w:t xml:space="preserve">ESDC </w:t>
            </w:r>
            <w:r w:rsidR="14623879" w:rsidRPr="6AD13147">
              <w:rPr>
                <w:rFonts w:ascii="Arial" w:hAnsi="Arial" w:cs="Arial"/>
                <w:lang w:val="en-CA"/>
              </w:rPr>
              <w:t>data in any shape or form</w:t>
            </w:r>
            <w:r w:rsidR="4AE57E4D" w:rsidRPr="64E64394">
              <w:rPr>
                <w:rFonts w:ascii="Arial" w:hAnsi="Arial" w:cs="Arial"/>
                <w:lang w:val="en-CA"/>
              </w:rPr>
              <w:t>.</w:t>
            </w:r>
            <w:r w:rsidR="14623879" w:rsidRPr="6AD13147">
              <w:rPr>
                <w:rFonts w:ascii="Arial" w:hAnsi="Arial" w:cs="Arial"/>
                <w:lang w:val="en-CA"/>
              </w:rPr>
              <w:t xml:space="preserve"> </w:t>
            </w:r>
            <w:r w:rsidR="0007587B">
              <w:rPr>
                <w:rFonts w:ascii="Arial" w:hAnsi="Arial" w:cs="Arial"/>
                <w:lang w:val="en-CA"/>
              </w:rPr>
              <w:t xml:space="preserve">ESDC </w:t>
            </w:r>
            <w:r w:rsidR="14623879" w:rsidRPr="6AD13147">
              <w:rPr>
                <w:rFonts w:ascii="Arial" w:hAnsi="Arial" w:cs="Arial"/>
                <w:lang w:val="en-CA"/>
              </w:rPr>
              <w:t xml:space="preserve">data </w:t>
            </w:r>
            <w:r w:rsidR="0007587B">
              <w:rPr>
                <w:rFonts w:ascii="Arial" w:hAnsi="Arial" w:cs="Arial"/>
                <w:lang w:val="en-CA"/>
              </w:rPr>
              <w:t xml:space="preserve">in EVA Chat </w:t>
            </w:r>
            <w:r w:rsidR="14623879" w:rsidRPr="6AD13147">
              <w:rPr>
                <w:rFonts w:ascii="Arial" w:hAnsi="Arial" w:cs="Arial"/>
                <w:lang w:val="en-CA"/>
              </w:rPr>
              <w:t xml:space="preserve">will only reside in </w:t>
            </w:r>
            <w:r w:rsidR="0007587B">
              <w:rPr>
                <w:rFonts w:ascii="Arial" w:hAnsi="Arial" w:cs="Arial"/>
                <w:lang w:val="en-CA"/>
              </w:rPr>
              <w:t xml:space="preserve">the </w:t>
            </w:r>
            <w:r w:rsidR="14623879" w:rsidRPr="6AD13147">
              <w:rPr>
                <w:rFonts w:ascii="Arial" w:hAnsi="Arial" w:cs="Arial"/>
                <w:lang w:val="en-CA"/>
              </w:rPr>
              <w:t xml:space="preserve">Canada </w:t>
            </w:r>
            <w:r w:rsidR="0007587B" w:rsidRPr="452EA565">
              <w:rPr>
                <w:rFonts w:ascii="Arial" w:hAnsi="Arial" w:cs="Arial"/>
                <w:lang w:val="en-CA"/>
              </w:rPr>
              <w:t>E</w:t>
            </w:r>
            <w:r w:rsidR="14623879" w:rsidRPr="452EA565">
              <w:rPr>
                <w:rFonts w:ascii="Arial" w:hAnsi="Arial" w:cs="Arial"/>
                <w:lang w:val="en-CA"/>
              </w:rPr>
              <w:t xml:space="preserve">ast </w:t>
            </w:r>
            <w:r w:rsidR="0007587B" w:rsidRPr="452EA565">
              <w:rPr>
                <w:rFonts w:ascii="Arial" w:hAnsi="Arial" w:cs="Arial"/>
                <w:lang w:val="en-CA"/>
              </w:rPr>
              <w:t>D</w:t>
            </w:r>
            <w:r w:rsidR="14623879" w:rsidRPr="452EA565">
              <w:rPr>
                <w:rFonts w:ascii="Arial" w:hAnsi="Arial" w:cs="Arial"/>
                <w:lang w:val="en-CA"/>
              </w:rPr>
              <w:t xml:space="preserve">ata </w:t>
            </w:r>
            <w:r w:rsidR="0007587B" w:rsidRPr="452EA565">
              <w:rPr>
                <w:rFonts w:ascii="Arial" w:hAnsi="Arial" w:cs="Arial"/>
                <w:lang w:val="en-CA"/>
              </w:rPr>
              <w:t>C</w:t>
            </w:r>
            <w:r w:rsidR="14623879" w:rsidRPr="452EA565">
              <w:rPr>
                <w:rFonts w:ascii="Arial" w:hAnsi="Arial" w:cs="Arial"/>
                <w:lang w:val="en-CA"/>
              </w:rPr>
              <w:t>ent</w:t>
            </w:r>
            <w:r w:rsidR="000E1E35">
              <w:rPr>
                <w:rFonts w:ascii="Arial" w:hAnsi="Arial" w:cs="Arial"/>
                <w:lang w:val="en-CA"/>
              </w:rPr>
              <w:t>re</w:t>
            </w:r>
            <w:r w:rsidR="14623879" w:rsidRPr="452EA565">
              <w:rPr>
                <w:rFonts w:ascii="Arial" w:hAnsi="Arial" w:cs="Arial"/>
                <w:lang w:val="en-CA"/>
              </w:rPr>
              <w:t>.</w:t>
            </w:r>
          </w:p>
          <w:p w14:paraId="20B7DFB7" w14:textId="68A1BD4D" w:rsidR="003245AA" w:rsidRPr="00DF5D9F" w:rsidRDefault="003245AA" w:rsidP="6AD13147">
            <w:pPr>
              <w:spacing w:after="200" w:line="240" w:lineRule="auto"/>
              <w:rPr>
                <w:rFonts w:ascii="Arial" w:hAnsi="Arial" w:cs="Arial"/>
                <w:lang w:val="en-CA"/>
              </w:rPr>
            </w:pPr>
            <w:r>
              <w:rPr>
                <w:rFonts w:ascii="Arial" w:hAnsi="Arial" w:cs="Arial"/>
                <w:lang w:val="en-CA"/>
              </w:rPr>
              <w:t>Periodic updates to the model will come from Microsoft but will not involve any information taken from ESDC input.</w:t>
            </w:r>
          </w:p>
        </w:tc>
        <w:tc>
          <w:tcPr>
            <w:tcW w:w="6809" w:type="dxa"/>
          </w:tcPr>
          <w:p w14:paraId="490E3EAE" w14:textId="272E4D3D" w:rsidR="001F0AFC" w:rsidRPr="00CA71A5" w:rsidRDefault="00095A02" w:rsidP="00561B97">
            <w:pPr>
              <w:spacing w:after="200" w:line="240" w:lineRule="auto"/>
              <w:rPr>
                <w:rFonts w:ascii="Arial" w:hAnsi="Arial" w:cs="Arial"/>
                <w:highlight w:val="yellow"/>
                <w:lang w:val="en-CA"/>
              </w:rPr>
            </w:pPr>
            <w:r w:rsidRPr="00276160">
              <w:rPr>
                <w:rFonts w:ascii="Arial" w:hAnsi="Arial" w:cs="Arial"/>
                <w:lang w:val="en-CA"/>
              </w:rPr>
              <w:t>No privacy risk or compliance issue identified.</w:t>
            </w:r>
          </w:p>
        </w:tc>
      </w:tr>
      <w:tr w:rsidR="001F0AFC" w:rsidRPr="000B4A42" w14:paraId="13E23B53" w14:textId="77777777" w:rsidTr="017ACD20">
        <w:trPr>
          <w:trHeight w:val="300"/>
        </w:trPr>
        <w:tc>
          <w:tcPr>
            <w:tcW w:w="3681" w:type="dxa"/>
          </w:tcPr>
          <w:p w14:paraId="614CEBC8" w14:textId="77777777" w:rsidR="001F0AFC" w:rsidRPr="00936642" w:rsidRDefault="001F0AFC" w:rsidP="00DF49EE">
            <w:pPr>
              <w:pStyle w:val="ListParagraph"/>
              <w:numPr>
                <w:ilvl w:val="1"/>
                <w:numId w:val="11"/>
              </w:numPr>
              <w:spacing w:after="200" w:line="240" w:lineRule="auto"/>
              <w:rPr>
                <w:rFonts w:ascii="Arial" w:hAnsi="Arial" w:cs="Arial"/>
              </w:rPr>
            </w:pPr>
            <w:r w:rsidRPr="00936642">
              <w:rPr>
                <w:rFonts w:ascii="Arial" w:hAnsi="Arial" w:cs="Arial"/>
              </w:rPr>
              <w:t>If yes, will you comply or have you complied with the Directive on Automated Decision-Making?</w:t>
            </w:r>
          </w:p>
        </w:tc>
        <w:sdt>
          <w:sdtPr>
            <w:rPr>
              <w:rFonts w:ascii="Arial" w:hAnsi="Arial" w:cs="Arial"/>
              <w:lang w:val="en-CA"/>
            </w:rPr>
            <w:id w:val="1196890600"/>
            <w:placeholder>
              <w:docPart w:val="E6DAA581C3994788B2F1C7FAB0D6D7DA"/>
            </w:placeholder>
            <w:dropDownList>
              <w:listItem w:value="Choose an item."/>
              <w:listItem w:displayText="Yes" w:value="Yes"/>
              <w:listItem w:displayText="No" w:value="No"/>
              <w:listItem w:displayText="N/A" w:value="N/A"/>
            </w:dropDownList>
          </w:sdtPr>
          <w:sdtEndPr/>
          <w:sdtContent>
            <w:tc>
              <w:tcPr>
                <w:tcW w:w="2220" w:type="dxa"/>
              </w:tcPr>
              <w:p w14:paraId="5EFE3D68" w14:textId="2AE49557" w:rsidR="001F0AFC" w:rsidRPr="00CA71A5" w:rsidRDefault="0007587B" w:rsidP="00561B97">
                <w:pPr>
                  <w:spacing w:after="200" w:line="240" w:lineRule="auto"/>
                  <w:rPr>
                    <w:rFonts w:ascii="Arial" w:hAnsi="Arial" w:cs="Arial"/>
                    <w:lang w:val="en-CA"/>
                  </w:rPr>
                </w:pPr>
                <w:r>
                  <w:rPr>
                    <w:rFonts w:ascii="Arial" w:hAnsi="Arial" w:cs="Arial"/>
                    <w:lang w:val="en-CA"/>
                  </w:rPr>
                  <w:t>N/A</w:t>
                </w:r>
              </w:p>
            </w:tc>
          </w:sdtContent>
        </w:sdt>
        <w:tc>
          <w:tcPr>
            <w:tcW w:w="4866" w:type="dxa"/>
          </w:tcPr>
          <w:p w14:paraId="5A86B23F" w14:textId="04F63330" w:rsidR="001F0AFC" w:rsidRPr="00DF5D9F" w:rsidRDefault="001339EF" w:rsidP="00561B97">
            <w:pPr>
              <w:spacing w:after="200" w:line="240" w:lineRule="auto"/>
              <w:rPr>
                <w:rFonts w:ascii="Arial" w:hAnsi="Arial" w:cs="Arial"/>
              </w:rPr>
            </w:pPr>
            <w:r w:rsidRPr="306F0471">
              <w:rPr>
                <w:rFonts w:ascii="Arial" w:hAnsi="Arial" w:cs="Arial"/>
                <w:lang w:val="en-CA"/>
              </w:rPr>
              <w:t>N/A</w:t>
            </w:r>
          </w:p>
        </w:tc>
        <w:tc>
          <w:tcPr>
            <w:tcW w:w="6809" w:type="dxa"/>
          </w:tcPr>
          <w:p w14:paraId="7C70F133" w14:textId="1ABAAAA4" w:rsidR="001F0AFC" w:rsidRPr="00CA71A5" w:rsidRDefault="001339EF" w:rsidP="00561B97">
            <w:pPr>
              <w:spacing w:after="200" w:line="240" w:lineRule="auto"/>
              <w:rPr>
                <w:rFonts w:ascii="Arial" w:hAnsi="Arial" w:cs="Arial"/>
                <w:lang w:val="en-CA"/>
              </w:rPr>
            </w:pPr>
            <w:r w:rsidRPr="306F0471">
              <w:rPr>
                <w:rFonts w:ascii="Arial" w:hAnsi="Arial" w:cs="Arial"/>
                <w:lang w:val="en-CA"/>
              </w:rPr>
              <w:t>N/A</w:t>
            </w:r>
          </w:p>
        </w:tc>
      </w:tr>
      <w:tr w:rsidR="001F0AFC" w:rsidRPr="000B4A42" w14:paraId="123F2A30" w14:textId="77777777" w:rsidTr="017ACD20">
        <w:trPr>
          <w:trHeight w:val="300"/>
        </w:trPr>
        <w:tc>
          <w:tcPr>
            <w:tcW w:w="3681" w:type="dxa"/>
          </w:tcPr>
          <w:p w14:paraId="690A9420" w14:textId="77777777" w:rsidR="001F0AFC" w:rsidRPr="009F60C2" w:rsidRDefault="24C49E0C" w:rsidP="00DF49EE">
            <w:pPr>
              <w:pStyle w:val="ListParagraph"/>
              <w:numPr>
                <w:ilvl w:val="0"/>
                <w:numId w:val="11"/>
              </w:numPr>
              <w:spacing w:after="200" w:line="240" w:lineRule="auto"/>
              <w:rPr>
                <w:rFonts w:ascii="Arial" w:hAnsi="Arial" w:cs="Arial"/>
              </w:rPr>
            </w:pPr>
            <w:r w:rsidRPr="685A6F4F">
              <w:rPr>
                <w:rFonts w:ascii="Arial" w:hAnsi="Arial" w:cs="Arial"/>
              </w:rPr>
              <w:t xml:space="preserve">Will personal information be used for conducting </w:t>
            </w:r>
            <w:r w:rsidRPr="685A6F4F">
              <w:rPr>
                <w:rFonts w:ascii="Arial" w:hAnsi="Arial" w:cs="Arial"/>
              </w:rPr>
              <w:lastRenderedPageBreak/>
              <w:t>investigations or enforcement activities?</w:t>
            </w:r>
          </w:p>
        </w:tc>
        <w:sdt>
          <w:sdtPr>
            <w:rPr>
              <w:rFonts w:ascii="Arial" w:hAnsi="Arial" w:cs="Arial"/>
              <w:lang w:val="en-CA"/>
            </w:rPr>
            <w:id w:val="-1971575862"/>
            <w:placeholder>
              <w:docPart w:val="F72140E6A5574A2785EE955663F6E55F"/>
            </w:placeholder>
            <w:dropDownList>
              <w:listItem w:value="Choose an item."/>
              <w:listItem w:displayText="Yes" w:value="Yes"/>
              <w:listItem w:displayText="No" w:value="No"/>
              <w:listItem w:displayText="N/A" w:value="N/A"/>
            </w:dropDownList>
          </w:sdtPr>
          <w:sdtEndPr/>
          <w:sdtContent>
            <w:tc>
              <w:tcPr>
                <w:tcW w:w="2220" w:type="dxa"/>
              </w:tcPr>
              <w:p w14:paraId="55E17993" w14:textId="29067AA9" w:rsidR="001F0AFC" w:rsidRPr="00CA71A5" w:rsidRDefault="11700F65" w:rsidP="47D7C777">
                <w:pPr>
                  <w:spacing w:after="200" w:line="240" w:lineRule="auto"/>
                  <w:rPr>
                    <w:rFonts w:ascii="Arial" w:hAnsi="Arial" w:cs="Arial"/>
                    <w:b/>
                    <w:bCs/>
                    <w:lang w:val="en-CA"/>
                  </w:rPr>
                </w:pPr>
                <w:r w:rsidRPr="34FF7321">
                  <w:rPr>
                    <w:rFonts w:ascii="Arial" w:hAnsi="Arial" w:cs="Arial"/>
                    <w:lang w:val="en-CA"/>
                  </w:rPr>
                  <w:t>Yes</w:t>
                </w:r>
              </w:p>
            </w:tc>
          </w:sdtContent>
        </w:sdt>
        <w:tc>
          <w:tcPr>
            <w:tcW w:w="4866" w:type="dxa"/>
          </w:tcPr>
          <w:p w14:paraId="72D27D09" w14:textId="69371B38" w:rsidR="005F5853" w:rsidRDefault="000B2764" w:rsidP="007215DB">
            <w:pPr>
              <w:spacing w:after="200" w:line="240" w:lineRule="auto"/>
              <w:rPr>
                <w:rFonts w:ascii="Arial" w:hAnsi="Arial" w:cs="Arial"/>
                <w:lang w:val="en-CA"/>
              </w:rPr>
            </w:pPr>
            <w:ins w:id="181" w:author="Hodgson, Rachel R [NC]" w:date="2025-09-23T13:20:00Z" w16du:dateUtc="2025-09-23T17:20:00Z">
              <w:r>
                <w:rPr>
                  <w:rFonts w:ascii="Arial" w:hAnsi="Arial" w:cs="Arial"/>
                  <w:lang w:val="en-CA"/>
                </w:rPr>
                <w:t xml:space="preserve">User data </w:t>
              </w:r>
            </w:ins>
            <w:del w:id="182" w:author="Hodgson, Rachel R [NC]" w:date="2025-09-23T13:20:00Z" w16du:dateUtc="2025-09-23T17:20:00Z">
              <w:r w:rsidR="005F5853" w:rsidDel="000B2764">
                <w:rPr>
                  <w:rFonts w:ascii="Arial" w:hAnsi="Arial" w:cs="Arial"/>
                  <w:lang w:val="en-CA"/>
                </w:rPr>
                <w:delText xml:space="preserve">Personal information </w:delText>
              </w:r>
            </w:del>
            <w:r w:rsidR="005F5853">
              <w:rPr>
                <w:rFonts w:ascii="Arial" w:hAnsi="Arial" w:cs="Arial"/>
                <w:lang w:val="en-CA"/>
              </w:rPr>
              <w:t>gathered by the tool from users</w:t>
            </w:r>
            <w:ins w:id="183" w:author="Hodgson, Rachel R [NC]" w:date="2025-09-23T13:21:00Z" w16du:dateUtc="2025-09-23T17:21:00Z">
              <w:r w:rsidR="009E2712">
                <w:rPr>
                  <w:rFonts w:ascii="Arial" w:hAnsi="Arial" w:cs="Arial"/>
                  <w:lang w:val="en-CA"/>
                </w:rPr>
                <w:t>,</w:t>
              </w:r>
            </w:ins>
            <w:r w:rsidR="005F5853">
              <w:rPr>
                <w:rFonts w:ascii="Arial" w:hAnsi="Arial" w:cs="Arial"/>
                <w:lang w:val="en-CA"/>
              </w:rPr>
              <w:t xml:space="preserve"> such as time of use</w:t>
            </w:r>
            <w:ins w:id="184" w:author="Hodgson, Rachel R [NC]" w:date="2025-09-23T13:21:00Z" w16du:dateUtc="2025-09-23T17:21:00Z">
              <w:r w:rsidR="009E2712">
                <w:rPr>
                  <w:rFonts w:ascii="Arial" w:hAnsi="Arial" w:cs="Arial"/>
                  <w:lang w:val="en-CA"/>
                </w:rPr>
                <w:t>,</w:t>
              </w:r>
            </w:ins>
            <w:r w:rsidR="005F5853">
              <w:rPr>
                <w:rFonts w:ascii="Arial" w:hAnsi="Arial" w:cs="Arial"/>
                <w:lang w:val="en-CA"/>
              </w:rPr>
              <w:t xml:space="preserve"> may be used for investigat</w:t>
            </w:r>
            <w:r w:rsidR="00154F84">
              <w:rPr>
                <w:rFonts w:ascii="Arial" w:hAnsi="Arial" w:cs="Arial"/>
                <w:lang w:val="en-CA"/>
              </w:rPr>
              <w:t>iv</w:t>
            </w:r>
            <w:r w:rsidR="005F5853">
              <w:rPr>
                <w:rFonts w:ascii="Arial" w:hAnsi="Arial" w:cs="Arial"/>
                <w:lang w:val="en-CA"/>
              </w:rPr>
              <w:t xml:space="preserve">e </w:t>
            </w:r>
            <w:r w:rsidR="005F5853">
              <w:rPr>
                <w:rFonts w:ascii="Arial" w:hAnsi="Arial" w:cs="Arial"/>
                <w:lang w:val="en-CA"/>
              </w:rPr>
              <w:lastRenderedPageBreak/>
              <w:t xml:space="preserve">purposes when </w:t>
            </w:r>
            <w:r w:rsidR="003C2431">
              <w:rPr>
                <w:rFonts w:ascii="Arial" w:hAnsi="Arial" w:cs="Arial"/>
                <w:lang w:val="en-CA"/>
              </w:rPr>
              <w:t xml:space="preserve">issues of </w:t>
            </w:r>
            <w:r w:rsidR="005F5853">
              <w:rPr>
                <w:rFonts w:ascii="Arial" w:hAnsi="Arial" w:cs="Arial"/>
                <w:lang w:val="en-CA"/>
              </w:rPr>
              <w:t>potential misuse has been identified.</w:t>
            </w:r>
          </w:p>
          <w:p w14:paraId="4E9924CD" w14:textId="05FDF8AB" w:rsidR="001F0AFC" w:rsidRPr="00CA71A5" w:rsidRDefault="005F5853" w:rsidP="007215DB">
            <w:pPr>
              <w:spacing w:after="200" w:line="240" w:lineRule="auto"/>
              <w:rPr>
                <w:rFonts w:ascii="Arial" w:hAnsi="Arial" w:cs="Arial"/>
                <w:lang w:val="en-CA"/>
              </w:rPr>
            </w:pPr>
            <w:r>
              <w:rPr>
                <w:rFonts w:ascii="Arial" w:hAnsi="Arial" w:cs="Arial"/>
                <w:lang w:val="en-CA"/>
              </w:rPr>
              <w:t xml:space="preserve">Personal information captured </w:t>
            </w:r>
            <w:r w:rsidR="0043734E">
              <w:rPr>
                <w:rFonts w:ascii="Arial" w:hAnsi="Arial" w:cs="Arial"/>
                <w:lang w:val="en-CA"/>
              </w:rPr>
              <w:t xml:space="preserve">incidentally </w:t>
            </w:r>
            <w:r>
              <w:rPr>
                <w:rFonts w:ascii="Arial" w:hAnsi="Arial" w:cs="Arial"/>
                <w:lang w:val="en-CA"/>
              </w:rPr>
              <w:t xml:space="preserve">in the logs </w:t>
            </w:r>
            <w:r w:rsidR="0043734E">
              <w:rPr>
                <w:rFonts w:ascii="Arial" w:hAnsi="Arial" w:cs="Arial"/>
                <w:lang w:val="en-CA"/>
              </w:rPr>
              <w:t xml:space="preserve">as </w:t>
            </w:r>
            <w:ins w:id="185" w:author="Hodgson, Rachel R [NC]" w:date="2025-09-23T13:21:00Z" w16du:dateUtc="2025-09-23T17:21:00Z">
              <w:r w:rsidR="009E2712">
                <w:rPr>
                  <w:rFonts w:ascii="Arial" w:hAnsi="Arial" w:cs="Arial"/>
                  <w:lang w:val="en-CA"/>
                </w:rPr>
                <w:t>part of input data</w:t>
              </w:r>
            </w:ins>
            <w:del w:id="186" w:author="Hodgson, Rachel R [NC]" w:date="2025-09-23T13:21:00Z" w16du:dateUtc="2025-09-23T17:21:00Z">
              <w:r w:rsidR="0043734E" w:rsidDel="009E2712">
                <w:rPr>
                  <w:rFonts w:ascii="Arial" w:hAnsi="Arial" w:cs="Arial"/>
                  <w:lang w:val="en-CA"/>
                </w:rPr>
                <w:delText xml:space="preserve">a result of user input or upload </w:delText>
              </w:r>
            </w:del>
            <w:ins w:id="187" w:author="Hodgson, Rachel R [NC]" w:date="2025-09-23T13:21:00Z" w16du:dateUtc="2025-09-23T17:21:00Z">
              <w:r w:rsidR="009E2712">
                <w:rPr>
                  <w:rFonts w:ascii="Arial" w:hAnsi="Arial" w:cs="Arial"/>
                  <w:lang w:val="en-CA"/>
                </w:rPr>
                <w:t xml:space="preserve"> </w:t>
              </w:r>
            </w:ins>
            <w:r>
              <w:rPr>
                <w:rFonts w:ascii="Arial" w:hAnsi="Arial" w:cs="Arial"/>
                <w:lang w:val="en-CA"/>
              </w:rPr>
              <w:t xml:space="preserve">will not be used </w:t>
            </w:r>
            <w:r w:rsidR="001A0249">
              <w:rPr>
                <w:rFonts w:ascii="Arial" w:hAnsi="Arial" w:cs="Arial"/>
                <w:lang w:val="en-CA"/>
              </w:rPr>
              <w:t>directly</w:t>
            </w:r>
            <w:del w:id="188" w:author="Hodgson, Rachel R [NC]" w:date="2025-09-23T13:22:00Z" w16du:dateUtc="2025-09-23T17:22:00Z">
              <w:r w:rsidR="002B2C8A" w:rsidDel="003B0B19">
                <w:rPr>
                  <w:rFonts w:ascii="Arial" w:hAnsi="Arial" w:cs="Arial"/>
                  <w:lang w:val="en-CA"/>
                </w:rPr>
                <w:delText>,</w:delText>
              </w:r>
            </w:del>
            <w:r w:rsidR="002B2C8A">
              <w:rPr>
                <w:rFonts w:ascii="Arial" w:hAnsi="Arial" w:cs="Arial"/>
                <w:lang w:val="en-CA"/>
              </w:rPr>
              <w:t xml:space="preserve"> but may </w:t>
            </w:r>
            <w:r w:rsidR="00F53620">
              <w:rPr>
                <w:rFonts w:ascii="Arial" w:hAnsi="Arial" w:cs="Arial"/>
                <w:lang w:val="en-CA"/>
              </w:rPr>
              <w:t>b</w:t>
            </w:r>
            <w:r w:rsidR="00A2664D">
              <w:rPr>
                <w:rFonts w:ascii="Arial" w:hAnsi="Arial" w:cs="Arial"/>
                <w:lang w:val="en-CA"/>
              </w:rPr>
              <w:t xml:space="preserve">e used in investigations into misuse of the tool, </w:t>
            </w:r>
            <w:r w:rsidR="3642D70C" w:rsidRPr="00F153FF">
              <w:rPr>
                <w:rFonts w:ascii="Arial" w:hAnsi="Arial" w:cs="Arial"/>
                <w:lang w:val="en-CA"/>
              </w:rPr>
              <w:t>subject to ESDC policy and guidelines.</w:t>
            </w:r>
          </w:p>
        </w:tc>
        <w:tc>
          <w:tcPr>
            <w:tcW w:w="6809" w:type="dxa"/>
          </w:tcPr>
          <w:p w14:paraId="60162674" w14:textId="28987B61" w:rsidR="001F0AFC" w:rsidRDefault="001471D5" w:rsidP="00561B97">
            <w:pPr>
              <w:spacing w:after="200" w:line="240" w:lineRule="auto"/>
              <w:rPr>
                <w:rFonts w:ascii="Arial" w:hAnsi="Arial" w:cs="Arial"/>
                <w:highlight w:val="red"/>
                <w:lang w:val="en-CA"/>
              </w:rPr>
            </w:pPr>
            <w:r>
              <w:rPr>
                <w:rFonts w:ascii="Arial" w:hAnsi="Arial" w:cs="Arial"/>
              </w:rPr>
              <w:lastRenderedPageBreak/>
              <w:t>P</w:t>
            </w:r>
            <w:r w:rsidRPr="000F1CCD">
              <w:rPr>
                <w:rFonts w:ascii="Arial" w:hAnsi="Arial" w:cs="Arial"/>
                <w:lang w:val="en-CA"/>
              </w:rPr>
              <w:t>rocesses of the Automated Infrastructure Team</w:t>
            </w:r>
            <w:r>
              <w:rPr>
                <w:rFonts w:ascii="Arial" w:hAnsi="Arial" w:cs="Arial"/>
                <w:lang w:val="en-CA"/>
              </w:rPr>
              <w:t xml:space="preserve">, including processes to audit, monitor and investigate collection and </w:t>
            </w:r>
            <w:r w:rsidR="007D3876">
              <w:rPr>
                <w:rFonts w:ascii="Arial" w:hAnsi="Arial" w:cs="Arial"/>
                <w:lang w:val="en-CA"/>
              </w:rPr>
              <w:t>handling</w:t>
            </w:r>
            <w:r>
              <w:rPr>
                <w:rFonts w:ascii="Arial" w:hAnsi="Arial" w:cs="Arial"/>
                <w:lang w:val="en-CA"/>
              </w:rPr>
              <w:t xml:space="preserve"> of personal information, as well as potential misuse of personal </w:t>
            </w:r>
            <w:r>
              <w:rPr>
                <w:rFonts w:ascii="Arial" w:hAnsi="Arial" w:cs="Arial"/>
                <w:lang w:val="en-CA"/>
              </w:rPr>
              <w:lastRenderedPageBreak/>
              <w:t>information in EVA Chat,</w:t>
            </w:r>
            <w:r w:rsidRPr="000F1CCD">
              <w:rPr>
                <w:rFonts w:ascii="Arial" w:hAnsi="Arial" w:cs="Arial"/>
                <w:lang w:val="en-CA"/>
              </w:rPr>
              <w:t xml:space="preserve"> have not been established</w:t>
            </w:r>
            <w:r>
              <w:rPr>
                <w:rFonts w:ascii="Arial" w:hAnsi="Arial" w:cs="Arial"/>
                <w:lang w:val="en-CA"/>
              </w:rPr>
              <w:t>.</w:t>
            </w:r>
            <w:r w:rsidRPr="000F1CCD">
              <w:rPr>
                <w:rFonts w:ascii="Arial" w:hAnsi="Arial" w:cs="Arial"/>
                <w:lang w:val="en-CA"/>
              </w:rPr>
              <w:t xml:space="preserve"> </w:t>
            </w:r>
            <w:r>
              <w:rPr>
                <w:rFonts w:ascii="Arial" w:hAnsi="Arial" w:cs="Arial"/>
                <w:lang w:val="en-CA"/>
              </w:rPr>
              <w:t xml:space="preserve">See </w:t>
            </w:r>
            <w:r w:rsidRPr="000716A2">
              <w:rPr>
                <w:rFonts w:ascii="Arial" w:hAnsi="Arial" w:cs="Arial"/>
                <w:lang w:val="en-CA"/>
              </w:rPr>
              <w:t xml:space="preserve">section 1, question </w:t>
            </w:r>
            <w:r w:rsidR="001B18C6">
              <w:rPr>
                <w:rFonts w:ascii="Arial" w:hAnsi="Arial" w:cs="Arial"/>
                <w:lang w:val="en-CA"/>
              </w:rPr>
              <w:t>6</w:t>
            </w:r>
            <w:r w:rsidRPr="000716A2">
              <w:rPr>
                <w:rFonts w:ascii="Arial" w:hAnsi="Arial" w:cs="Arial"/>
                <w:lang w:val="en-CA"/>
              </w:rPr>
              <w:t>,</w:t>
            </w:r>
            <w:r>
              <w:rPr>
                <w:rFonts w:ascii="Arial" w:hAnsi="Arial" w:cs="Arial"/>
                <w:lang w:val="en-CA"/>
              </w:rPr>
              <w:t xml:space="preserve"> for first identification of this risk</w:t>
            </w:r>
            <w:r w:rsidRPr="000716A2">
              <w:rPr>
                <w:rFonts w:ascii="Arial" w:hAnsi="Arial" w:cs="Arial"/>
                <w:lang w:val="en-CA"/>
              </w:rPr>
              <w:t>.</w:t>
            </w:r>
          </w:p>
          <w:p w14:paraId="64259E84" w14:textId="6C8A011C" w:rsidR="00B753F8" w:rsidRPr="00CA71A5" w:rsidRDefault="00B753F8" w:rsidP="000716A2">
            <w:pPr>
              <w:spacing w:after="200" w:line="240" w:lineRule="auto"/>
              <w:rPr>
                <w:rFonts w:ascii="Arial" w:hAnsi="Arial" w:cs="Arial"/>
                <w:highlight w:val="yellow"/>
                <w:lang w:val="en-CA"/>
              </w:rPr>
            </w:pPr>
          </w:p>
        </w:tc>
      </w:tr>
      <w:tr w:rsidR="001F0AFC" w:rsidRPr="000B4A42" w14:paraId="31C335FF" w14:textId="77777777" w:rsidTr="017ACD20">
        <w:trPr>
          <w:trHeight w:val="300"/>
        </w:trPr>
        <w:tc>
          <w:tcPr>
            <w:tcW w:w="3681" w:type="dxa"/>
          </w:tcPr>
          <w:p w14:paraId="1C422D0F" w14:textId="77777777" w:rsidR="001F0AFC" w:rsidRPr="00A54B7F" w:rsidRDefault="001F0AFC" w:rsidP="00DF49EE">
            <w:pPr>
              <w:pStyle w:val="ListParagraph"/>
              <w:numPr>
                <w:ilvl w:val="0"/>
                <w:numId w:val="11"/>
              </w:numPr>
              <w:spacing w:after="200" w:line="240" w:lineRule="auto"/>
              <w:rPr>
                <w:rFonts w:ascii="Arial" w:hAnsi="Arial" w:cs="Arial"/>
              </w:rPr>
            </w:pPr>
            <w:r w:rsidRPr="00A54B7F">
              <w:rPr>
                <w:rFonts w:ascii="Arial" w:hAnsi="Arial" w:cs="Arial"/>
              </w:rPr>
              <w:lastRenderedPageBreak/>
              <w:t>Will personal information elements, such as a SIN or any other identifying number or symbol, be used for the purposes of linking across multiple databases?</w:t>
            </w:r>
          </w:p>
        </w:tc>
        <w:sdt>
          <w:sdtPr>
            <w:rPr>
              <w:rFonts w:ascii="Arial" w:hAnsi="Arial" w:cs="Arial"/>
              <w:lang w:val="en-CA"/>
            </w:rPr>
            <w:id w:val="-628627906"/>
            <w:placeholder>
              <w:docPart w:val="683FFC322B1540C082FD6779A86A0EC7"/>
            </w:placeholder>
            <w:dropDownList>
              <w:listItem w:value="Choose an item."/>
              <w:listItem w:displayText="Yes" w:value="Yes"/>
              <w:listItem w:displayText="No" w:value="No"/>
              <w:listItem w:displayText="N/A" w:value="N/A"/>
            </w:dropDownList>
          </w:sdtPr>
          <w:sdtEndPr/>
          <w:sdtContent>
            <w:tc>
              <w:tcPr>
                <w:tcW w:w="2220" w:type="dxa"/>
              </w:tcPr>
              <w:p w14:paraId="31C76613" w14:textId="1A72399F" w:rsidR="001F0AFC" w:rsidRPr="00CA71A5" w:rsidRDefault="695B4757" w:rsidP="47D7C777">
                <w:pPr>
                  <w:spacing w:after="200" w:line="240" w:lineRule="auto"/>
                  <w:rPr>
                    <w:rFonts w:ascii="Arial" w:hAnsi="Arial" w:cs="Arial"/>
                    <w:b/>
                    <w:bCs/>
                    <w:lang w:val="en-CA"/>
                  </w:rPr>
                </w:pPr>
                <w:r w:rsidRPr="47D7C777">
                  <w:rPr>
                    <w:rFonts w:ascii="Arial" w:hAnsi="Arial" w:cs="Arial"/>
                    <w:lang w:val="en-CA"/>
                  </w:rPr>
                  <w:t>No</w:t>
                </w:r>
              </w:p>
            </w:tc>
          </w:sdtContent>
        </w:sdt>
        <w:tc>
          <w:tcPr>
            <w:tcW w:w="4866" w:type="dxa"/>
          </w:tcPr>
          <w:p w14:paraId="49A3C7A2" w14:textId="24D5210B" w:rsidR="001F0AFC" w:rsidRPr="00CA71A5" w:rsidRDefault="6753F6A8" w:rsidP="00561B97">
            <w:pPr>
              <w:spacing w:after="200" w:line="240" w:lineRule="auto"/>
              <w:rPr>
                <w:rFonts w:ascii="Arial" w:hAnsi="Arial" w:cs="Arial"/>
                <w:lang w:val="en-CA"/>
              </w:rPr>
            </w:pPr>
            <w:r w:rsidRPr="6A3BE272">
              <w:rPr>
                <w:rFonts w:ascii="Arial" w:hAnsi="Arial" w:cs="Arial"/>
                <w:lang w:val="en-CA"/>
              </w:rPr>
              <w:t>There is no linking of databases implicated in EVA Chat.</w:t>
            </w:r>
          </w:p>
        </w:tc>
        <w:tc>
          <w:tcPr>
            <w:tcW w:w="6809" w:type="dxa"/>
          </w:tcPr>
          <w:p w14:paraId="2B2E7ECD" w14:textId="4F1E89E0" w:rsidR="001F0AFC" w:rsidRPr="00CA71A5" w:rsidRDefault="00BB7980" w:rsidP="00561B97">
            <w:pPr>
              <w:spacing w:after="200" w:line="240" w:lineRule="auto"/>
              <w:rPr>
                <w:rFonts w:ascii="Arial" w:hAnsi="Arial" w:cs="Arial"/>
                <w:lang w:val="en-CA"/>
              </w:rPr>
            </w:pPr>
            <w:r>
              <w:rPr>
                <w:rFonts w:ascii="Arial" w:hAnsi="Arial" w:cs="Arial"/>
                <w:lang w:val="en-CA"/>
              </w:rPr>
              <w:t>No privacy risk or compliance issue identified</w:t>
            </w:r>
            <w:r w:rsidRPr="306F0471">
              <w:rPr>
                <w:rFonts w:ascii="Arial" w:hAnsi="Arial" w:cs="Arial"/>
                <w:lang w:val="en-CA"/>
              </w:rPr>
              <w:t>.</w:t>
            </w:r>
          </w:p>
        </w:tc>
      </w:tr>
      <w:tr w:rsidR="001F0AFC" w:rsidRPr="000B4A42" w14:paraId="337BC3EB" w14:textId="77777777" w:rsidTr="017ACD20">
        <w:trPr>
          <w:trHeight w:val="300"/>
        </w:trPr>
        <w:tc>
          <w:tcPr>
            <w:tcW w:w="3681" w:type="dxa"/>
          </w:tcPr>
          <w:p w14:paraId="28FB41F8" w14:textId="77777777" w:rsidR="001F0AFC" w:rsidRPr="00A54B7F" w:rsidRDefault="001F0AFC" w:rsidP="00DF49EE">
            <w:pPr>
              <w:pStyle w:val="ListParagraph"/>
              <w:numPr>
                <w:ilvl w:val="0"/>
                <w:numId w:val="11"/>
              </w:numPr>
              <w:spacing w:after="200" w:line="240" w:lineRule="auto"/>
              <w:rPr>
                <w:rFonts w:ascii="Arial" w:hAnsi="Arial" w:cs="Arial"/>
              </w:rPr>
            </w:pPr>
            <w:r w:rsidRPr="00A54B7F">
              <w:rPr>
                <w:rFonts w:ascii="Arial" w:hAnsi="Arial" w:cs="Arial"/>
              </w:rPr>
              <w:t>When data will be matched for an administrative purpose, will it be consistent with the stated purposes for which the personal information is collected?</w:t>
            </w:r>
          </w:p>
        </w:tc>
        <w:sdt>
          <w:sdtPr>
            <w:rPr>
              <w:rFonts w:ascii="Arial" w:hAnsi="Arial" w:cs="Arial"/>
              <w:lang w:val="en-CA"/>
            </w:rPr>
            <w:id w:val="-277790815"/>
            <w:placeholder>
              <w:docPart w:val="D8FCD7A6A9484EE899C784CB782618E4"/>
            </w:placeholder>
            <w:dropDownList>
              <w:listItem w:value="Choose an item."/>
              <w:listItem w:displayText="Yes" w:value="Yes"/>
              <w:listItem w:displayText="No" w:value="No"/>
              <w:listItem w:displayText="N/A" w:value="N/A"/>
            </w:dropDownList>
          </w:sdtPr>
          <w:sdtEndPr/>
          <w:sdtContent>
            <w:tc>
              <w:tcPr>
                <w:tcW w:w="2220" w:type="dxa"/>
              </w:tcPr>
              <w:p w14:paraId="4A1E81C3" w14:textId="566FD2C7" w:rsidR="001F0AFC" w:rsidRPr="00CA71A5" w:rsidRDefault="6E2CEE45" w:rsidP="47D7C777">
                <w:pPr>
                  <w:spacing w:after="200" w:line="240" w:lineRule="auto"/>
                  <w:rPr>
                    <w:rFonts w:ascii="Arial" w:hAnsi="Arial" w:cs="Arial"/>
                    <w:b/>
                    <w:bCs/>
                    <w:lang w:val="en-CA"/>
                  </w:rPr>
                </w:pPr>
                <w:r w:rsidRPr="47D7C777">
                  <w:rPr>
                    <w:rFonts w:ascii="Arial" w:hAnsi="Arial" w:cs="Arial"/>
                    <w:lang w:val="en-CA"/>
                  </w:rPr>
                  <w:t>N/A</w:t>
                </w:r>
              </w:p>
            </w:tc>
          </w:sdtContent>
        </w:sdt>
        <w:tc>
          <w:tcPr>
            <w:tcW w:w="4866" w:type="dxa"/>
          </w:tcPr>
          <w:p w14:paraId="32E9D5AD" w14:textId="48B10862" w:rsidR="007A02CE" w:rsidRDefault="007A02CE" w:rsidP="50290AD4">
            <w:pPr>
              <w:spacing w:after="200" w:line="240" w:lineRule="auto"/>
              <w:rPr>
                <w:rFonts w:ascii="Arial" w:eastAsia="Calibri" w:hAnsi="Arial" w:cs="Arial"/>
                <w:color w:val="000000" w:themeColor="text1"/>
                <w:lang w:val="en-CA"/>
              </w:rPr>
            </w:pPr>
            <w:r>
              <w:rPr>
                <w:rFonts w:ascii="Arial" w:eastAsia="Calibri" w:hAnsi="Arial" w:cs="Arial"/>
                <w:color w:val="000000" w:themeColor="text1"/>
                <w:lang w:val="en-CA"/>
              </w:rPr>
              <w:t>EVA Chat does not match data for a</w:t>
            </w:r>
            <w:r w:rsidR="003A39C2">
              <w:rPr>
                <w:rFonts w:ascii="Arial" w:eastAsia="Calibri" w:hAnsi="Arial" w:cs="Arial"/>
                <w:color w:val="000000" w:themeColor="text1"/>
                <w:lang w:val="en-CA"/>
              </w:rPr>
              <w:t xml:space="preserve">n </w:t>
            </w:r>
            <w:r>
              <w:rPr>
                <w:rFonts w:ascii="Arial" w:eastAsia="Calibri" w:hAnsi="Arial" w:cs="Arial"/>
                <w:color w:val="000000" w:themeColor="text1"/>
                <w:lang w:val="en-CA"/>
              </w:rPr>
              <w:t>administrative purpose.</w:t>
            </w:r>
          </w:p>
          <w:p w14:paraId="0F64F84D" w14:textId="2F163263" w:rsidR="001F0AFC" w:rsidRPr="00CA71A5" w:rsidRDefault="00014DF7" w:rsidP="00E31686">
            <w:pPr>
              <w:spacing w:after="200" w:line="240" w:lineRule="auto"/>
              <w:rPr>
                <w:rFonts w:ascii="Arial" w:eastAsia="Calibri" w:hAnsi="Arial" w:cs="Arial"/>
                <w:color w:val="000000" w:themeColor="text1"/>
                <w:lang w:val="en-CA"/>
              </w:rPr>
            </w:pPr>
            <w:r>
              <w:rPr>
                <w:rFonts w:ascii="Arial" w:eastAsia="Calibri" w:hAnsi="Arial" w:cs="Arial"/>
                <w:color w:val="000000" w:themeColor="text1"/>
                <w:lang w:val="en-CA"/>
              </w:rPr>
              <w:t xml:space="preserve">Users must follow the </w:t>
            </w:r>
            <w:r w:rsidR="00F04FD7">
              <w:rPr>
                <w:rFonts w:ascii="Arial" w:eastAsia="Calibri" w:hAnsi="Arial" w:cs="Arial"/>
                <w:color w:val="000000" w:themeColor="text1"/>
                <w:lang w:val="en-CA"/>
              </w:rPr>
              <w:t xml:space="preserve">ToU </w:t>
            </w:r>
            <w:r w:rsidR="004A6024">
              <w:rPr>
                <w:rFonts w:ascii="Arial" w:eastAsia="Calibri" w:hAnsi="Arial" w:cs="Arial"/>
                <w:color w:val="000000" w:themeColor="text1"/>
                <w:lang w:val="en-CA"/>
              </w:rPr>
              <w:t>and are responsible for following guidelines establishe</w:t>
            </w:r>
            <w:r w:rsidR="00EC05F4">
              <w:rPr>
                <w:rFonts w:ascii="Arial" w:eastAsia="Calibri" w:hAnsi="Arial" w:cs="Arial"/>
                <w:color w:val="000000" w:themeColor="text1"/>
                <w:lang w:val="en-CA"/>
              </w:rPr>
              <w:t xml:space="preserve">d by their </w:t>
            </w:r>
            <w:r w:rsidR="001B03C3">
              <w:rPr>
                <w:rFonts w:ascii="Arial" w:eastAsia="Calibri" w:hAnsi="Arial" w:cs="Arial"/>
                <w:color w:val="000000" w:themeColor="text1"/>
                <w:lang w:val="en-CA"/>
              </w:rPr>
              <w:t xml:space="preserve">respective programs </w:t>
            </w:r>
            <w:r w:rsidR="00B568CC">
              <w:rPr>
                <w:rFonts w:ascii="Arial" w:eastAsia="Calibri" w:hAnsi="Arial" w:cs="Arial"/>
                <w:color w:val="000000" w:themeColor="text1"/>
                <w:lang w:val="en-CA"/>
              </w:rPr>
              <w:t>for data matching</w:t>
            </w:r>
            <w:r w:rsidR="00E31686">
              <w:rPr>
                <w:rFonts w:ascii="Arial" w:eastAsia="Calibri" w:hAnsi="Arial" w:cs="Arial"/>
                <w:color w:val="000000" w:themeColor="text1"/>
                <w:lang w:val="en-CA"/>
              </w:rPr>
              <w:t xml:space="preserve"> activities</w:t>
            </w:r>
            <w:r w:rsidR="00B568CC">
              <w:rPr>
                <w:rFonts w:ascii="Arial" w:eastAsia="Calibri" w:hAnsi="Arial" w:cs="Arial"/>
                <w:color w:val="000000" w:themeColor="text1"/>
                <w:lang w:val="en-CA"/>
              </w:rPr>
              <w:t>.</w:t>
            </w:r>
          </w:p>
        </w:tc>
        <w:tc>
          <w:tcPr>
            <w:tcW w:w="6809" w:type="dxa"/>
          </w:tcPr>
          <w:p w14:paraId="2F964903" w14:textId="7C770085" w:rsidR="001F0AFC" w:rsidRPr="00234693" w:rsidRDefault="00234693" w:rsidP="00561B97">
            <w:pPr>
              <w:spacing w:after="200" w:line="240" w:lineRule="auto"/>
              <w:rPr>
                <w:rFonts w:ascii="Arial" w:hAnsi="Arial" w:cs="Arial"/>
                <w:lang w:val="en-CA"/>
              </w:rPr>
            </w:pPr>
            <w:r>
              <w:rPr>
                <w:rFonts w:ascii="Arial" w:hAnsi="Arial" w:cs="Arial"/>
                <w:lang w:val="en-CA"/>
              </w:rPr>
              <w:t>Accountability for the use of EVA Chat to perform data matching activities lies with employees, as users, and the senior executives and officials who bear legal authority for those users</w:t>
            </w:r>
            <w:ins w:id="189" w:author="Hodgson, Rachel R [NC]" w:date="2025-09-23T13:22:00Z" w16du:dateUtc="2025-09-23T17:22:00Z">
              <w:r w:rsidR="003B0B19">
                <w:rPr>
                  <w:rFonts w:ascii="Arial" w:hAnsi="Arial" w:cs="Arial"/>
                  <w:lang w:val="en-CA"/>
                </w:rPr>
                <w:t>’</w:t>
              </w:r>
            </w:ins>
            <w:r>
              <w:rPr>
                <w:rFonts w:ascii="Arial" w:hAnsi="Arial" w:cs="Arial"/>
                <w:lang w:val="en-CA"/>
              </w:rPr>
              <w:t xml:space="preserve"> programs or activities.</w:t>
            </w:r>
          </w:p>
        </w:tc>
      </w:tr>
      <w:tr w:rsidR="001F0AFC" w:rsidRPr="000B4A42" w14:paraId="303936D6" w14:textId="77777777" w:rsidTr="017ACD20">
        <w:trPr>
          <w:trHeight w:val="300"/>
        </w:trPr>
        <w:tc>
          <w:tcPr>
            <w:tcW w:w="3681" w:type="dxa"/>
          </w:tcPr>
          <w:p w14:paraId="2E17E151" w14:textId="77777777" w:rsidR="001F0AFC" w:rsidRPr="00A54B7F" w:rsidRDefault="001F0AFC" w:rsidP="00DF49EE">
            <w:pPr>
              <w:pStyle w:val="ListParagraph"/>
              <w:numPr>
                <w:ilvl w:val="0"/>
                <w:numId w:val="11"/>
              </w:numPr>
              <w:spacing w:after="200" w:line="240" w:lineRule="auto"/>
              <w:rPr>
                <w:rFonts w:ascii="Arial" w:hAnsi="Arial" w:cs="Arial"/>
              </w:rPr>
            </w:pPr>
            <w:r w:rsidRPr="00A54B7F">
              <w:rPr>
                <w:rFonts w:ascii="Arial" w:hAnsi="Arial" w:cs="Arial"/>
              </w:rPr>
              <w:t>Is there an activity log attached to the personal information record to document uses and disclosures that are not listed in the relevant PIB?</w:t>
            </w:r>
          </w:p>
        </w:tc>
        <w:sdt>
          <w:sdtPr>
            <w:rPr>
              <w:rFonts w:ascii="Arial" w:hAnsi="Arial" w:cs="Arial"/>
              <w:lang w:val="en-CA"/>
            </w:rPr>
            <w:id w:val="1587334403"/>
            <w:placeholder>
              <w:docPart w:val="B9E11B8D659A4830BD3C57E9372467EB"/>
            </w:placeholder>
            <w:dropDownList>
              <w:listItem w:value="Choose an item."/>
              <w:listItem w:displayText="Yes" w:value="Yes"/>
              <w:listItem w:displayText="No" w:value="No"/>
              <w:listItem w:displayText="N/A" w:value="N/A"/>
            </w:dropDownList>
          </w:sdtPr>
          <w:sdtEndPr/>
          <w:sdtContent>
            <w:tc>
              <w:tcPr>
                <w:tcW w:w="2220" w:type="dxa"/>
              </w:tcPr>
              <w:p w14:paraId="652BBD2F" w14:textId="3FF2BEE6" w:rsidR="001F0AFC" w:rsidRPr="00CA71A5" w:rsidRDefault="008C5805" w:rsidP="47D7C777">
                <w:pPr>
                  <w:spacing w:after="200" w:line="240" w:lineRule="auto"/>
                  <w:rPr>
                    <w:rFonts w:ascii="Arial" w:hAnsi="Arial" w:cs="Arial"/>
                    <w:b/>
                    <w:bCs/>
                    <w:lang w:val="en-CA"/>
                  </w:rPr>
                </w:pPr>
                <w:r w:rsidRPr="306F0471">
                  <w:rPr>
                    <w:rFonts w:ascii="Arial" w:hAnsi="Arial" w:cs="Arial"/>
                    <w:lang w:val="en-CA"/>
                  </w:rPr>
                  <w:t>N/A</w:t>
                </w:r>
              </w:p>
            </w:tc>
          </w:sdtContent>
        </w:sdt>
        <w:tc>
          <w:tcPr>
            <w:tcW w:w="4866" w:type="dxa"/>
          </w:tcPr>
          <w:p w14:paraId="5A05AF54" w14:textId="3A04B33A" w:rsidR="001F0AFC" w:rsidRPr="00CA71A5" w:rsidRDefault="040D0807" w:rsidP="47D7C777">
            <w:pPr>
              <w:spacing w:after="200" w:line="240" w:lineRule="auto"/>
              <w:rPr>
                <w:rFonts w:ascii="Arial" w:hAnsi="Arial" w:cs="Arial"/>
                <w:lang w:val="en-CA"/>
              </w:rPr>
            </w:pPr>
            <w:r w:rsidRPr="685A6F4F">
              <w:rPr>
                <w:rFonts w:ascii="Arial" w:hAnsi="Arial" w:cs="Arial"/>
                <w:lang w:val="en-CA"/>
              </w:rPr>
              <w:t>All uses and disclosures are listed in the relevant PIB.</w:t>
            </w:r>
          </w:p>
        </w:tc>
        <w:tc>
          <w:tcPr>
            <w:tcW w:w="6809" w:type="dxa"/>
          </w:tcPr>
          <w:p w14:paraId="27242201" w14:textId="7001DFF6" w:rsidR="001F0AFC" w:rsidRPr="00CA71A5" w:rsidRDefault="00234693" w:rsidP="00561B97">
            <w:pPr>
              <w:spacing w:after="200" w:line="240" w:lineRule="auto"/>
              <w:rPr>
                <w:rFonts w:ascii="Arial" w:hAnsi="Arial" w:cs="Arial"/>
                <w:lang w:val="en-CA"/>
              </w:rPr>
            </w:pPr>
            <w:r w:rsidRPr="00C57905">
              <w:rPr>
                <w:rFonts w:ascii="Arial" w:hAnsi="Arial" w:cs="Arial"/>
                <w:lang w:val="en-CA"/>
              </w:rPr>
              <w:t>No privacy risk or compliance issue identified.</w:t>
            </w:r>
          </w:p>
        </w:tc>
      </w:tr>
      <w:tr w:rsidR="001F0AFC" w:rsidRPr="000B4A42" w14:paraId="277F4B4F" w14:textId="77777777" w:rsidTr="017ACD20">
        <w:trPr>
          <w:trHeight w:val="300"/>
        </w:trPr>
        <w:tc>
          <w:tcPr>
            <w:tcW w:w="3681" w:type="dxa"/>
          </w:tcPr>
          <w:p w14:paraId="1DF98B9B" w14:textId="77777777" w:rsidR="001F0AFC" w:rsidRPr="00A54B7F" w:rsidRDefault="001F0AFC" w:rsidP="00DF49EE">
            <w:pPr>
              <w:pStyle w:val="ListParagraph"/>
              <w:numPr>
                <w:ilvl w:val="0"/>
                <w:numId w:val="11"/>
              </w:numPr>
              <w:spacing w:after="200" w:line="240" w:lineRule="auto"/>
              <w:rPr>
                <w:rFonts w:ascii="Arial" w:hAnsi="Arial" w:cs="Arial"/>
              </w:rPr>
            </w:pPr>
            <w:r w:rsidRPr="00A54B7F">
              <w:rPr>
                <w:rFonts w:ascii="Arial" w:hAnsi="Arial" w:cs="Arial"/>
              </w:rPr>
              <w:t>Will the program result in an increased ability to undertake surveillance or monitoring?</w:t>
            </w:r>
          </w:p>
        </w:tc>
        <w:sdt>
          <w:sdtPr>
            <w:rPr>
              <w:rFonts w:ascii="Arial" w:hAnsi="Arial" w:cs="Arial"/>
              <w:lang w:val="en-CA"/>
            </w:rPr>
            <w:id w:val="1577323665"/>
            <w:placeholder>
              <w:docPart w:val="0BC6F0F3A9284E128DA41A0C295CE3F4"/>
            </w:placeholder>
            <w:dropDownList>
              <w:listItem w:value="Choose an item."/>
              <w:listItem w:displayText="Yes" w:value="Yes"/>
              <w:listItem w:displayText="No" w:value="No"/>
              <w:listItem w:displayText="N/A" w:value="N/A"/>
            </w:dropDownList>
          </w:sdtPr>
          <w:sdtEndPr/>
          <w:sdtContent>
            <w:tc>
              <w:tcPr>
                <w:tcW w:w="2220" w:type="dxa"/>
              </w:tcPr>
              <w:p w14:paraId="096D8750" w14:textId="0A247559" w:rsidR="001F0AFC" w:rsidRPr="00CA71A5" w:rsidRDefault="59EE812D" w:rsidP="47D7C777">
                <w:pPr>
                  <w:spacing w:after="200" w:line="240" w:lineRule="auto"/>
                  <w:rPr>
                    <w:rFonts w:ascii="Arial" w:hAnsi="Arial" w:cs="Arial"/>
                    <w:b/>
                    <w:bCs/>
                    <w:lang w:val="en-CA"/>
                  </w:rPr>
                </w:pPr>
                <w:r w:rsidRPr="47D7C777">
                  <w:rPr>
                    <w:rFonts w:ascii="Arial" w:hAnsi="Arial" w:cs="Arial"/>
                    <w:lang w:val="en-CA"/>
                  </w:rPr>
                  <w:t>No</w:t>
                </w:r>
              </w:p>
            </w:tc>
          </w:sdtContent>
        </w:sdt>
        <w:tc>
          <w:tcPr>
            <w:tcW w:w="4866" w:type="dxa"/>
          </w:tcPr>
          <w:p w14:paraId="49ECBEE9" w14:textId="63978C06" w:rsidR="001F0AFC" w:rsidRPr="000C4FCA" w:rsidRDefault="3E054682" w:rsidP="6A3BE272">
            <w:pPr>
              <w:spacing w:after="200" w:line="240" w:lineRule="auto"/>
              <w:rPr>
                <w:rFonts w:ascii="Arial" w:eastAsia="Calibri" w:hAnsi="Arial" w:cs="Arial"/>
                <w:color w:val="000000" w:themeColor="text1"/>
              </w:rPr>
            </w:pPr>
            <w:r w:rsidRPr="75F13B30">
              <w:rPr>
                <w:rFonts w:ascii="Arial" w:hAnsi="Arial" w:cs="Arial"/>
              </w:rPr>
              <w:t>Content filtering will allow</w:t>
            </w:r>
            <w:r w:rsidR="3A3D423A" w:rsidRPr="75F13B30">
              <w:rPr>
                <w:rFonts w:ascii="Arial" w:hAnsi="Arial" w:cs="Arial"/>
              </w:rPr>
              <w:t xml:space="preserve"> defined</w:t>
            </w:r>
            <w:r w:rsidRPr="75F13B30">
              <w:rPr>
                <w:rFonts w:ascii="Arial" w:hAnsi="Arial" w:cs="Arial"/>
              </w:rPr>
              <w:t xml:space="preserve"> input</w:t>
            </w:r>
            <w:r w:rsidR="5BA5A496" w:rsidRPr="75F13B30">
              <w:rPr>
                <w:rFonts w:ascii="Arial" w:hAnsi="Arial" w:cs="Arial"/>
              </w:rPr>
              <w:t xml:space="preserve"> which falls under violence, hate, sexual, and self-harm categories</w:t>
            </w:r>
            <w:r w:rsidRPr="75F13B30">
              <w:rPr>
                <w:rFonts w:ascii="Arial" w:hAnsi="Arial" w:cs="Arial"/>
              </w:rPr>
              <w:t xml:space="preserve"> </w:t>
            </w:r>
            <w:r w:rsidR="77988029" w:rsidRPr="75F13B30">
              <w:rPr>
                <w:rFonts w:ascii="Arial" w:hAnsi="Arial" w:cs="Arial"/>
              </w:rPr>
              <w:t xml:space="preserve">into </w:t>
            </w:r>
            <w:r w:rsidRPr="75F13B30">
              <w:rPr>
                <w:rFonts w:ascii="Arial" w:hAnsi="Arial" w:cs="Arial"/>
              </w:rPr>
              <w:t xml:space="preserve">EVA Chat to be </w:t>
            </w:r>
            <w:r w:rsidR="41E65CF0" w:rsidRPr="75F13B30">
              <w:rPr>
                <w:rFonts w:ascii="Arial" w:hAnsi="Arial" w:cs="Arial"/>
              </w:rPr>
              <w:t>block</w:t>
            </w:r>
            <w:r w:rsidR="08F77F96" w:rsidRPr="75F13B30">
              <w:rPr>
                <w:rFonts w:ascii="Arial" w:hAnsi="Arial" w:cs="Arial"/>
              </w:rPr>
              <w:t>ed</w:t>
            </w:r>
            <w:r w:rsidR="41E65CF0" w:rsidRPr="75F13B30">
              <w:rPr>
                <w:rFonts w:ascii="Arial" w:hAnsi="Arial" w:cs="Arial"/>
              </w:rPr>
              <w:t xml:space="preserve"> and monitor</w:t>
            </w:r>
            <w:r w:rsidR="328FD331" w:rsidRPr="75F13B30">
              <w:rPr>
                <w:rFonts w:ascii="Arial" w:hAnsi="Arial" w:cs="Arial"/>
              </w:rPr>
              <w:t>ed</w:t>
            </w:r>
            <w:r w:rsidR="1EA50F12" w:rsidRPr="75F13B30">
              <w:rPr>
                <w:rFonts w:ascii="Arial" w:hAnsi="Arial" w:cs="Arial"/>
              </w:rPr>
              <w:t xml:space="preserve"> by automated alerts</w:t>
            </w:r>
            <w:r w:rsidR="41E65CF0" w:rsidRPr="75F13B30">
              <w:rPr>
                <w:rFonts w:ascii="Arial" w:hAnsi="Arial" w:cs="Arial"/>
              </w:rPr>
              <w:t xml:space="preserve">. EVA Chat </w:t>
            </w:r>
            <w:r w:rsidR="41E65CF0" w:rsidRPr="75F13B30">
              <w:rPr>
                <w:rFonts w:ascii="Arial" w:hAnsi="Arial" w:cs="Arial"/>
              </w:rPr>
              <w:lastRenderedPageBreak/>
              <w:t>will not create an increase</w:t>
            </w:r>
            <w:r w:rsidR="03172E10" w:rsidRPr="75F13B30">
              <w:rPr>
                <w:rFonts w:ascii="Arial" w:hAnsi="Arial" w:cs="Arial"/>
              </w:rPr>
              <w:t>d</w:t>
            </w:r>
            <w:r w:rsidR="41E65CF0" w:rsidRPr="75F13B30">
              <w:rPr>
                <w:rFonts w:ascii="Arial" w:hAnsi="Arial" w:cs="Arial"/>
              </w:rPr>
              <w:t xml:space="preserve"> abi</w:t>
            </w:r>
            <w:r w:rsidR="0F38D3D9" w:rsidRPr="75F13B30">
              <w:rPr>
                <w:rFonts w:ascii="Arial" w:hAnsi="Arial" w:cs="Arial"/>
              </w:rPr>
              <w:t>lity for surveillance and monitoring outside of the tool.</w:t>
            </w:r>
          </w:p>
        </w:tc>
        <w:tc>
          <w:tcPr>
            <w:tcW w:w="6809" w:type="dxa"/>
          </w:tcPr>
          <w:p w14:paraId="6248B935" w14:textId="77777777" w:rsidR="000C4FCA" w:rsidRDefault="00094241" w:rsidP="00561B97">
            <w:pPr>
              <w:spacing w:after="200" w:line="240" w:lineRule="auto"/>
              <w:rPr>
                <w:rFonts w:ascii="Arial" w:hAnsi="Arial" w:cs="Arial"/>
                <w:lang w:val="en-CA"/>
              </w:rPr>
            </w:pPr>
            <w:r w:rsidRPr="00C9608A">
              <w:rPr>
                <w:rFonts w:ascii="Arial" w:hAnsi="Arial" w:cs="Arial"/>
                <w:lang w:val="en-CA"/>
              </w:rPr>
              <w:lastRenderedPageBreak/>
              <w:t xml:space="preserve">User usage monitoring is in line with other surveillance and monitoring activities of the department to ensure employee compliance and support IT security measures in the usage of departmental tools. </w:t>
            </w:r>
          </w:p>
          <w:p w14:paraId="1A64C8FD" w14:textId="681AAC16" w:rsidR="001F0AFC" w:rsidRPr="00CA71A5" w:rsidRDefault="00094241" w:rsidP="00561B97">
            <w:pPr>
              <w:spacing w:after="200" w:line="240" w:lineRule="auto"/>
              <w:rPr>
                <w:rFonts w:ascii="Arial" w:hAnsi="Arial" w:cs="Arial"/>
                <w:highlight w:val="yellow"/>
                <w:lang w:val="en-CA"/>
              </w:rPr>
            </w:pPr>
            <w:r w:rsidRPr="00C9608A">
              <w:rPr>
                <w:rFonts w:ascii="Arial" w:hAnsi="Arial" w:cs="Arial"/>
                <w:lang w:val="en-CA"/>
              </w:rPr>
              <w:lastRenderedPageBreak/>
              <w:t>No privacy risk or compliance issue identified.</w:t>
            </w:r>
          </w:p>
        </w:tc>
      </w:tr>
      <w:tr w:rsidR="001F0AFC" w:rsidRPr="000B4A42" w14:paraId="08FC8B45" w14:textId="77777777" w:rsidTr="017ACD20">
        <w:trPr>
          <w:trHeight w:val="300"/>
        </w:trPr>
        <w:tc>
          <w:tcPr>
            <w:tcW w:w="3681" w:type="dxa"/>
          </w:tcPr>
          <w:p w14:paraId="5978CE6B" w14:textId="77777777" w:rsidR="001F0AFC" w:rsidRPr="00F541AB" w:rsidRDefault="001F0AFC" w:rsidP="00DF49EE">
            <w:pPr>
              <w:pStyle w:val="ListParagraph"/>
              <w:numPr>
                <w:ilvl w:val="0"/>
                <w:numId w:val="11"/>
              </w:numPr>
              <w:spacing w:after="200" w:line="240" w:lineRule="auto"/>
              <w:rPr>
                <w:rFonts w:ascii="Arial" w:hAnsi="Arial" w:cs="Arial"/>
              </w:rPr>
            </w:pPr>
            <w:r w:rsidRPr="00F541AB">
              <w:rPr>
                <w:rFonts w:ascii="Arial" w:hAnsi="Arial" w:cs="Arial"/>
              </w:rPr>
              <w:lastRenderedPageBreak/>
              <w:t>Will the system, software or program application use any tracking methods, such as cookies, to collect personal information about users and their transactions?</w:t>
            </w:r>
          </w:p>
        </w:tc>
        <w:sdt>
          <w:sdtPr>
            <w:rPr>
              <w:rFonts w:ascii="Arial" w:hAnsi="Arial" w:cs="Arial"/>
              <w:lang w:val="en-CA"/>
            </w:rPr>
            <w:id w:val="1005094227"/>
            <w:placeholder>
              <w:docPart w:val="A9EE70AE7BDC42AC9F586F1C1CD1AE8F"/>
            </w:placeholder>
            <w:dropDownList>
              <w:listItem w:value="Choose an item."/>
              <w:listItem w:displayText="Yes" w:value="Yes"/>
              <w:listItem w:displayText="No" w:value="No"/>
              <w:listItem w:displayText="N/A" w:value="N/A"/>
            </w:dropDownList>
          </w:sdtPr>
          <w:sdtEndPr/>
          <w:sdtContent>
            <w:tc>
              <w:tcPr>
                <w:tcW w:w="2220" w:type="dxa"/>
              </w:tcPr>
              <w:p w14:paraId="0A93CBF8" w14:textId="38AF1EF9" w:rsidR="001F0AFC" w:rsidRPr="00CA71A5" w:rsidRDefault="1523C585" w:rsidP="00561B97">
                <w:pPr>
                  <w:spacing w:after="200" w:line="240" w:lineRule="auto"/>
                  <w:rPr>
                    <w:rFonts w:ascii="Arial" w:hAnsi="Arial" w:cs="Arial"/>
                    <w:lang w:val="en-CA"/>
                  </w:rPr>
                </w:pPr>
                <w:r w:rsidRPr="47D7C777">
                  <w:rPr>
                    <w:rFonts w:ascii="Arial" w:hAnsi="Arial" w:cs="Arial"/>
                    <w:lang w:val="en-CA"/>
                  </w:rPr>
                  <w:t>No</w:t>
                </w:r>
              </w:p>
            </w:tc>
          </w:sdtContent>
        </w:sdt>
        <w:tc>
          <w:tcPr>
            <w:tcW w:w="4866" w:type="dxa"/>
          </w:tcPr>
          <w:p w14:paraId="6304AE8D" w14:textId="23F0D7AC" w:rsidR="001F0AFC" w:rsidRPr="00CA71A5" w:rsidRDefault="75434EB1" w:rsidP="75F13B30">
            <w:pPr>
              <w:spacing w:after="200" w:line="240" w:lineRule="auto"/>
              <w:rPr>
                <w:rFonts w:ascii="Arial" w:hAnsi="Arial" w:cs="Arial"/>
                <w:lang w:val="en-CA"/>
              </w:rPr>
            </w:pPr>
            <w:r w:rsidRPr="75F13B30">
              <w:rPr>
                <w:rFonts w:ascii="Arial" w:hAnsi="Arial" w:cs="Arial"/>
                <w:lang w:val="en-CA"/>
              </w:rPr>
              <w:t>No specialized tracking methods are used for EVA Chat.</w:t>
            </w:r>
          </w:p>
        </w:tc>
        <w:tc>
          <w:tcPr>
            <w:tcW w:w="6809" w:type="dxa"/>
          </w:tcPr>
          <w:p w14:paraId="45A93FAC" w14:textId="4311132E" w:rsidR="001F0AFC" w:rsidRPr="00CA71A5" w:rsidRDefault="005D6115" w:rsidP="00561B97">
            <w:pPr>
              <w:spacing w:after="200" w:line="240" w:lineRule="auto"/>
              <w:rPr>
                <w:rFonts w:ascii="Arial" w:hAnsi="Arial" w:cs="Arial"/>
                <w:highlight w:val="yellow"/>
                <w:lang w:val="en-CA"/>
              </w:rPr>
            </w:pPr>
            <w:r w:rsidRPr="005D6115">
              <w:rPr>
                <w:rFonts w:ascii="Arial" w:hAnsi="Arial" w:cs="Arial"/>
                <w:lang w:val="en-CA"/>
              </w:rPr>
              <w:t>No privacy risk or compliance issue identified.</w:t>
            </w:r>
          </w:p>
        </w:tc>
      </w:tr>
    </w:tbl>
    <w:p w14:paraId="5B778B1D" w14:textId="77777777" w:rsidR="007F2DCB" w:rsidRPr="00684F08" w:rsidRDefault="007F2DCB" w:rsidP="00561B97">
      <w:pPr>
        <w:pStyle w:val="Heading4"/>
        <w:rPr>
          <w:rFonts w:ascii="Arial" w:hAnsi="Arial" w:cs="Arial"/>
        </w:rPr>
      </w:pPr>
      <w:r w:rsidRPr="00684F08">
        <w:rPr>
          <w:rFonts w:ascii="Arial" w:hAnsi="Arial" w:cs="Arial"/>
        </w:rPr>
        <w:t xml:space="preserve">4. </w:t>
      </w:r>
      <w:bookmarkStart w:id="190" w:name="_Toc181179920"/>
      <w:r w:rsidRPr="00684F08">
        <w:rPr>
          <w:rFonts w:ascii="Arial" w:hAnsi="Arial" w:cs="Arial"/>
        </w:rPr>
        <w:t>Limiting disclosure</w:t>
      </w:r>
      <w:bookmarkEnd w:id="190"/>
    </w:p>
    <w:p w14:paraId="01704399" w14:textId="77777777" w:rsidR="00421EB8" w:rsidRPr="0006246C" w:rsidRDefault="00421EB8" w:rsidP="00561B97">
      <w:pPr>
        <w:rPr>
          <w:rFonts w:ascii="Arial" w:hAnsi="Arial" w:cs="Arial"/>
          <w:i/>
        </w:rPr>
      </w:pPr>
      <w:r w:rsidRPr="00421EB8">
        <w:rPr>
          <w:rFonts w:ascii="Arial" w:hAnsi="Arial" w:cs="Arial"/>
          <w:i/>
        </w:rPr>
        <w:t>Personal information shall not be used or disclosed for purposes other than those for which it was collected or for uses consistent with those purposes, except with the consent of the individual or as required by law.</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1"/>
        <w:gridCol w:w="2267"/>
        <w:gridCol w:w="4819"/>
        <w:gridCol w:w="6809"/>
      </w:tblGrid>
      <w:tr w:rsidR="007F2DCB" w:rsidRPr="00F541AB" w14:paraId="0BE5DBBA" w14:textId="77777777" w:rsidTr="685A6F4F">
        <w:trPr>
          <w:trHeight w:val="300"/>
          <w:tblHeader/>
        </w:trPr>
        <w:tc>
          <w:tcPr>
            <w:tcW w:w="1047" w:type="pct"/>
            <w:shd w:val="clear" w:color="auto" w:fill="F2F2F2" w:themeFill="background1" w:themeFillShade="F2"/>
            <w:vAlign w:val="center"/>
          </w:tcPr>
          <w:p w14:paraId="1420C875" w14:textId="77777777" w:rsidR="007F2DCB" w:rsidRPr="00F541AB" w:rsidRDefault="007F2DCB" w:rsidP="00561B97">
            <w:pPr>
              <w:spacing w:after="200" w:line="240" w:lineRule="auto"/>
              <w:rPr>
                <w:rFonts w:ascii="Arial" w:hAnsi="Arial" w:cs="Arial"/>
                <w:b/>
                <w:szCs w:val="24"/>
                <w:lang w:val="en-CA"/>
              </w:rPr>
            </w:pPr>
            <w:r w:rsidRPr="00F541AB">
              <w:rPr>
                <w:rFonts w:ascii="Arial" w:hAnsi="Arial" w:cs="Arial"/>
                <w:b/>
                <w:szCs w:val="24"/>
                <w:lang w:val="en-CA"/>
              </w:rPr>
              <w:t xml:space="preserve">Question </w:t>
            </w:r>
          </w:p>
        </w:tc>
        <w:tc>
          <w:tcPr>
            <w:tcW w:w="645" w:type="pct"/>
            <w:shd w:val="clear" w:color="auto" w:fill="F2F2F2" w:themeFill="background1" w:themeFillShade="F2"/>
            <w:vAlign w:val="center"/>
          </w:tcPr>
          <w:p w14:paraId="48B6D9B7" w14:textId="77777777" w:rsidR="007F2DCB" w:rsidRPr="00F541AB" w:rsidRDefault="007F2DCB" w:rsidP="00561B97">
            <w:pPr>
              <w:spacing w:after="200" w:line="240" w:lineRule="auto"/>
              <w:rPr>
                <w:rFonts w:ascii="Arial" w:hAnsi="Arial" w:cs="Arial"/>
                <w:b/>
                <w:szCs w:val="24"/>
                <w:lang w:val="en-CA"/>
              </w:rPr>
            </w:pPr>
            <w:r w:rsidRPr="00F541AB">
              <w:rPr>
                <w:rFonts w:ascii="Arial" w:hAnsi="Arial" w:cs="Arial"/>
                <w:b/>
                <w:szCs w:val="24"/>
                <w:lang w:val="en-CA"/>
              </w:rPr>
              <w:t>Answer</w:t>
            </w:r>
          </w:p>
        </w:tc>
        <w:tc>
          <w:tcPr>
            <w:tcW w:w="1371" w:type="pct"/>
            <w:shd w:val="clear" w:color="auto" w:fill="F2F2F2" w:themeFill="background1" w:themeFillShade="F2"/>
            <w:vAlign w:val="center"/>
          </w:tcPr>
          <w:p w14:paraId="29CB1793" w14:textId="77777777" w:rsidR="007F2DCB" w:rsidRPr="00F541AB" w:rsidRDefault="007F2DCB" w:rsidP="00561B97">
            <w:pPr>
              <w:spacing w:after="200" w:line="240" w:lineRule="auto"/>
              <w:rPr>
                <w:rFonts w:ascii="Arial" w:hAnsi="Arial" w:cs="Arial"/>
                <w:b/>
                <w:szCs w:val="24"/>
                <w:lang w:val="en-CA"/>
              </w:rPr>
            </w:pPr>
            <w:r w:rsidRPr="00F541AB">
              <w:rPr>
                <w:rFonts w:ascii="Arial" w:hAnsi="Arial" w:cs="Arial"/>
                <w:b/>
                <w:szCs w:val="24"/>
                <w:lang w:val="en-CA"/>
              </w:rPr>
              <w:t>Justification (if necessary)</w:t>
            </w:r>
          </w:p>
        </w:tc>
        <w:tc>
          <w:tcPr>
            <w:tcW w:w="1937" w:type="pct"/>
            <w:shd w:val="clear" w:color="auto" w:fill="F2F2F2" w:themeFill="background1" w:themeFillShade="F2"/>
            <w:vAlign w:val="center"/>
          </w:tcPr>
          <w:p w14:paraId="6F5430ED" w14:textId="77777777" w:rsidR="007F2DCB" w:rsidRPr="00F541AB" w:rsidRDefault="007F2DCB" w:rsidP="00561B97">
            <w:pPr>
              <w:spacing w:after="200" w:line="240" w:lineRule="auto"/>
              <w:rPr>
                <w:rFonts w:ascii="Arial" w:hAnsi="Arial" w:cs="Arial"/>
                <w:b/>
                <w:bCs/>
                <w:lang w:val="en-CA"/>
              </w:rPr>
            </w:pPr>
            <w:r w:rsidRPr="00F541AB">
              <w:rPr>
                <w:rFonts w:ascii="Arial" w:hAnsi="Arial" w:cs="Arial"/>
                <w:b/>
                <w:bCs/>
                <w:lang w:val="en-CA"/>
              </w:rPr>
              <w:t>Risk or compliance issue (to be completed by privacy officials on receipt)</w:t>
            </w:r>
          </w:p>
        </w:tc>
      </w:tr>
      <w:tr w:rsidR="001F0AFC" w:rsidRPr="00F541AB" w14:paraId="1D9BAA38" w14:textId="77777777" w:rsidTr="685A6F4F">
        <w:trPr>
          <w:trHeight w:val="300"/>
        </w:trPr>
        <w:tc>
          <w:tcPr>
            <w:tcW w:w="1047" w:type="pct"/>
          </w:tcPr>
          <w:p w14:paraId="0C2B2A24" w14:textId="04252F12" w:rsidR="001F0AFC" w:rsidRPr="00F541AB" w:rsidRDefault="36902C04" w:rsidP="00DF49EE">
            <w:pPr>
              <w:pStyle w:val="ListParagraph"/>
              <w:numPr>
                <w:ilvl w:val="0"/>
                <w:numId w:val="12"/>
              </w:numPr>
              <w:spacing w:after="200" w:line="240" w:lineRule="auto"/>
              <w:rPr>
                <w:rFonts w:ascii="Arial" w:hAnsi="Arial" w:cs="Arial"/>
              </w:rPr>
            </w:pPr>
            <w:r w:rsidRPr="63947654">
              <w:rPr>
                <w:rFonts w:ascii="Arial" w:hAnsi="Arial" w:cs="Arial"/>
              </w:rPr>
              <w:t xml:space="preserve">How </w:t>
            </w:r>
            <w:r w:rsidR="268BFA2F" w:rsidRPr="5387DEF7">
              <w:rPr>
                <w:rFonts w:ascii="Arial" w:hAnsi="Arial" w:cs="Arial"/>
              </w:rPr>
              <w:t>w</w:t>
            </w:r>
            <w:r w:rsidR="001F0AFC" w:rsidRPr="5387DEF7">
              <w:rPr>
                <w:rFonts w:ascii="Arial" w:hAnsi="Arial" w:cs="Arial"/>
              </w:rPr>
              <w:t>ill</w:t>
            </w:r>
            <w:r w:rsidR="001F0AFC" w:rsidRPr="00F541AB">
              <w:rPr>
                <w:rFonts w:ascii="Arial" w:hAnsi="Arial" w:cs="Arial"/>
              </w:rPr>
              <w:t xml:space="preserve"> the disclosure of personal information be limited to the </w:t>
            </w:r>
            <w:r w:rsidR="13AFECB1" w:rsidRPr="5387DEF7">
              <w:rPr>
                <w:rFonts w:ascii="Arial" w:hAnsi="Arial" w:cs="Arial"/>
              </w:rPr>
              <w:t>system</w:t>
            </w:r>
            <w:r w:rsidR="001F0AFC" w:rsidRPr="00F541AB">
              <w:rPr>
                <w:rFonts w:ascii="Arial" w:hAnsi="Arial" w:cs="Arial"/>
              </w:rPr>
              <w:t>?</w:t>
            </w:r>
          </w:p>
        </w:tc>
        <w:sdt>
          <w:sdtPr>
            <w:rPr>
              <w:rFonts w:ascii="Arial" w:hAnsi="Arial" w:cs="Arial"/>
              <w:lang w:val="en-CA"/>
            </w:rPr>
            <w:id w:val="-1942137306"/>
            <w:placeholder>
              <w:docPart w:val="9B2AF2094DEC46188BCD902E32439CA0"/>
            </w:placeholder>
            <w:dropDownList>
              <w:listItem w:value="Choose an item."/>
              <w:listItem w:displayText="Yes" w:value="Yes"/>
              <w:listItem w:displayText="No" w:value="No"/>
              <w:listItem w:displayText="N/A" w:value="N/A"/>
            </w:dropDownList>
          </w:sdtPr>
          <w:sdtEndPr/>
          <w:sdtContent>
            <w:tc>
              <w:tcPr>
                <w:tcW w:w="645" w:type="pct"/>
              </w:tcPr>
              <w:p w14:paraId="6EFC6A10" w14:textId="4AAEB48B" w:rsidR="001F0AFC" w:rsidRPr="00F541AB" w:rsidRDefault="3DFDB9CE" w:rsidP="47D7C777">
                <w:pPr>
                  <w:spacing w:after="200" w:line="240" w:lineRule="auto"/>
                  <w:rPr>
                    <w:rFonts w:ascii="Arial" w:hAnsi="Arial" w:cs="Arial"/>
                    <w:b/>
                    <w:bCs/>
                    <w:lang w:val="en-CA"/>
                  </w:rPr>
                </w:pPr>
                <w:r w:rsidRPr="47D7C777">
                  <w:rPr>
                    <w:rFonts w:ascii="Arial" w:hAnsi="Arial" w:cs="Arial"/>
                    <w:lang w:val="en-CA"/>
                  </w:rPr>
                  <w:t>N/A</w:t>
                </w:r>
              </w:p>
            </w:tc>
          </w:sdtContent>
        </w:sdt>
        <w:tc>
          <w:tcPr>
            <w:tcW w:w="1371" w:type="pct"/>
          </w:tcPr>
          <w:p w14:paraId="1EEDDE77" w14:textId="77777777" w:rsidR="00300693" w:rsidRPr="00300693" w:rsidRDefault="00300693" w:rsidP="00300693">
            <w:pPr>
              <w:spacing w:after="200" w:line="240" w:lineRule="auto"/>
              <w:rPr>
                <w:ins w:id="191" w:author="Presta, Marco M [NC]" w:date="2025-10-30T16:21:00Z" w16du:dateUtc="2025-10-30T20:21:00Z"/>
                <w:rFonts w:ascii="Arial" w:hAnsi="Arial" w:cs="Arial"/>
                <w:lang w:val="en-CA"/>
              </w:rPr>
            </w:pPr>
            <w:ins w:id="192" w:author="Presta, Marco M [NC]" w:date="2025-10-30T16:21:00Z" w16du:dateUtc="2025-10-30T20:21:00Z">
              <w:r w:rsidRPr="00300693">
                <w:rPr>
                  <w:rFonts w:ascii="Arial" w:hAnsi="Arial" w:cs="Arial"/>
                  <w:lang w:val="en-CA"/>
                </w:rPr>
                <w:t xml:space="preserve">EVA is hosted in ESDC’s secure Microsoft </w:t>
              </w:r>
              <w:commentRangeStart w:id="193"/>
              <w:r w:rsidRPr="00300693">
                <w:rPr>
                  <w:rFonts w:ascii="Arial" w:hAnsi="Arial" w:cs="Arial"/>
                  <w:lang w:val="en-CA"/>
                </w:rPr>
                <w:t>Azure</w:t>
              </w:r>
            </w:ins>
            <w:commentRangeEnd w:id="193"/>
            <w:ins w:id="194" w:author="Presta, Marco M [NC]" w:date="2025-10-30T16:24:00Z" w16du:dateUtc="2025-10-30T20:24:00Z">
              <w:r w:rsidR="00FB5A12" w:rsidRPr="00300693">
                <w:rPr>
                  <w:rStyle w:val="CommentReference"/>
                  <w:rFonts w:ascii="Arial" w:hAnsi="Arial" w:cs="Arial"/>
                  <w:sz w:val="22"/>
                  <w:szCs w:val="22"/>
                  <w:lang w:val="en-CA"/>
                </w:rPr>
                <w:commentReference w:id="193"/>
              </w:r>
            </w:ins>
            <w:ins w:id="195" w:author="Presta, Marco M [NC]" w:date="2025-10-30T16:21:00Z" w16du:dateUtc="2025-10-30T20:21:00Z">
              <w:r w:rsidRPr="00300693">
                <w:rPr>
                  <w:rFonts w:ascii="Arial" w:hAnsi="Arial" w:cs="Arial"/>
                  <w:lang w:val="en-CA"/>
                </w:rPr>
                <w:t xml:space="preserve"> cloud environment located in Canada approved by CCCS for Protected B information. The system is configured for internal ESDC use only and is accessible to employees through the department’s network or VPN. It uses private connections and restricted settings so it cannot be reached directly from the public internet.</w:t>
              </w:r>
            </w:ins>
          </w:p>
          <w:p w14:paraId="6A95FBB8" w14:textId="6208EC11" w:rsidR="00300693" w:rsidRPr="00300693" w:rsidRDefault="00300693" w:rsidP="00300693">
            <w:pPr>
              <w:spacing w:after="200" w:line="240" w:lineRule="auto"/>
              <w:rPr>
                <w:ins w:id="196" w:author="Presta, Marco M [NC]" w:date="2025-10-30T16:21:00Z" w16du:dateUtc="2025-10-30T20:21:00Z"/>
                <w:rFonts w:ascii="Arial" w:hAnsi="Arial" w:cs="Arial"/>
                <w:lang w:val="en-CA"/>
              </w:rPr>
            </w:pPr>
            <w:ins w:id="197" w:author="Presta, Marco M [NC]" w:date="2025-10-30T16:21:00Z" w16du:dateUtc="2025-10-30T20:21:00Z">
              <w:r w:rsidRPr="00300693">
                <w:rPr>
                  <w:rFonts w:ascii="Arial" w:hAnsi="Arial" w:cs="Arial"/>
                  <w:lang w:val="en-CA"/>
                </w:rPr>
                <w:t xml:space="preserve">The Azure OpenAI service also operates in these secure Canadian datacentres but is shared with other Microsoft customers. This setup meets all Government of Canada security requirements and it is managed </w:t>
              </w:r>
              <w:r w:rsidRPr="00300693">
                <w:rPr>
                  <w:rFonts w:ascii="Arial" w:hAnsi="Arial" w:cs="Arial"/>
                  <w:lang w:val="en-CA"/>
                </w:rPr>
                <w:lastRenderedPageBreak/>
                <w:t>through IITB security reviews and continuous monitoring.</w:t>
              </w:r>
            </w:ins>
          </w:p>
          <w:p w14:paraId="72FA885C" w14:textId="77777777" w:rsidR="009F130F" w:rsidRDefault="00300693" w:rsidP="00300693">
            <w:pPr>
              <w:spacing w:after="200" w:line="240" w:lineRule="auto"/>
              <w:rPr>
                <w:ins w:id="198" w:author="Presta, Marco M [NC]" w:date="2025-10-30T16:21:00Z" w16du:dateUtc="2025-10-30T20:21:00Z"/>
                <w:rFonts w:ascii="Arial" w:hAnsi="Arial" w:cs="Arial"/>
                <w:lang w:val="en-CA"/>
              </w:rPr>
            </w:pPr>
            <w:ins w:id="199" w:author="Presta, Marco M [NC]" w:date="2025-10-30T16:21:00Z" w16du:dateUtc="2025-10-30T20:21:00Z">
              <w:r w:rsidRPr="00300693">
                <w:rPr>
                  <w:rFonts w:ascii="Arial" w:hAnsi="Arial" w:cs="Arial"/>
                  <w:lang w:val="en-CA"/>
                </w:rPr>
                <w:t>Because user input and file uploads are not used to train the model, and each user can see only their own chat history, personal information cannot be shared between users. Administrators can view logs only when authorized, as described in Annex F on Role-Based Access.</w:t>
              </w:r>
            </w:ins>
          </w:p>
          <w:p w14:paraId="2903D77E" w14:textId="088F0D36" w:rsidR="001F4F5A" w:rsidDel="00300693" w:rsidRDefault="593430E4" w:rsidP="00300693">
            <w:pPr>
              <w:spacing w:after="200" w:line="240" w:lineRule="auto"/>
              <w:rPr>
                <w:del w:id="200" w:author="Presta, Marco M [NC]" w:date="2025-10-30T16:21:00Z" w16du:dateUtc="2025-10-30T20:21:00Z"/>
                <w:rFonts w:ascii="Arial" w:hAnsi="Arial" w:cs="Arial"/>
                <w:lang w:val="en-CA"/>
              </w:rPr>
            </w:pPr>
            <w:del w:id="201" w:author="Presta, Marco M [NC]" w:date="2025-10-30T16:21:00Z" w16du:dateUtc="2025-10-30T20:21:00Z">
              <w:r w:rsidRPr="5387DEF7" w:rsidDel="00300693">
                <w:rPr>
                  <w:rFonts w:ascii="Arial" w:hAnsi="Arial" w:cs="Arial"/>
                  <w:lang w:val="en-CA"/>
                </w:rPr>
                <w:delText xml:space="preserve">EVA </w:delText>
              </w:r>
              <w:r w:rsidR="0033403B" w:rsidDel="00300693">
                <w:rPr>
                  <w:rFonts w:ascii="Arial" w:hAnsi="Arial" w:cs="Arial"/>
                  <w:lang w:val="en-CA"/>
                </w:rPr>
                <w:delText>is a close</w:delText>
              </w:r>
              <w:r w:rsidR="00071BD7" w:rsidDel="00300693">
                <w:rPr>
                  <w:rFonts w:ascii="Arial" w:hAnsi="Arial" w:cs="Arial"/>
                  <w:lang w:val="en-CA"/>
                </w:rPr>
                <w:delText xml:space="preserve">d system </w:delText>
              </w:r>
              <w:r w:rsidR="006359BF" w:rsidDel="00300693">
                <w:rPr>
                  <w:rFonts w:ascii="Arial" w:hAnsi="Arial" w:cs="Arial"/>
                  <w:lang w:val="en-CA"/>
                </w:rPr>
                <w:delText>in ESDC, it does not connect to the internet.</w:delText>
              </w:r>
            </w:del>
          </w:p>
          <w:p w14:paraId="502D6366" w14:textId="222EE801" w:rsidR="001F4F5A" w:rsidDel="00300693" w:rsidRDefault="001F4F5A" w:rsidP="00561B97">
            <w:pPr>
              <w:spacing w:after="200" w:line="240" w:lineRule="auto"/>
              <w:rPr>
                <w:del w:id="202" w:author="Presta, Marco M [NC]" w:date="2025-10-30T16:21:00Z" w16du:dateUtc="2025-10-30T20:21:00Z"/>
                <w:rFonts w:ascii="Arial" w:hAnsi="Arial" w:cs="Arial"/>
                <w:lang w:val="en-CA"/>
              </w:rPr>
            </w:pPr>
            <w:del w:id="203" w:author="Presta, Marco M [NC]" w:date="2025-10-30T16:21:00Z" w16du:dateUtc="2025-10-30T20:21:00Z">
              <w:r w:rsidDel="00300693">
                <w:rPr>
                  <w:rFonts w:ascii="Arial" w:hAnsi="Arial" w:cs="Arial"/>
                  <w:lang w:val="en-CA"/>
                </w:rPr>
                <w:delText xml:space="preserve">Because user input and uploads are not used to train the model and users only have access to their own chat history, </w:delText>
              </w:r>
              <w:r w:rsidR="00C940DE" w:rsidDel="00300693">
                <w:rPr>
                  <w:rFonts w:ascii="Arial" w:hAnsi="Arial" w:cs="Arial"/>
                  <w:lang w:val="en-CA"/>
                </w:rPr>
                <w:delText>there is no possibility that personal information will be disclosed between users of EVA Chat.</w:delText>
              </w:r>
            </w:del>
          </w:p>
          <w:p w14:paraId="647DD07C" w14:textId="6854F953" w:rsidR="003473F7" w:rsidRPr="00F541AB" w:rsidRDefault="00657889" w:rsidP="00561B97">
            <w:pPr>
              <w:spacing w:after="200" w:line="240" w:lineRule="auto"/>
              <w:rPr>
                <w:rFonts w:ascii="Arial" w:hAnsi="Arial" w:cs="Arial"/>
                <w:lang w:val="en-CA"/>
              </w:rPr>
            </w:pPr>
            <w:del w:id="204" w:author="Presta, Marco M [NC]" w:date="2025-10-30T16:21:00Z" w16du:dateUtc="2025-10-30T20:21:00Z">
              <w:r w:rsidDel="00300693">
                <w:rPr>
                  <w:rFonts w:ascii="Arial" w:hAnsi="Arial" w:cs="Arial"/>
                  <w:lang w:val="en-CA"/>
                </w:rPr>
                <w:delText>Admins will only have access to the logs under prescribed circumstances as defined in EVA’s Role-Based Access (See Annex F)</w:delText>
              </w:r>
              <w:r w:rsidR="009C700E" w:rsidDel="00300693">
                <w:rPr>
                  <w:rFonts w:ascii="Arial" w:hAnsi="Arial" w:cs="Arial"/>
                  <w:lang w:val="en-CA"/>
                </w:rPr>
                <w:delText>.</w:delText>
              </w:r>
            </w:del>
          </w:p>
        </w:tc>
        <w:tc>
          <w:tcPr>
            <w:tcW w:w="1937" w:type="pct"/>
          </w:tcPr>
          <w:p w14:paraId="49B41BCF" w14:textId="38E40E4B" w:rsidR="001F0AFC" w:rsidRPr="00F541AB" w:rsidRDefault="005D6115" w:rsidP="00561B97">
            <w:pPr>
              <w:spacing w:after="200" w:line="240" w:lineRule="auto"/>
              <w:rPr>
                <w:rFonts w:ascii="Arial" w:hAnsi="Arial" w:cs="Arial"/>
                <w:highlight w:val="yellow"/>
                <w:lang w:val="en-CA"/>
              </w:rPr>
            </w:pPr>
            <w:r w:rsidRPr="00C63CA6">
              <w:rPr>
                <w:rFonts w:ascii="Arial" w:hAnsi="Arial" w:cs="Arial"/>
                <w:lang w:val="en-CA"/>
              </w:rPr>
              <w:lastRenderedPageBreak/>
              <w:t>No privacy risk or compliance issue identified.</w:t>
            </w:r>
          </w:p>
        </w:tc>
      </w:tr>
      <w:tr w:rsidR="001F0AFC" w:rsidRPr="00F541AB" w14:paraId="5F44EBD0" w14:textId="77777777" w:rsidTr="685A6F4F">
        <w:trPr>
          <w:trHeight w:val="300"/>
        </w:trPr>
        <w:tc>
          <w:tcPr>
            <w:tcW w:w="1047" w:type="pct"/>
          </w:tcPr>
          <w:p w14:paraId="77DDEDE6" w14:textId="77777777" w:rsidR="001F0AFC" w:rsidRPr="00D47738" w:rsidRDefault="001F0AFC" w:rsidP="00DF49EE">
            <w:pPr>
              <w:pStyle w:val="ListParagraph"/>
              <w:numPr>
                <w:ilvl w:val="0"/>
                <w:numId w:val="12"/>
              </w:numPr>
              <w:spacing w:after="200" w:line="240" w:lineRule="auto"/>
              <w:rPr>
                <w:rFonts w:ascii="Arial" w:hAnsi="Arial" w:cs="Arial"/>
              </w:rPr>
            </w:pPr>
            <w:r w:rsidRPr="00D47738">
              <w:rPr>
                <w:rFonts w:ascii="Arial" w:hAnsi="Arial" w:cs="Arial"/>
              </w:rPr>
              <w:t>Will personal information be disclosed for a reason or reasons not identified in the relevant PIB?</w:t>
            </w:r>
          </w:p>
        </w:tc>
        <w:sdt>
          <w:sdtPr>
            <w:rPr>
              <w:rFonts w:ascii="Arial" w:hAnsi="Arial" w:cs="Arial"/>
              <w:lang w:val="en-CA"/>
            </w:rPr>
            <w:id w:val="-1659680084"/>
            <w:placeholder>
              <w:docPart w:val="FB1FA49DB6ED41E380FC975174CB2904"/>
            </w:placeholder>
            <w:dropDownList>
              <w:listItem w:value="Choose an item."/>
              <w:listItem w:displayText="Yes" w:value="Yes"/>
              <w:listItem w:displayText="No" w:value="No"/>
              <w:listItem w:displayText="N/A" w:value="N/A"/>
            </w:dropDownList>
          </w:sdtPr>
          <w:sdtEndPr/>
          <w:sdtContent>
            <w:tc>
              <w:tcPr>
                <w:tcW w:w="645" w:type="pct"/>
              </w:tcPr>
              <w:p w14:paraId="17FC7C4E" w14:textId="6375AE74" w:rsidR="001F0AFC" w:rsidRPr="00F541AB" w:rsidRDefault="40A3EB7D" w:rsidP="00561B97">
                <w:pPr>
                  <w:spacing w:after="200" w:line="240" w:lineRule="auto"/>
                  <w:rPr>
                    <w:rFonts w:ascii="Arial" w:hAnsi="Arial" w:cs="Arial"/>
                    <w:lang w:val="en-CA"/>
                  </w:rPr>
                </w:pPr>
                <w:r w:rsidRPr="685A6F4F">
                  <w:rPr>
                    <w:rFonts w:ascii="Arial" w:hAnsi="Arial" w:cs="Arial"/>
                    <w:lang w:val="en-CA"/>
                  </w:rPr>
                  <w:t>N</w:t>
                </w:r>
                <w:r w:rsidR="394E95F9" w:rsidRPr="685A6F4F">
                  <w:rPr>
                    <w:rFonts w:ascii="Arial" w:hAnsi="Arial" w:cs="Arial"/>
                    <w:lang w:val="en-CA"/>
                  </w:rPr>
                  <w:t>o</w:t>
                </w:r>
              </w:p>
            </w:tc>
          </w:sdtContent>
        </w:sdt>
        <w:tc>
          <w:tcPr>
            <w:tcW w:w="1371" w:type="pct"/>
          </w:tcPr>
          <w:p w14:paraId="4C39779B" w14:textId="2327F1EA" w:rsidR="001F0AFC" w:rsidRPr="001614FD" w:rsidRDefault="14486B72" w:rsidP="685A6F4F">
            <w:pPr>
              <w:spacing w:after="200" w:line="240" w:lineRule="auto"/>
              <w:rPr>
                <w:rFonts w:ascii="Arial" w:hAnsi="Arial" w:cs="Arial"/>
                <w:lang w:val="en-CA"/>
              </w:rPr>
            </w:pPr>
            <w:r w:rsidRPr="001614FD">
              <w:rPr>
                <w:rFonts w:ascii="Arial" w:hAnsi="Arial" w:cs="Arial"/>
                <w:lang w:val="en-CA"/>
              </w:rPr>
              <w:t>All disclosures of personal information</w:t>
            </w:r>
            <w:ins w:id="205" w:author="Hodgson, Rachel R [NC]" w:date="2025-09-23T13:22:00Z" w16du:dateUtc="2025-09-23T17:22:00Z">
              <w:r w:rsidR="00A6054F">
                <w:rPr>
                  <w:rFonts w:ascii="Arial" w:hAnsi="Arial" w:cs="Arial"/>
                  <w:lang w:val="en-CA"/>
                </w:rPr>
                <w:t xml:space="preserve"> related to user data</w:t>
              </w:r>
            </w:ins>
            <w:r w:rsidRPr="001614FD">
              <w:rPr>
                <w:rFonts w:ascii="Arial" w:hAnsi="Arial" w:cs="Arial"/>
                <w:lang w:val="en-CA"/>
              </w:rPr>
              <w:t xml:space="preserve"> are identified in the relevant PIB: Electronic Network Monitoring Logs (PSU 905)</w:t>
            </w:r>
          </w:p>
        </w:tc>
        <w:tc>
          <w:tcPr>
            <w:tcW w:w="1937" w:type="pct"/>
          </w:tcPr>
          <w:p w14:paraId="53AE42C9" w14:textId="4422B475" w:rsidR="001F0AFC" w:rsidRPr="00F541AB" w:rsidRDefault="005D6115" w:rsidP="00561B97">
            <w:pPr>
              <w:spacing w:after="200" w:line="240" w:lineRule="auto"/>
              <w:rPr>
                <w:rFonts w:ascii="Arial" w:hAnsi="Arial" w:cs="Arial"/>
                <w:lang w:val="en-CA"/>
              </w:rPr>
            </w:pPr>
            <w:r w:rsidRPr="00C63CA6">
              <w:rPr>
                <w:rFonts w:ascii="Arial" w:hAnsi="Arial" w:cs="Arial"/>
                <w:lang w:val="en-CA"/>
              </w:rPr>
              <w:t>No privacy risk or compliance issue identified.</w:t>
            </w:r>
          </w:p>
        </w:tc>
      </w:tr>
      <w:tr w:rsidR="001F0AFC" w:rsidRPr="00F541AB" w14:paraId="78CC335C" w14:textId="77777777" w:rsidTr="685A6F4F">
        <w:trPr>
          <w:trHeight w:val="300"/>
        </w:trPr>
        <w:tc>
          <w:tcPr>
            <w:tcW w:w="1047" w:type="pct"/>
          </w:tcPr>
          <w:p w14:paraId="72177FBF" w14:textId="77777777" w:rsidR="001F0AFC" w:rsidRPr="00D47738" w:rsidRDefault="001F0AFC" w:rsidP="00DF49EE">
            <w:pPr>
              <w:pStyle w:val="ListParagraph"/>
              <w:numPr>
                <w:ilvl w:val="0"/>
                <w:numId w:val="12"/>
              </w:numPr>
              <w:spacing w:after="200" w:line="240" w:lineRule="auto"/>
              <w:rPr>
                <w:rFonts w:ascii="Arial" w:hAnsi="Arial" w:cs="Arial"/>
              </w:rPr>
            </w:pPr>
            <w:r w:rsidRPr="00D47738">
              <w:rPr>
                <w:rFonts w:ascii="Arial" w:hAnsi="Arial" w:cs="Arial"/>
              </w:rPr>
              <w:t xml:space="preserve">Has consent been obtained for personal information that will be used or disclosed for a secondary purpose that has not previously been identified in the relevant PIB? </w:t>
            </w:r>
          </w:p>
        </w:tc>
        <w:sdt>
          <w:sdtPr>
            <w:rPr>
              <w:rFonts w:ascii="Arial" w:hAnsi="Arial" w:cs="Arial"/>
              <w:lang w:val="en-CA"/>
            </w:rPr>
            <w:id w:val="2004542612"/>
            <w:placeholder>
              <w:docPart w:val="18931B2627DC4413B542A792B8D4A8C9"/>
            </w:placeholder>
            <w:dropDownList>
              <w:listItem w:value="Choose an item."/>
              <w:listItem w:displayText="Yes" w:value="Yes"/>
              <w:listItem w:displayText="No" w:value="No"/>
              <w:listItem w:displayText="N/A" w:value="N/A"/>
            </w:dropDownList>
          </w:sdtPr>
          <w:sdtEndPr/>
          <w:sdtContent>
            <w:tc>
              <w:tcPr>
                <w:tcW w:w="645" w:type="pct"/>
              </w:tcPr>
              <w:p w14:paraId="0A8CC5E4" w14:textId="4E663DBE" w:rsidR="001F0AFC" w:rsidRPr="00F541AB" w:rsidRDefault="76592982" w:rsidP="47D7C777">
                <w:pPr>
                  <w:spacing w:after="200" w:line="240" w:lineRule="auto"/>
                  <w:rPr>
                    <w:rFonts w:ascii="Arial" w:hAnsi="Arial" w:cs="Arial"/>
                    <w:b/>
                    <w:bCs/>
                    <w:lang w:val="en-CA"/>
                  </w:rPr>
                </w:pPr>
                <w:r w:rsidRPr="47D7C777">
                  <w:rPr>
                    <w:rFonts w:ascii="Arial" w:hAnsi="Arial" w:cs="Arial"/>
                    <w:lang w:val="en-CA"/>
                  </w:rPr>
                  <w:t>N/A</w:t>
                </w:r>
              </w:p>
            </w:tc>
          </w:sdtContent>
        </w:sdt>
        <w:tc>
          <w:tcPr>
            <w:tcW w:w="1371" w:type="pct"/>
          </w:tcPr>
          <w:p w14:paraId="559066E9" w14:textId="7CDFBAF6" w:rsidR="001F0AFC" w:rsidRPr="00F541AB" w:rsidRDefault="0CAEE9C5" w:rsidP="00561B97">
            <w:pPr>
              <w:spacing w:after="200" w:line="240" w:lineRule="auto"/>
              <w:rPr>
                <w:rFonts w:ascii="Arial" w:hAnsi="Arial" w:cs="Arial"/>
                <w:lang w:val="en-CA"/>
              </w:rPr>
            </w:pPr>
            <w:r w:rsidRPr="16F8C902">
              <w:rPr>
                <w:rFonts w:ascii="Arial" w:hAnsi="Arial" w:cs="Arial"/>
                <w:lang w:val="en-CA"/>
              </w:rPr>
              <w:t>N/A</w:t>
            </w:r>
          </w:p>
        </w:tc>
        <w:tc>
          <w:tcPr>
            <w:tcW w:w="1937" w:type="pct"/>
          </w:tcPr>
          <w:p w14:paraId="1FC8E37F" w14:textId="18818D47" w:rsidR="001F0AFC" w:rsidRPr="00F541AB" w:rsidRDefault="45F705DE" w:rsidP="00561B97">
            <w:pPr>
              <w:spacing w:after="200" w:line="240" w:lineRule="auto"/>
              <w:rPr>
                <w:rFonts w:ascii="Arial" w:hAnsi="Arial" w:cs="Arial"/>
                <w:lang w:val="en-CA"/>
              </w:rPr>
            </w:pPr>
            <w:r w:rsidRPr="306F0471">
              <w:rPr>
                <w:rFonts w:ascii="Arial" w:hAnsi="Arial" w:cs="Arial"/>
                <w:lang w:val="en-CA"/>
              </w:rPr>
              <w:t>N/A</w:t>
            </w:r>
          </w:p>
        </w:tc>
      </w:tr>
      <w:tr w:rsidR="001F0AFC" w:rsidRPr="00F541AB" w14:paraId="1746EAFF" w14:textId="77777777" w:rsidTr="685A6F4F">
        <w:trPr>
          <w:trHeight w:val="300"/>
        </w:trPr>
        <w:tc>
          <w:tcPr>
            <w:tcW w:w="1047" w:type="pct"/>
          </w:tcPr>
          <w:p w14:paraId="4CDB416A" w14:textId="77777777" w:rsidR="001F0AFC" w:rsidRPr="00D47738" w:rsidRDefault="001F0AFC" w:rsidP="00DF49EE">
            <w:pPr>
              <w:pStyle w:val="ListParagraph"/>
              <w:numPr>
                <w:ilvl w:val="0"/>
                <w:numId w:val="12"/>
              </w:numPr>
              <w:spacing w:after="200" w:line="240" w:lineRule="auto"/>
              <w:rPr>
                <w:rFonts w:ascii="Arial" w:hAnsi="Arial" w:cs="Arial"/>
              </w:rPr>
            </w:pPr>
            <w:r w:rsidRPr="00D47738">
              <w:rPr>
                <w:rFonts w:ascii="Arial" w:hAnsi="Arial" w:cs="Arial"/>
              </w:rPr>
              <w:t>If personal information is disclosed without consent, has the specific authority for the disclosure been identified?</w:t>
            </w:r>
          </w:p>
        </w:tc>
        <w:sdt>
          <w:sdtPr>
            <w:rPr>
              <w:rFonts w:ascii="Arial" w:hAnsi="Arial" w:cs="Arial"/>
              <w:lang w:val="en-CA"/>
            </w:rPr>
            <w:id w:val="-1615596637"/>
            <w:placeholder>
              <w:docPart w:val="F0F1F000A7D944048F360B37654F8658"/>
            </w:placeholder>
            <w:dropDownList>
              <w:listItem w:value="Choose an item."/>
              <w:listItem w:displayText="Yes" w:value="Yes"/>
              <w:listItem w:displayText="No" w:value="No"/>
              <w:listItem w:displayText="N/A" w:value="N/A"/>
            </w:dropDownList>
          </w:sdtPr>
          <w:sdtEndPr/>
          <w:sdtContent>
            <w:tc>
              <w:tcPr>
                <w:tcW w:w="645" w:type="pct"/>
              </w:tcPr>
              <w:p w14:paraId="1269560E" w14:textId="3EA4CAE7" w:rsidR="001F0AFC" w:rsidRPr="00F541AB" w:rsidRDefault="24108974" w:rsidP="00561B97">
                <w:pPr>
                  <w:spacing w:after="200" w:line="240" w:lineRule="auto"/>
                  <w:rPr>
                    <w:rFonts w:ascii="Arial" w:hAnsi="Arial" w:cs="Arial"/>
                    <w:lang w:val="en-CA"/>
                  </w:rPr>
                </w:pPr>
                <w:r w:rsidRPr="47D7C777">
                  <w:rPr>
                    <w:rFonts w:ascii="Arial" w:hAnsi="Arial" w:cs="Arial"/>
                    <w:lang w:val="en-CA"/>
                  </w:rPr>
                  <w:t>N/A</w:t>
                </w:r>
              </w:p>
            </w:tc>
          </w:sdtContent>
        </w:sdt>
        <w:tc>
          <w:tcPr>
            <w:tcW w:w="1371" w:type="pct"/>
          </w:tcPr>
          <w:p w14:paraId="03CF3591" w14:textId="02FBAB65" w:rsidR="001F0AFC" w:rsidRPr="00F541AB" w:rsidRDefault="099A989D" w:rsidP="00561B97">
            <w:pPr>
              <w:spacing w:after="200" w:line="240" w:lineRule="auto"/>
              <w:rPr>
                <w:rFonts w:ascii="Arial" w:hAnsi="Arial" w:cs="Arial"/>
                <w:lang w:val="en-CA"/>
              </w:rPr>
            </w:pPr>
            <w:r w:rsidRPr="306F0471">
              <w:rPr>
                <w:rFonts w:ascii="Arial" w:hAnsi="Arial" w:cs="Arial"/>
                <w:lang w:val="en-CA"/>
              </w:rPr>
              <w:t>N/A</w:t>
            </w:r>
          </w:p>
        </w:tc>
        <w:tc>
          <w:tcPr>
            <w:tcW w:w="1937" w:type="pct"/>
          </w:tcPr>
          <w:p w14:paraId="3F46B97E" w14:textId="00588CAF" w:rsidR="001F0AFC" w:rsidRPr="00F541AB" w:rsidRDefault="099A989D" w:rsidP="00561B97">
            <w:pPr>
              <w:spacing w:after="200" w:line="240" w:lineRule="auto"/>
              <w:rPr>
                <w:rFonts w:ascii="Arial" w:hAnsi="Arial" w:cs="Arial"/>
                <w:lang w:val="en-CA"/>
              </w:rPr>
            </w:pPr>
            <w:r w:rsidRPr="306F0471">
              <w:rPr>
                <w:rFonts w:ascii="Arial" w:hAnsi="Arial" w:cs="Arial"/>
                <w:lang w:val="en-CA"/>
              </w:rPr>
              <w:t>N/A</w:t>
            </w:r>
          </w:p>
        </w:tc>
      </w:tr>
      <w:tr w:rsidR="001F0AFC" w:rsidRPr="00F541AB" w14:paraId="347C685F" w14:textId="77777777" w:rsidTr="685A6F4F">
        <w:trPr>
          <w:trHeight w:val="300"/>
        </w:trPr>
        <w:tc>
          <w:tcPr>
            <w:tcW w:w="1047" w:type="pct"/>
          </w:tcPr>
          <w:p w14:paraId="16B1F269" w14:textId="77777777" w:rsidR="001F0AFC" w:rsidRPr="00D47738" w:rsidRDefault="001F0AFC" w:rsidP="00DF49EE">
            <w:pPr>
              <w:pStyle w:val="ListParagraph"/>
              <w:numPr>
                <w:ilvl w:val="0"/>
                <w:numId w:val="12"/>
              </w:numPr>
              <w:spacing w:after="200" w:line="240" w:lineRule="auto"/>
              <w:rPr>
                <w:rFonts w:ascii="Arial" w:hAnsi="Arial" w:cs="Arial"/>
              </w:rPr>
            </w:pPr>
            <w:r w:rsidRPr="00D47738">
              <w:rPr>
                <w:rFonts w:ascii="Arial" w:hAnsi="Arial" w:cs="Arial"/>
              </w:rPr>
              <w:t xml:space="preserve">Will personal information be disclosed with other federal institutions, other jurisdictions </w:t>
            </w:r>
            <w:r w:rsidRPr="00D47738">
              <w:rPr>
                <w:rFonts w:ascii="Arial" w:hAnsi="Arial" w:cs="Arial"/>
              </w:rPr>
              <w:lastRenderedPageBreak/>
              <w:t>or private sector third parties? If so, identify them.</w:t>
            </w:r>
          </w:p>
        </w:tc>
        <w:sdt>
          <w:sdtPr>
            <w:rPr>
              <w:rFonts w:ascii="Arial" w:hAnsi="Arial" w:cs="Arial"/>
              <w:lang w:val="en-CA"/>
            </w:rPr>
            <w:id w:val="1919364315"/>
            <w:placeholder>
              <w:docPart w:val="A60959D812EE4A05A48CE150F13EA906"/>
            </w:placeholder>
            <w:dropDownList>
              <w:listItem w:value="Choose an item."/>
              <w:listItem w:displayText="Yes" w:value="Yes"/>
              <w:listItem w:displayText="No" w:value="No"/>
              <w:listItem w:displayText="N/A" w:value="N/A"/>
            </w:dropDownList>
          </w:sdtPr>
          <w:sdtEndPr/>
          <w:sdtContent>
            <w:tc>
              <w:tcPr>
                <w:tcW w:w="645" w:type="pct"/>
              </w:tcPr>
              <w:p w14:paraId="43AD5B58" w14:textId="4404B64F" w:rsidR="001F0AFC" w:rsidRPr="00F541AB" w:rsidRDefault="24473A36" w:rsidP="00561B97">
                <w:pPr>
                  <w:spacing w:after="200" w:line="240" w:lineRule="auto"/>
                  <w:rPr>
                    <w:rFonts w:ascii="Arial" w:hAnsi="Arial" w:cs="Arial"/>
                    <w:lang w:val="en-CA"/>
                  </w:rPr>
                </w:pPr>
                <w:r w:rsidRPr="47D7C777">
                  <w:rPr>
                    <w:rFonts w:ascii="Arial" w:hAnsi="Arial" w:cs="Arial"/>
                    <w:lang w:val="en-CA"/>
                  </w:rPr>
                  <w:t>N/A</w:t>
                </w:r>
              </w:p>
            </w:tc>
          </w:sdtContent>
        </w:sdt>
        <w:tc>
          <w:tcPr>
            <w:tcW w:w="1371" w:type="pct"/>
          </w:tcPr>
          <w:p w14:paraId="6C961775" w14:textId="445BFA97" w:rsidR="001F0AFC" w:rsidRPr="00F541AB" w:rsidRDefault="099A989D" w:rsidP="00561B97">
            <w:pPr>
              <w:spacing w:after="200" w:line="240" w:lineRule="auto"/>
              <w:rPr>
                <w:rFonts w:ascii="Arial" w:hAnsi="Arial" w:cs="Arial"/>
                <w:lang w:val="en-CA"/>
              </w:rPr>
            </w:pPr>
            <w:r w:rsidRPr="306F0471">
              <w:rPr>
                <w:rFonts w:ascii="Arial" w:hAnsi="Arial" w:cs="Arial"/>
                <w:lang w:val="en-CA"/>
              </w:rPr>
              <w:t>N/A</w:t>
            </w:r>
          </w:p>
        </w:tc>
        <w:tc>
          <w:tcPr>
            <w:tcW w:w="1937" w:type="pct"/>
          </w:tcPr>
          <w:p w14:paraId="550ED133" w14:textId="56398C4B" w:rsidR="001F0AFC" w:rsidRPr="00F541AB" w:rsidRDefault="099A989D" w:rsidP="00561B97">
            <w:pPr>
              <w:spacing w:after="200" w:line="240" w:lineRule="auto"/>
              <w:rPr>
                <w:rFonts w:ascii="Arial" w:hAnsi="Arial" w:cs="Arial"/>
                <w:lang w:val="en-CA"/>
              </w:rPr>
            </w:pPr>
            <w:r w:rsidRPr="306F0471">
              <w:rPr>
                <w:rFonts w:ascii="Arial" w:hAnsi="Arial" w:cs="Arial"/>
                <w:lang w:val="en-CA"/>
              </w:rPr>
              <w:t>N/A</w:t>
            </w:r>
          </w:p>
        </w:tc>
      </w:tr>
      <w:tr w:rsidR="001F0AFC" w:rsidRPr="00F541AB" w14:paraId="5B4DEED8" w14:textId="77777777" w:rsidTr="685A6F4F">
        <w:trPr>
          <w:trHeight w:val="300"/>
        </w:trPr>
        <w:tc>
          <w:tcPr>
            <w:tcW w:w="1047" w:type="pct"/>
          </w:tcPr>
          <w:p w14:paraId="23BCCBFF" w14:textId="77777777" w:rsidR="001F0AFC" w:rsidRPr="00D47738" w:rsidRDefault="001F0AFC" w:rsidP="00DF49EE">
            <w:pPr>
              <w:pStyle w:val="ListParagraph"/>
              <w:numPr>
                <w:ilvl w:val="0"/>
                <w:numId w:val="12"/>
              </w:numPr>
              <w:spacing w:after="200" w:line="240" w:lineRule="auto"/>
              <w:rPr>
                <w:rFonts w:ascii="Arial" w:hAnsi="Arial" w:cs="Arial"/>
              </w:rPr>
            </w:pPr>
            <w:r w:rsidRPr="00D47738">
              <w:rPr>
                <w:rFonts w:ascii="Arial" w:hAnsi="Arial" w:cs="Arial"/>
              </w:rPr>
              <w:t>Do you have an information-sharing agreement (for example, a memorandum of understanding, an accord, an arrangement or a contract) with another federal institution, other jurisdiction, or a private sector</w:t>
            </w:r>
            <w:r w:rsidRPr="00D47738" w:rsidDel="00F53ADA">
              <w:rPr>
                <w:rFonts w:ascii="Arial" w:hAnsi="Arial" w:cs="Arial"/>
              </w:rPr>
              <w:t xml:space="preserve"> </w:t>
            </w:r>
            <w:r w:rsidRPr="00D47738">
              <w:rPr>
                <w:rFonts w:ascii="Arial" w:hAnsi="Arial" w:cs="Arial"/>
              </w:rPr>
              <w:t xml:space="preserve">or third party? </w:t>
            </w:r>
          </w:p>
        </w:tc>
        <w:sdt>
          <w:sdtPr>
            <w:rPr>
              <w:rFonts w:ascii="Arial" w:hAnsi="Arial" w:cs="Arial"/>
              <w:lang w:val="en-CA"/>
            </w:rPr>
            <w:id w:val="-1424644740"/>
            <w:placeholder>
              <w:docPart w:val="022FBFF7D04F4FEAB9DB364BAF8975C0"/>
            </w:placeholder>
            <w:dropDownList>
              <w:listItem w:value="Choose an item."/>
              <w:listItem w:displayText="Yes" w:value="Yes"/>
              <w:listItem w:displayText="No" w:value="No"/>
              <w:listItem w:displayText="N/A" w:value="N/A"/>
            </w:dropDownList>
          </w:sdtPr>
          <w:sdtEndPr/>
          <w:sdtContent>
            <w:tc>
              <w:tcPr>
                <w:tcW w:w="645" w:type="pct"/>
              </w:tcPr>
              <w:p w14:paraId="1CEAB40E" w14:textId="1E99F7E8" w:rsidR="001F0AFC" w:rsidRPr="00F541AB" w:rsidRDefault="39565832" w:rsidP="00561B97">
                <w:pPr>
                  <w:spacing w:after="200" w:line="240" w:lineRule="auto"/>
                  <w:rPr>
                    <w:rFonts w:ascii="Arial" w:hAnsi="Arial" w:cs="Arial"/>
                    <w:lang w:val="en-CA"/>
                  </w:rPr>
                </w:pPr>
                <w:r w:rsidRPr="47D7C777">
                  <w:rPr>
                    <w:rFonts w:ascii="Arial" w:hAnsi="Arial" w:cs="Arial"/>
                    <w:lang w:val="en-CA"/>
                  </w:rPr>
                  <w:t>N/A</w:t>
                </w:r>
              </w:p>
            </w:tc>
          </w:sdtContent>
        </w:sdt>
        <w:tc>
          <w:tcPr>
            <w:tcW w:w="1371" w:type="pct"/>
          </w:tcPr>
          <w:p w14:paraId="730A3C53" w14:textId="31CC7AA2" w:rsidR="001F0AFC" w:rsidRPr="00F541AB" w:rsidRDefault="099A989D" w:rsidP="00561B97">
            <w:pPr>
              <w:spacing w:after="200" w:line="240" w:lineRule="auto"/>
              <w:rPr>
                <w:rFonts w:ascii="Arial" w:hAnsi="Arial" w:cs="Arial"/>
                <w:lang w:val="en-CA"/>
              </w:rPr>
            </w:pPr>
            <w:r w:rsidRPr="306F0471">
              <w:rPr>
                <w:rFonts w:ascii="Arial" w:hAnsi="Arial" w:cs="Arial"/>
                <w:lang w:val="en-CA"/>
              </w:rPr>
              <w:t>N/A</w:t>
            </w:r>
          </w:p>
        </w:tc>
        <w:tc>
          <w:tcPr>
            <w:tcW w:w="1937" w:type="pct"/>
          </w:tcPr>
          <w:p w14:paraId="6AB921AE" w14:textId="57C33FDA" w:rsidR="001F0AFC" w:rsidRPr="00F541AB" w:rsidRDefault="099A989D" w:rsidP="00561B97">
            <w:pPr>
              <w:spacing w:after="200" w:line="240" w:lineRule="auto"/>
              <w:rPr>
                <w:rFonts w:ascii="Arial" w:hAnsi="Arial" w:cs="Arial"/>
                <w:lang w:val="en-CA"/>
              </w:rPr>
            </w:pPr>
            <w:r w:rsidRPr="306F0471">
              <w:rPr>
                <w:rFonts w:ascii="Arial" w:hAnsi="Arial" w:cs="Arial"/>
                <w:lang w:val="en-CA"/>
              </w:rPr>
              <w:t>N/A</w:t>
            </w:r>
          </w:p>
        </w:tc>
      </w:tr>
      <w:tr w:rsidR="001F0AFC" w:rsidRPr="00F541AB" w14:paraId="17C5E90E" w14:textId="77777777" w:rsidTr="685A6F4F">
        <w:trPr>
          <w:trHeight w:val="300"/>
        </w:trPr>
        <w:tc>
          <w:tcPr>
            <w:tcW w:w="1047" w:type="pct"/>
          </w:tcPr>
          <w:p w14:paraId="57D0BE1E" w14:textId="77777777" w:rsidR="001F0AFC" w:rsidRPr="00D47738" w:rsidRDefault="001F0AFC" w:rsidP="00DF49EE">
            <w:pPr>
              <w:pStyle w:val="ListParagraph"/>
              <w:numPr>
                <w:ilvl w:val="0"/>
                <w:numId w:val="12"/>
              </w:numPr>
              <w:spacing w:after="200" w:line="240" w:lineRule="auto"/>
              <w:rPr>
                <w:rFonts w:ascii="Arial" w:hAnsi="Arial" w:cs="Arial"/>
              </w:rPr>
            </w:pPr>
            <w:r w:rsidRPr="00D47738">
              <w:rPr>
                <w:rFonts w:ascii="Arial" w:hAnsi="Arial" w:cs="Arial"/>
              </w:rPr>
              <w:t>Have formal information-sharing provisions been established on the use, retention, disclosure and safeguarding of personal information</w:t>
            </w:r>
            <w:r>
              <w:rPr>
                <w:rFonts w:ascii="Arial" w:hAnsi="Arial" w:cs="Arial"/>
              </w:rPr>
              <w:t>?</w:t>
            </w:r>
          </w:p>
        </w:tc>
        <w:sdt>
          <w:sdtPr>
            <w:rPr>
              <w:rFonts w:ascii="Arial" w:hAnsi="Arial" w:cs="Arial"/>
              <w:lang w:val="en-CA"/>
            </w:rPr>
            <w:id w:val="1981724940"/>
            <w:placeholder>
              <w:docPart w:val="5F3743A25E25416BA5C5FD5A3A773EE0"/>
            </w:placeholder>
            <w:dropDownList>
              <w:listItem w:value="Choose an item."/>
              <w:listItem w:displayText="Yes" w:value="Yes"/>
              <w:listItem w:displayText="No" w:value="No"/>
              <w:listItem w:displayText="N/A" w:value="N/A"/>
            </w:dropDownList>
          </w:sdtPr>
          <w:sdtEndPr/>
          <w:sdtContent>
            <w:tc>
              <w:tcPr>
                <w:tcW w:w="645" w:type="pct"/>
              </w:tcPr>
              <w:p w14:paraId="7E1A6314" w14:textId="4060C521" w:rsidR="001F0AFC" w:rsidRPr="00F541AB" w:rsidRDefault="137593C8" w:rsidP="00561B97">
                <w:pPr>
                  <w:spacing w:after="200" w:line="240" w:lineRule="auto"/>
                  <w:rPr>
                    <w:rFonts w:ascii="Arial" w:hAnsi="Arial" w:cs="Arial"/>
                    <w:lang w:val="en-CA"/>
                  </w:rPr>
                </w:pPr>
                <w:r w:rsidRPr="47D7C777">
                  <w:rPr>
                    <w:rFonts w:ascii="Arial" w:hAnsi="Arial" w:cs="Arial"/>
                    <w:lang w:val="en-CA"/>
                  </w:rPr>
                  <w:t>N/A</w:t>
                </w:r>
              </w:p>
            </w:tc>
          </w:sdtContent>
        </w:sdt>
        <w:tc>
          <w:tcPr>
            <w:tcW w:w="1371" w:type="pct"/>
          </w:tcPr>
          <w:p w14:paraId="555802D5" w14:textId="5B60C264" w:rsidR="001F0AFC" w:rsidRPr="00F541AB" w:rsidRDefault="7844164A" w:rsidP="00561B97">
            <w:pPr>
              <w:spacing w:after="200" w:line="240" w:lineRule="auto"/>
              <w:rPr>
                <w:rFonts w:ascii="Arial" w:hAnsi="Arial" w:cs="Arial"/>
                <w:lang w:val="en-CA"/>
              </w:rPr>
            </w:pPr>
            <w:r w:rsidRPr="306F0471">
              <w:rPr>
                <w:rFonts w:ascii="Arial" w:hAnsi="Arial" w:cs="Arial"/>
                <w:lang w:val="en-CA"/>
              </w:rPr>
              <w:t>N/A</w:t>
            </w:r>
          </w:p>
        </w:tc>
        <w:tc>
          <w:tcPr>
            <w:tcW w:w="1937" w:type="pct"/>
          </w:tcPr>
          <w:p w14:paraId="2C7175EE" w14:textId="4BFDC132" w:rsidR="001F0AFC" w:rsidRPr="00F541AB" w:rsidRDefault="7844164A" w:rsidP="00561B97">
            <w:pPr>
              <w:spacing w:after="200" w:line="240" w:lineRule="auto"/>
              <w:rPr>
                <w:rFonts w:ascii="Arial" w:hAnsi="Arial" w:cs="Arial"/>
                <w:lang w:val="en-CA"/>
              </w:rPr>
            </w:pPr>
            <w:r w:rsidRPr="306F0471">
              <w:rPr>
                <w:rFonts w:ascii="Arial" w:hAnsi="Arial" w:cs="Arial"/>
                <w:lang w:val="en-CA"/>
              </w:rPr>
              <w:t>N/A</w:t>
            </w:r>
          </w:p>
        </w:tc>
      </w:tr>
      <w:tr w:rsidR="001F0AFC" w:rsidRPr="00F541AB" w14:paraId="5450E190" w14:textId="77777777" w:rsidTr="685A6F4F">
        <w:trPr>
          <w:trHeight w:val="300"/>
        </w:trPr>
        <w:tc>
          <w:tcPr>
            <w:tcW w:w="1047" w:type="pct"/>
          </w:tcPr>
          <w:p w14:paraId="1E8A7D67" w14:textId="77777777" w:rsidR="001F0AFC" w:rsidRPr="00D47738" w:rsidRDefault="001F0AFC" w:rsidP="00DF49EE">
            <w:pPr>
              <w:pStyle w:val="ListParagraph"/>
              <w:numPr>
                <w:ilvl w:val="1"/>
                <w:numId w:val="12"/>
              </w:numPr>
              <w:spacing w:after="200" w:line="240" w:lineRule="auto"/>
              <w:rPr>
                <w:rFonts w:ascii="Arial" w:hAnsi="Arial" w:cs="Arial"/>
              </w:rPr>
            </w:pPr>
            <w:r w:rsidRPr="008B5F48">
              <w:rPr>
                <w:rFonts w:ascii="Arial" w:hAnsi="Arial" w:cs="Arial"/>
              </w:rPr>
              <w:t>Do these provisions include security incident or privacy breach management?</w:t>
            </w:r>
          </w:p>
        </w:tc>
        <w:sdt>
          <w:sdtPr>
            <w:rPr>
              <w:rFonts w:ascii="Arial" w:hAnsi="Arial" w:cs="Arial"/>
              <w:lang w:val="en-CA"/>
            </w:rPr>
            <w:id w:val="1518737819"/>
            <w:placeholder>
              <w:docPart w:val="5D20CF4AD90E4ED697FDDF6B168BE186"/>
            </w:placeholder>
            <w:dropDownList>
              <w:listItem w:value="Choose an item."/>
              <w:listItem w:displayText="Yes" w:value="Yes"/>
              <w:listItem w:displayText="No" w:value="No"/>
              <w:listItem w:displayText="N/A" w:value="N/A"/>
            </w:dropDownList>
          </w:sdtPr>
          <w:sdtEndPr/>
          <w:sdtContent>
            <w:tc>
              <w:tcPr>
                <w:tcW w:w="645" w:type="pct"/>
              </w:tcPr>
              <w:p w14:paraId="41F99E8D" w14:textId="77C1A258" w:rsidR="001F0AFC" w:rsidRPr="00F541AB" w:rsidRDefault="497F2850" w:rsidP="00561B97">
                <w:pPr>
                  <w:spacing w:after="200" w:line="240" w:lineRule="auto"/>
                  <w:rPr>
                    <w:rFonts w:ascii="Arial" w:hAnsi="Arial" w:cs="Arial"/>
                    <w:lang w:val="en-CA"/>
                  </w:rPr>
                </w:pPr>
                <w:r w:rsidRPr="47D7C777">
                  <w:rPr>
                    <w:rFonts w:ascii="Arial" w:hAnsi="Arial" w:cs="Arial"/>
                    <w:lang w:val="en-CA"/>
                  </w:rPr>
                  <w:t>N/A</w:t>
                </w:r>
              </w:p>
            </w:tc>
          </w:sdtContent>
        </w:sdt>
        <w:tc>
          <w:tcPr>
            <w:tcW w:w="1371" w:type="pct"/>
          </w:tcPr>
          <w:p w14:paraId="204461AA" w14:textId="1C6FE9A2" w:rsidR="001F0AFC" w:rsidRPr="00F541AB" w:rsidRDefault="7844164A" w:rsidP="00561B97">
            <w:pPr>
              <w:spacing w:after="200" w:line="240" w:lineRule="auto"/>
              <w:rPr>
                <w:rFonts w:ascii="Arial" w:hAnsi="Arial" w:cs="Arial"/>
                <w:lang w:val="en-CA"/>
              </w:rPr>
            </w:pPr>
            <w:r w:rsidRPr="306F0471">
              <w:rPr>
                <w:rFonts w:ascii="Arial" w:hAnsi="Arial" w:cs="Arial"/>
                <w:lang w:val="en-CA"/>
              </w:rPr>
              <w:t>N/A</w:t>
            </w:r>
          </w:p>
        </w:tc>
        <w:tc>
          <w:tcPr>
            <w:tcW w:w="1937" w:type="pct"/>
          </w:tcPr>
          <w:p w14:paraId="7A637372" w14:textId="1764F1B1" w:rsidR="001F0AFC" w:rsidRPr="00F541AB" w:rsidRDefault="7844164A" w:rsidP="00561B97">
            <w:pPr>
              <w:spacing w:after="200" w:line="240" w:lineRule="auto"/>
              <w:rPr>
                <w:rFonts w:ascii="Arial" w:hAnsi="Arial" w:cs="Arial"/>
                <w:lang w:val="en-CA"/>
              </w:rPr>
            </w:pPr>
            <w:r w:rsidRPr="306F0471">
              <w:rPr>
                <w:rFonts w:ascii="Arial" w:hAnsi="Arial" w:cs="Arial"/>
                <w:lang w:val="en-CA"/>
              </w:rPr>
              <w:t>N/A</w:t>
            </w:r>
          </w:p>
        </w:tc>
      </w:tr>
      <w:tr w:rsidR="001F0AFC" w:rsidRPr="00F541AB" w14:paraId="109E527A" w14:textId="77777777" w:rsidTr="685A6F4F">
        <w:trPr>
          <w:trHeight w:val="300"/>
        </w:trPr>
        <w:tc>
          <w:tcPr>
            <w:tcW w:w="1047" w:type="pct"/>
          </w:tcPr>
          <w:p w14:paraId="3DEA229C" w14:textId="77777777" w:rsidR="001F0AFC" w:rsidRPr="00D47738" w:rsidRDefault="001F0AFC" w:rsidP="00DF49EE">
            <w:pPr>
              <w:pStyle w:val="ListParagraph"/>
              <w:numPr>
                <w:ilvl w:val="0"/>
                <w:numId w:val="12"/>
              </w:numPr>
              <w:spacing w:after="200" w:line="240" w:lineRule="auto"/>
              <w:rPr>
                <w:rFonts w:ascii="Arial" w:hAnsi="Arial" w:cs="Arial"/>
              </w:rPr>
            </w:pPr>
            <w:r w:rsidRPr="00D47738">
              <w:rPr>
                <w:rFonts w:ascii="Arial" w:hAnsi="Arial" w:cs="Arial"/>
              </w:rPr>
              <w:t>Will any identifying number, symbol or other particular assigned to an individual, such as a SIN, be disclosed?</w:t>
            </w:r>
          </w:p>
        </w:tc>
        <w:sdt>
          <w:sdtPr>
            <w:rPr>
              <w:rFonts w:ascii="Arial" w:hAnsi="Arial" w:cs="Arial"/>
              <w:lang w:val="en-CA"/>
            </w:rPr>
            <w:id w:val="-700166256"/>
            <w:placeholder>
              <w:docPart w:val="C2856B47E7184BFB87F220313E973A5F"/>
            </w:placeholder>
            <w:dropDownList>
              <w:listItem w:value="Choose an item."/>
              <w:listItem w:displayText="Yes" w:value="Yes"/>
              <w:listItem w:displayText="No" w:value="No"/>
              <w:listItem w:displayText="N/A" w:value="N/A"/>
            </w:dropDownList>
          </w:sdtPr>
          <w:sdtEndPr/>
          <w:sdtContent>
            <w:tc>
              <w:tcPr>
                <w:tcW w:w="645" w:type="pct"/>
              </w:tcPr>
              <w:p w14:paraId="5A3E9795" w14:textId="0E54EBF4" w:rsidR="001F0AFC" w:rsidRPr="00F541AB" w:rsidRDefault="06F26A2C" w:rsidP="00561B97">
                <w:pPr>
                  <w:spacing w:after="200" w:line="240" w:lineRule="auto"/>
                  <w:rPr>
                    <w:rFonts w:ascii="Arial" w:hAnsi="Arial" w:cs="Arial"/>
                    <w:lang w:val="en-CA"/>
                  </w:rPr>
                </w:pPr>
                <w:r w:rsidRPr="5387DEF7">
                  <w:rPr>
                    <w:rFonts w:ascii="Arial" w:hAnsi="Arial" w:cs="Arial"/>
                    <w:lang w:val="en-CA"/>
                  </w:rPr>
                  <w:t>N/A</w:t>
                </w:r>
              </w:p>
            </w:tc>
          </w:sdtContent>
        </w:sdt>
        <w:tc>
          <w:tcPr>
            <w:tcW w:w="1371" w:type="pct"/>
          </w:tcPr>
          <w:p w14:paraId="2E4A11F6" w14:textId="4829D41C" w:rsidR="001F0AFC" w:rsidRPr="00F541AB" w:rsidRDefault="7526757F" w:rsidP="00561B97">
            <w:pPr>
              <w:spacing w:after="200" w:line="240" w:lineRule="auto"/>
              <w:rPr>
                <w:rFonts w:ascii="Arial" w:hAnsi="Arial" w:cs="Arial"/>
                <w:lang w:val="en-CA"/>
              </w:rPr>
            </w:pPr>
            <w:r w:rsidRPr="34FF7321">
              <w:rPr>
                <w:rFonts w:ascii="Arial" w:hAnsi="Arial" w:cs="Arial"/>
                <w:lang w:val="en-CA"/>
              </w:rPr>
              <w:t>N/A</w:t>
            </w:r>
          </w:p>
        </w:tc>
        <w:tc>
          <w:tcPr>
            <w:tcW w:w="1937" w:type="pct"/>
          </w:tcPr>
          <w:p w14:paraId="6A9FD43F" w14:textId="79073607" w:rsidR="001F0AFC" w:rsidRPr="00F541AB" w:rsidRDefault="4EFA61FD" w:rsidP="00561B97">
            <w:pPr>
              <w:spacing w:after="200" w:line="240" w:lineRule="auto"/>
              <w:rPr>
                <w:rFonts w:ascii="Arial" w:hAnsi="Arial" w:cs="Arial"/>
                <w:lang w:val="en-CA"/>
              </w:rPr>
            </w:pPr>
            <w:r w:rsidRPr="07B16CED">
              <w:rPr>
                <w:rFonts w:ascii="Arial" w:hAnsi="Arial" w:cs="Arial"/>
                <w:lang w:val="en-CA"/>
              </w:rPr>
              <w:t>N/A</w:t>
            </w:r>
          </w:p>
        </w:tc>
      </w:tr>
      <w:tr w:rsidR="001F0AFC" w:rsidRPr="00F541AB" w14:paraId="62208085" w14:textId="77777777" w:rsidTr="685A6F4F">
        <w:trPr>
          <w:trHeight w:val="300"/>
        </w:trPr>
        <w:tc>
          <w:tcPr>
            <w:tcW w:w="1047" w:type="pct"/>
          </w:tcPr>
          <w:p w14:paraId="24CEC0C7" w14:textId="77777777" w:rsidR="001F0AFC" w:rsidRPr="00D47738" w:rsidRDefault="001F0AFC" w:rsidP="00DF49EE">
            <w:pPr>
              <w:pStyle w:val="ListParagraph"/>
              <w:numPr>
                <w:ilvl w:val="0"/>
                <w:numId w:val="12"/>
              </w:numPr>
              <w:spacing w:after="200" w:line="240" w:lineRule="auto"/>
              <w:rPr>
                <w:rFonts w:ascii="Arial" w:hAnsi="Arial" w:cs="Arial"/>
              </w:rPr>
            </w:pPr>
            <w:r w:rsidRPr="00D47738">
              <w:rPr>
                <w:rFonts w:ascii="Arial" w:hAnsi="Arial" w:cs="Arial"/>
              </w:rPr>
              <w:t xml:space="preserve">Will personal information be disclosed for data-matching purposes? </w:t>
            </w:r>
          </w:p>
        </w:tc>
        <w:sdt>
          <w:sdtPr>
            <w:rPr>
              <w:rFonts w:ascii="Arial" w:hAnsi="Arial" w:cs="Arial"/>
              <w:lang w:val="en-CA"/>
            </w:rPr>
            <w:id w:val="-245264598"/>
            <w:placeholder>
              <w:docPart w:val="49CB8FE152784ED0997F971A94F57B13"/>
            </w:placeholder>
            <w:dropDownList>
              <w:listItem w:value="Choose an item."/>
              <w:listItem w:displayText="Yes" w:value="Yes"/>
              <w:listItem w:displayText="No" w:value="No"/>
              <w:listItem w:displayText="N/A" w:value="N/A"/>
            </w:dropDownList>
          </w:sdtPr>
          <w:sdtEndPr/>
          <w:sdtContent>
            <w:tc>
              <w:tcPr>
                <w:tcW w:w="645" w:type="pct"/>
              </w:tcPr>
              <w:p w14:paraId="2AC65D73" w14:textId="1EB2FE4A" w:rsidR="001F0AFC" w:rsidRPr="00F541AB" w:rsidRDefault="6A0350FA" w:rsidP="00561B97">
                <w:pPr>
                  <w:spacing w:after="200" w:line="240" w:lineRule="auto"/>
                  <w:rPr>
                    <w:rFonts w:ascii="Arial" w:hAnsi="Arial" w:cs="Arial"/>
                    <w:lang w:val="en-CA"/>
                  </w:rPr>
                </w:pPr>
                <w:r w:rsidRPr="47D7C777">
                  <w:rPr>
                    <w:rFonts w:ascii="Arial" w:hAnsi="Arial" w:cs="Arial"/>
                    <w:lang w:val="en-CA"/>
                  </w:rPr>
                  <w:t>N/A</w:t>
                </w:r>
              </w:p>
            </w:tc>
          </w:sdtContent>
        </w:sdt>
        <w:tc>
          <w:tcPr>
            <w:tcW w:w="1371" w:type="pct"/>
          </w:tcPr>
          <w:p w14:paraId="16FBBF60" w14:textId="69397723" w:rsidR="001F0AFC" w:rsidRPr="00F541AB" w:rsidRDefault="00BA2C24" w:rsidP="00561B97">
            <w:pPr>
              <w:spacing w:after="200" w:line="240" w:lineRule="auto"/>
              <w:rPr>
                <w:rFonts w:ascii="Arial" w:hAnsi="Arial" w:cs="Arial"/>
                <w:highlight w:val="yellow"/>
                <w:lang w:val="en-CA"/>
              </w:rPr>
            </w:pPr>
            <w:r w:rsidRPr="306F0471">
              <w:rPr>
                <w:rFonts w:ascii="Arial" w:hAnsi="Arial" w:cs="Arial"/>
                <w:lang w:val="en-CA"/>
              </w:rPr>
              <w:t>N/A</w:t>
            </w:r>
          </w:p>
        </w:tc>
        <w:tc>
          <w:tcPr>
            <w:tcW w:w="1937" w:type="pct"/>
          </w:tcPr>
          <w:p w14:paraId="52E97B00" w14:textId="3B0C2357" w:rsidR="001F0AFC" w:rsidRPr="00F541AB" w:rsidRDefault="6B5C1463" w:rsidP="00561B97">
            <w:pPr>
              <w:spacing w:after="200" w:line="240" w:lineRule="auto"/>
              <w:rPr>
                <w:rFonts w:ascii="Arial" w:hAnsi="Arial" w:cs="Arial"/>
                <w:lang w:val="en-CA"/>
              </w:rPr>
            </w:pPr>
            <w:r w:rsidRPr="306F0471">
              <w:rPr>
                <w:rFonts w:ascii="Arial" w:hAnsi="Arial" w:cs="Arial"/>
                <w:lang w:val="en-CA"/>
              </w:rPr>
              <w:t>N/A</w:t>
            </w:r>
          </w:p>
        </w:tc>
      </w:tr>
      <w:tr w:rsidR="001F0AFC" w:rsidRPr="00F541AB" w14:paraId="4EC3856F" w14:textId="77777777" w:rsidTr="685A6F4F">
        <w:trPr>
          <w:trHeight w:val="300"/>
        </w:trPr>
        <w:tc>
          <w:tcPr>
            <w:tcW w:w="1047" w:type="pct"/>
          </w:tcPr>
          <w:p w14:paraId="13EF6023" w14:textId="77777777" w:rsidR="001F0AFC" w:rsidRPr="00D47738" w:rsidRDefault="001F0AFC" w:rsidP="00DF49EE">
            <w:pPr>
              <w:pStyle w:val="ListParagraph"/>
              <w:numPr>
                <w:ilvl w:val="0"/>
                <w:numId w:val="12"/>
              </w:numPr>
              <w:spacing w:after="200" w:line="240" w:lineRule="auto"/>
              <w:rPr>
                <w:rFonts w:ascii="Arial" w:hAnsi="Arial" w:cs="Arial"/>
              </w:rPr>
            </w:pPr>
            <w:r w:rsidRPr="00D47738">
              <w:rPr>
                <w:rFonts w:ascii="Arial" w:hAnsi="Arial" w:cs="Arial"/>
              </w:rPr>
              <w:lastRenderedPageBreak/>
              <w:t>Will personal information be used, disclosed or retained outside Canada?</w:t>
            </w:r>
          </w:p>
        </w:tc>
        <w:sdt>
          <w:sdtPr>
            <w:rPr>
              <w:rFonts w:ascii="Arial" w:hAnsi="Arial" w:cs="Arial"/>
              <w:lang w:val="en-CA"/>
            </w:rPr>
            <w:id w:val="296891445"/>
            <w:placeholder>
              <w:docPart w:val="8520EB43D56241F09C4A56794F1EC993"/>
            </w:placeholder>
            <w:dropDownList>
              <w:listItem w:value="Choose an item."/>
              <w:listItem w:displayText="Yes" w:value="Yes"/>
              <w:listItem w:displayText="No" w:value="No"/>
              <w:listItem w:displayText="N/A" w:value="N/A"/>
            </w:dropDownList>
          </w:sdtPr>
          <w:sdtEndPr/>
          <w:sdtContent>
            <w:tc>
              <w:tcPr>
                <w:tcW w:w="645" w:type="pct"/>
              </w:tcPr>
              <w:p w14:paraId="6147CED1" w14:textId="702CFEF2" w:rsidR="001F0AFC" w:rsidRPr="00F541AB" w:rsidRDefault="0859ED47" w:rsidP="47D7C777">
                <w:pPr>
                  <w:spacing w:after="200" w:line="240" w:lineRule="auto"/>
                  <w:rPr>
                    <w:rFonts w:ascii="Arial" w:hAnsi="Arial" w:cs="Arial"/>
                    <w:b/>
                    <w:bCs/>
                    <w:lang w:val="en-CA"/>
                  </w:rPr>
                </w:pPr>
                <w:r w:rsidRPr="47D7C777">
                  <w:rPr>
                    <w:rFonts w:ascii="Arial" w:hAnsi="Arial" w:cs="Arial"/>
                    <w:lang w:val="en-CA"/>
                  </w:rPr>
                  <w:t>No</w:t>
                </w:r>
              </w:p>
            </w:tc>
          </w:sdtContent>
        </w:sdt>
        <w:tc>
          <w:tcPr>
            <w:tcW w:w="1371" w:type="pct"/>
          </w:tcPr>
          <w:p w14:paraId="1AD6194B" w14:textId="06CBAC4D" w:rsidR="001F0AFC" w:rsidRPr="00F541AB" w:rsidRDefault="00BA2C24" w:rsidP="00561B97">
            <w:pPr>
              <w:spacing w:after="200" w:line="240" w:lineRule="auto"/>
              <w:rPr>
                <w:rFonts w:ascii="Arial" w:hAnsi="Arial" w:cs="Arial"/>
                <w:lang w:val="en-CA"/>
              </w:rPr>
            </w:pPr>
            <w:r>
              <w:rPr>
                <w:rFonts w:ascii="Arial" w:hAnsi="Arial" w:cs="Arial"/>
                <w:lang w:val="en-CA"/>
              </w:rPr>
              <w:t xml:space="preserve">Information is stored at the </w:t>
            </w:r>
            <w:r w:rsidR="7A072944" w:rsidRPr="50290AD4">
              <w:rPr>
                <w:rFonts w:ascii="Arial" w:hAnsi="Arial" w:cs="Arial"/>
                <w:lang w:val="en-CA"/>
              </w:rPr>
              <w:t xml:space="preserve">Canada East Data </w:t>
            </w:r>
            <w:r w:rsidR="6B5C1463" w:rsidRPr="306F0471">
              <w:rPr>
                <w:rFonts w:ascii="Arial" w:hAnsi="Arial" w:cs="Arial"/>
                <w:lang w:val="en-CA"/>
              </w:rPr>
              <w:t>C</w:t>
            </w:r>
            <w:r w:rsidR="68488484" w:rsidRPr="306F0471">
              <w:rPr>
                <w:rFonts w:ascii="Arial" w:hAnsi="Arial" w:cs="Arial"/>
                <w:lang w:val="en-CA"/>
              </w:rPr>
              <w:t>ent</w:t>
            </w:r>
            <w:r w:rsidR="00E05EA0">
              <w:rPr>
                <w:rFonts w:ascii="Arial" w:hAnsi="Arial" w:cs="Arial"/>
                <w:lang w:val="en-CA"/>
              </w:rPr>
              <w:t>re</w:t>
            </w:r>
            <w:r w:rsidR="7A072944" w:rsidRPr="50290AD4">
              <w:rPr>
                <w:rFonts w:ascii="Arial" w:hAnsi="Arial" w:cs="Arial"/>
                <w:lang w:val="en-CA"/>
              </w:rPr>
              <w:t>.</w:t>
            </w:r>
          </w:p>
        </w:tc>
        <w:tc>
          <w:tcPr>
            <w:tcW w:w="1937" w:type="pct"/>
          </w:tcPr>
          <w:p w14:paraId="22952545" w14:textId="238B19DF" w:rsidR="001F0AFC" w:rsidRPr="00F541AB" w:rsidRDefault="006C4AFB" w:rsidP="00561B97">
            <w:pPr>
              <w:spacing w:after="200" w:line="240" w:lineRule="auto"/>
              <w:rPr>
                <w:rFonts w:ascii="Arial" w:hAnsi="Arial" w:cs="Arial"/>
                <w:lang w:val="en-CA"/>
              </w:rPr>
            </w:pPr>
            <w:r w:rsidRPr="006C4AFB">
              <w:rPr>
                <w:rFonts w:ascii="Arial" w:hAnsi="Arial" w:cs="Arial"/>
                <w:lang w:val="en-CA"/>
              </w:rPr>
              <w:t>No privacy risk or compliance issue identified.</w:t>
            </w:r>
          </w:p>
        </w:tc>
      </w:tr>
    </w:tbl>
    <w:p w14:paraId="3DE2C419" w14:textId="77777777" w:rsidR="007F2DCB" w:rsidRPr="00684F08" w:rsidRDefault="007F2DCB" w:rsidP="75F13B30">
      <w:pPr>
        <w:pStyle w:val="Heading4"/>
        <w:rPr>
          <w:rFonts w:ascii="Arial" w:hAnsi="Arial" w:cs="Arial"/>
        </w:rPr>
      </w:pPr>
      <w:r w:rsidRPr="75F13B30">
        <w:rPr>
          <w:rFonts w:ascii="Arial" w:hAnsi="Arial" w:cs="Arial"/>
        </w:rPr>
        <w:t xml:space="preserve">5. </w:t>
      </w:r>
      <w:bookmarkStart w:id="206" w:name="_Toc181179921"/>
      <w:r w:rsidRPr="75F13B30">
        <w:rPr>
          <w:rFonts w:ascii="Arial" w:hAnsi="Arial" w:cs="Arial"/>
        </w:rPr>
        <w:t>Retention or disposal</w:t>
      </w:r>
      <w:bookmarkEnd w:id="206"/>
    </w:p>
    <w:p w14:paraId="78E0767D" w14:textId="77777777" w:rsidR="00421EB8" w:rsidRPr="00563C16" w:rsidRDefault="00421EB8" w:rsidP="00561B97">
      <w:pPr>
        <w:rPr>
          <w:rFonts w:ascii="Arial" w:hAnsi="Arial" w:cs="Arial"/>
          <w:i/>
          <w:iCs/>
        </w:rPr>
      </w:pPr>
      <w:r w:rsidRPr="00421EB8">
        <w:rPr>
          <w:rFonts w:ascii="Arial" w:hAnsi="Arial" w:cs="Arial"/>
          <w:i/>
        </w:rPr>
        <w:t>Personal information should only be retained as long as is necessary to fulfill the organization’s stated purposes. An organization should develop specific guidelines and procedures governing the destruction of personal information.</w:t>
      </w:r>
      <w:r w:rsidRPr="00563C16">
        <w:rPr>
          <w:rFonts w:ascii="Arial" w:hAnsi="Arial" w:cs="Arial"/>
          <w:i/>
          <w:iCs/>
        </w:rPr>
        <w:t xml:space="preserve"> </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1"/>
        <w:gridCol w:w="2267"/>
        <w:gridCol w:w="4819"/>
        <w:gridCol w:w="6809"/>
      </w:tblGrid>
      <w:tr w:rsidR="007F2DCB" w:rsidRPr="00172904" w14:paraId="1B351D36" w14:textId="77777777" w:rsidTr="2F505D02">
        <w:trPr>
          <w:trHeight w:val="300"/>
          <w:tblHeader/>
        </w:trPr>
        <w:tc>
          <w:tcPr>
            <w:tcW w:w="1047" w:type="pct"/>
            <w:shd w:val="clear" w:color="auto" w:fill="F2F2F2" w:themeFill="background1" w:themeFillShade="F2"/>
            <w:vAlign w:val="center"/>
          </w:tcPr>
          <w:p w14:paraId="3F89C594" w14:textId="77777777" w:rsidR="007F2DCB" w:rsidRPr="00B53BB1" w:rsidRDefault="007F2DCB" w:rsidP="00561B97">
            <w:pPr>
              <w:spacing w:after="200" w:line="240" w:lineRule="auto"/>
              <w:rPr>
                <w:rFonts w:ascii="Arial" w:hAnsi="Arial" w:cs="Arial"/>
                <w:b/>
                <w:szCs w:val="24"/>
                <w:lang w:val="en-CA"/>
              </w:rPr>
            </w:pPr>
            <w:r w:rsidRPr="00B53BB1">
              <w:rPr>
                <w:rFonts w:ascii="Arial" w:hAnsi="Arial" w:cs="Arial"/>
                <w:b/>
                <w:szCs w:val="24"/>
                <w:lang w:val="en-CA"/>
              </w:rPr>
              <w:t xml:space="preserve">Question </w:t>
            </w:r>
          </w:p>
        </w:tc>
        <w:tc>
          <w:tcPr>
            <w:tcW w:w="645" w:type="pct"/>
            <w:shd w:val="clear" w:color="auto" w:fill="F2F2F2" w:themeFill="background1" w:themeFillShade="F2"/>
            <w:vAlign w:val="center"/>
          </w:tcPr>
          <w:p w14:paraId="236D9815" w14:textId="77777777" w:rsidR="007F2DCB" w:rsidRPr="00172904" w:rsidRDefault="007F2DCB" w:rsidP="00561B97">
            <w:pPr>
              <w:spacing w:after="200" w:line="240" w:lineRule="auto"/>
              <w:rPr>
                <w:rFonts w:ascii="Arial" w:hAnsi="Arial" w:cs="Arial"/>
                <w:b/>
                <w:szCs w:val="24"/>
                <w:lang w:val="en-CA"/>
              </w:rPr>
            </w:pPr>
            <w:r w:rsidRPr="00172904">
              <w:rPr>
                <w:rFonts w:ascii="Arial" w:hAnsi="Arial" w:cs="Arial"/>
                <w:b/>
                <w:szCs w:val="24"/>
                <w:lang w:val="en-CA"/>
              </w:rPr>
              <w:t>Answer</w:t>
            </w:r>
          </w:p>
        </w:tc>
        <w:tc>
          <w:tcPr>
            <w:tcW w:w="1371" w:type="pct"/>
            <w:shd w:val="clear" w:color="auto" w:fill="F2F2F2" w:themeFill="background1" w:themeFillShade="F2"/>
            <w:vAlign w:val="center"/>
          </w:tcPr>
          <w:p w14:paraId="3E7024E3" w14:textId="77777777" w:rsidR="007F2DCB" w:rsidRPr="00172904" w:rsidRDefault="007F2DCB" w:rsidP="00561B97">
            <w:pPr>
              <w:spacing w:after="200" w:line="240" w:lineRule="auto"/>
              <w:rPr>
                <w:rFonts w:ascii="Arial" w:hAnsi="Arial" w:cs="Arial"/>
                <w:b/>
                <w:szCs w:val="24"/>
                <w:lang w:val="en-CA"/>
              </w:rPr>
            </w:pPr>
            <w:r w:rsidRPr="00172904">
              <w:rPr>
                <w:rFonts w:ascii="Arial" w:hAnsi="Arial" w:cs="Arial"/>
                <w:b/>
                <w:szCs w:val="24"/>
                <w:lang w:val="en-CA"/>
              </w:rPr>
              <w:t>Justification (if necessary)</w:t>
            </w:r>
          </w:p>
        </w:tc>
        <w:tc>
          <w:tcPr>
            <w:tcW w:w="1937" w:type="pct"/>
            <w:shd w:val="clear" w:color="auto" w:fill="F2F2F2" w:themeFill="background1" w:themeFillShade="F2"/>
            <w:vAlign w:val="center"/>
          </w:tcPr>
          <w:p w14:paraId="6F43E856" w14:textId="77777777" w:rsidR="007F2DCB" w:rsidRPr="00172904" w:rsidRDefault="007F2DCB" w:rsidP="00561B97">
            <w:pPr>
              <w:spacing w:after="200" w:line="240" w:lineRule="auto"/>
              <w:rPr>
                <w:rFonts w:ascii="Arial" w:hAnsi="Arial" w:cs="Arial"/>
                <w:b/>
                <w:bCs/>
                <w:lang w:val="en-CA"/>
              </w:rPr>
            </w:pPr>
            <w:r w:rsidRPr="00172904">
              <w:rPr>
                <w:rFonts w:ascii="Arial" w:hAnsi="Arial" w:cs="Arial"/>
                <w:b/>
                <w:bCs/>
                <w:lang w:val="en-CA"/>
              </w:rPr>
              <w:t>Risk or compliance issue (to be completed by privacy officials on receipt)</w:t>
            </w:r>
          </w:p>
        </w:tc>
      </w:tr>
      <w:tr w:rsidR="001F0AFC" w:rsidRPr="00172904" w14:paraId="05E26676" w14:textId="77777777" w:rsidTr="2F505D02">
        <w:trPr>
          <w:trHeight w:val="300"/>
        </w:trPr>
        <w:tc>
          <w:tcPr>
            <w:tcW w:w="1047" w:type="pct"/>
          </w:tcPr>
          <w:p w14:paraId="5FAE5EBB" w14:textId="77777777" w:rsidR="001F0AFC" w:rsidRPr="00B53BB1" w:rsidRDefault="001F0AFC" w:rsidP="00DF49EE">
            <w:pPr>
              <w:pStyle w:val="ListParagraph"/>
              <w:numPr>
                <w:ilvl w:val="0"/>
                <w:numId w:val="13"/>
              </w:numPr>
              <w:spacing w:after="200" w:line="240" w:lineRule="auto"/>
              <w:rPr>
                <w:rFonts w:ascii="Arial" w:hAnsi="Arial" w:cs="Arial"/>
              </w:rPr>
            </w:pPr>
            <w:r w:rsidRPr="00B53BB1">
              <w:rPr>
                <w:rFonts w:ascii="Arial" w:hAnsi="Arial" w:cs="Arial"/>
              </w:rPr>
              <w:t xml:space="preserve">Is there a retention schedule? </w:t>
            </w:r>
          </w:p>
        </w:tc>
        <w:sdt>
          <w:sdtPr>
            <w:rPr>
              <w:rFonts w:ascii="Arial" w:hAnsi="Arial" w:cs="Arial"/>
              <w:lang w:val="en-CA"/>
            </w:rPr>
            <w:id w:val="-1868054984"/>
            <w:placeholder>
              <w:docPart w:val="213A1B90845E4C718F5790916A5D7251"/>
            </w:placeholder>
            <w:dropDownList>
              <w:listItem w:value="Choose an item."/>
              <w:listItem w:displayText="Yes" w:value="Yes"/>
              <w:listItem w:displayText="No" w:value="No"/>
              <w:listItem w:displayText="N/A" w:value="N/A"/>
            </w:dropDownList>
          </w:sdtPr>
          <w:sdtEndPr/>
          <w:sdtContent>
            <w:tc>
              <w:tcPr>
                <w:tcW w:w="645" w:type="pct"/>
              </w:tcPr>
              <w:p w14:paraId="3F751C07" w14:textId="0F5716FE" w:rsidR="001F0AFC" w:rsidRPr="00172904" w:rsidRDefault="765E80E8"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01221700" w14:textId="2211C627" w:rsidR="009E53C8" w:rsidRPr="00183723" w:rsidRDefault="004D189A" w:rsidP="00B75414">
            <w:pPr>
              <w:spacing w:after="200" w:line="240" w:lineRule="auto"/>
              <w:rPr>
                <w:rFonts w:ascii="Arial" w:eastAsia="Aptos Serif" w:hAnsi="Arial" w:cs="Arial"/>
                <w:color w:val="000000" w:themeColor="text1"/>
                <w:lang w:val="en-CA"/>
              </w:rPr>
            </w:pPr>
            <w:r w:rsidRPr="130CED97">
              <w:rPr>
                <w:rFonts w:ascii="Arial" w:eastAsia="Aptos Serif" w:hAnsi="Arial" w:cs="Arial"/>
                <w:color w:val="000000" w:themeColor="text1"/>
                <w:lang w:val="en-CA"/>
              </w:rPr>
              <w:t xml:space="preserve">EVA </w:t>
            </w:r>
            <w:r w:rsidR="00995821" w:rsidRPr="130CED97">
              <w:rPr>
                <w:rFonts w:ascii="Arial" w:eastAsia="Aptos Serif" w:hAnsi="Arial" w:cs="Arial"/>
                <w:color w:val="000000" w:themeColor="text1"/>
                <w:lang w:val="en-CA"/>
              </w:rPr>
              <w:t xml:space="preserve">stores </w:t>
            </w:r>
            <w:r w:rsidR="006B2CE9" w:rsidRPr="130CED97">
              <w:rPr>
                <w:rFonts w:ascii="Arial" w:eastAsia="Aptos Serif" w:hAnsi="Arial" w:cs="Arial"/>
                <w:color w:val="000000" w:themeColor="text1"/>
                <w:lang w:val="en-CA"/>
              </w:rPr>
              <w:t xml:space="preserve">all </w:t>
            </w:r>
            <w:r w:rsidR="00995821" w:rsidRPr="130CED97">
              <w:rPr>
                <w:rFonts w:ascii="Arial" w:eastAsia="Aptos Serif" w:hAnsi="Arial" w:cs="Arial"/>
                <w:color w:val="000000" w:themeColor="text1"/>
                <w:lang w:val="en-CA"/>
              </w:rPr>
              <w:t>data for</w:t>
            </w:r>
            <w:r w:rsidR="24AA521C" w:rsidRPr="130CED97" w:rsidDel="004D189A">
              <w:rPr>
                <w:rFonts w:ascii="Arial" w:eastAsia="Aptos Serif" w:hAnsi="Arial" w:cs="Arial"/>
                <w:color w:val="000000" w:themeColor="text1"/>
                <w:lang w:val="en-CA"/>
              </w:rPr>
              <w:t xml:space="preserve"> </w:t>
            </w:r>
            <w:r w:rsidR="24AA521C" w:rsidRPr="130CED97">
              <w:rPr>
                <w:rFonts w:ascii="Arial" w:eastAsia="Aptos Serif" w:hAnsi="Arial" w:cs="Arial"/>
                <w:color w:val="000000" w:themeColor="text1"/>
                <w:lang w:val="en-CA"/>
              </w:rPr>
              <w:t>90 days</w:t>
            </w:r>
            <w:r w:rsidR="006B2CE9" w:rsidRPr="130CED97">
              <w:rPr>
                <w:rFonts w:ascii="Arial" w:eastAsia="Aptos Serif" w:hAnsi="Arial" w:cs="Arial"/>
                <w:color w:val="000000" w:themeColor="text1"/>
                <w:lang w:val="en-CA"/>
              </w:rPr>
              <w:t xml:space="preserve"> </w:t>
            </w:r>
            <w:r w:rsidR="008B0B7D">
              <w:rPr>
                <w:rFonts w:ascii="Arial" w:eastAsia="Aptos Serif" w:hAnsi="Arial" w:cs="Arial"/>
                <w:color w:val="000000" w:themeColor="text1"/>
                <w:lang w:val="en-CA"/>
              </w:rPr>
              <w:t>(</w:t>
            </w:r>
            <w:r w:rsidR="006B2CE9" w:rsidRPr="130CED97">
              <w:rPr>
                <w:rFonts w:ascii="Arial" w:eastAsia="Aptos Serif" w:hAnsi="Arial" w:cs="Arial"/>
                <w:color w:val="000000" w:themeColor="text1"/>
                <w:lang w:val="en-CA"/>
              </w:rPr>
              <w:t>with the exception of individual user chat continuity history</w:t>
            </w:r>
            <w:r w:rsidR="003D6B7E" w:rsidRPr="130CED97">
              <w:rPr>
                <w:rFonts w:ascii="Arial" w:eastAsia="Aptos Serif" w:hAnsi="Arial" w:cs="Arial"/>
                <w:color w:val="000000" w:themeColor="text1"/>
                <w:lang w:val="en-CA"/>
              </w:rPr>
              <w:t>, which is only accessible by the user who created the input, for 30 days</w:t>
            </w:r>
            <w:r w:rsidR="008B0B7D">
              <w:rPr>
                <w:rFonts w:ascii="Arial" w:eastAsia="Aptos Serif" w:hAnsi="Arial" w:cs="Arial"/>
                <w:color w:val="000000" w:themeColor="text1"/>
                <w:lang w:val="en-CA"/>
              </w:rPr>
              <w:t>)</w:t>
            </w:r>
            <w:r w:rsidR="001100A7" w:rsidRPr="130CED97">
              <w:rPr>
                <w:rFonts w:ascii="Arial" w:eastAsia="Aptos Serif" w:hAnsi="Arial" w:cs="Arial"/>
                <w:color w:val="000000" w:themeColor="text1"/>
                <w:lang w:val="en-CA"/>
              </w:rPr>
              <w:t xml:space="preserve">, as it is considered transitory information, with primary storage of </w:t>
            </w:r>
            <w:r w:rsidR="005F3C36">
              <w:rPr>
                <w:rFonts w:ascii="Arial" w:eastAsia="Aptos Serif" w:hAnsi="Arial" w:cs="Arial"/>
                <w:color w:val="000000" w:themeColor="text1"/>
                <w:lang w:val="en-CA"/>
              </w:rPr>
              <w:t xml:space="preserve">personal </w:t>
            </w:r>
            <w:r w:rsidR="001100A7" w:rsidRPr="130CED97">
              <w:rPr>
                <w:rFonts w:ascii="Arial" w:eastAsia="Aptos Serif" w:hAnsi="Arial" w:cs="Arial"/>
                <w:color w:val="000000" w:themeColor="text1"/>
                <w:lang w:val="en-CA"/>
              </w:rPr>
              <w:t xml:space="preserve">information remaining in the hands </w:t>
            </w:r>
            <w:r w:rsidR="009E53C8" w:rsidRPr="130CED97">
              <w:rPr>
                <w:rFonts w:ascii="Arial" w:eastAsia="Aptos Serif" w:hAnsi="Arial" w:cs="Arial"/>
                <w:color w:val="000000" w:themeColor="text1"/>
                <w:lang w:val="en-CA"/>
              </w:rPr>
              <w:t>of programs and activities</w:t>
            </w:r>
            <w:r w:rsidR="003D6B7E" w:rsidRPr="130CED97">
              <w:rPr>
                <w:rFonts w:ascii="Arial" w:eastAsia="Aptos Serif" w:hAnsi="Arial" w:cs="Arial"/>
                <w:color w:val="000000" w:themeColor="text1"/>
                <w:lang w:val="en-CA"/>
              </w:rPr>
              <w:t xml:space="preserve">. </w:t>
            </w:r>
          </w:p>
          <w:p w14:paraId="608A8BF0" w14:textId="0EC45366" w:rsidR="001F0AFC" w:rsidRPr="00172904" w:rsidRDefault="003D6B7E" w:rsidP="00183723">
            <w:pPr>
              <w:spacing w:after="200" w:line="240" w:lineRule="auto"/>
              <w:rPr>
                <w:rFonts w:ascii="Aptos Serif" w:eastAsia="Aptos Serif" w:hAnsi="Aptos Serif" w:cs="Aptos Serif"/>
                <w:b/>
                <w:color w:val="000000" w:themeColor="text1"/>
                <w:lang w:val="en-CA"/>
              </w:rPr>
            </w:pPr>
            <w:r w:rsidRPr="130CED97">
              <w:rPr>
                <w:rFonts w:ascii="Arial" w:eastAsia="Aptos Serif" w:hAnsi="Arial" w:cs="Arial"/>
                <w:color w:val="000000" w:themeColor="text1"/>
                <w:lang w:val="en-CA"/>
              </w:rPr>
              <w:t>Currently</w:t>
            </w:r>
            <w:r w:rsidR="008B0B7D">
              <w:rPr>
                <w:rFonts w:ascii="Arial" w:eastAsia="Aptos Serif" w:hAnsi="Arial" w:cs="Arial"/>
                <w:color w:val="000000" w:themeColor="text1"/>
                <w:lang w:val="en-CA"/>
              </w:rPr>
              <w:t>,</w:t>
            </w:r>
            <w:r w:rsidRPr="130CED97">
              <w:rPr>
                <w:rFonts w:ascii="Arial" w:eastAsia="Aptos Serif" w:hAnsi="Arial" w:cs="Arial"/>
                <w:color w:val="000000" w:themeColor="text1"/>
                <w:lang w:val="en-CA"/>
              </w:rPr>
              <w:t xml:space="preserve"> disposal processes happen manually through a quarterly meeting, </w:t>
            </w:r>
            <w:r w:rsidR="004A4145" w:rsidRPr="130CED97">
              <w:rPr>
                <w:rFonts w:ascii="Arial" w:eastAsia="Aptos Serif" w:hAnsi="Arial" w:cs="Arial"/>
                <w:color w:val="000000" w:themeColor="text1"/>
                <w:lang w:val="en-CA"/>
              </w:rPr>
              <w:t xml:space="preserve">although </w:t>
            </w:r>
            <w:r w:rsidR="00537CBA" w:rsidRPr="130CED97">
              <w:rPr>
                <w:rFonts w:ascii="Arial" w:eastAsia="Aptos Serif" w:hAnsi="Arial" w:cs="Arial"/>
                <w:color w:val="000000" w:themeColor="text1"/>
                <w:lang w:val="en-CA"/>
              </w:rPr>
              <w:t xml:space="preserve">there is a plan to eventually automate these processes. </w:t>
            </w:r>
            <w:r w:rsidR="008A71A3" w:rsidRPr="130CED97">
              <w:rPr>
                <w:rFonts w:ascii="Arial" w:eastAsia="Aptos Serif" w:hAnsi="Arial" w:cs="Arial"/>
                <w:color w:val="000000" w:themeColor="text1"/>
                <w:lang w:val="en-CA"/>
              </w:rPr>
              <w:t xml:space="preserve">Data in the logs may be retained </w:t>
            </w:r>
            <w:r w:rsidR="009E53C8" w:rsidRPr="130CED97">
              <w:rPr>
                <w:rFonts w:ascii="Arial" w:eastAsia="Aptos Serif" w:hAnsi="Arial" w:cs="Arial"/>
                <w:color w:val="000000" w:themeColor="text1"/>
                <w:lang w:val="en-CA"/>
              </w:rPr>
              <w:t>longer than 90 days in case</w:t>
            </w:r>
            <w:r w:rsidR="003A6B12" w:rsidRPr="130CED97">
              <w:rPr>
                <w:rFonts w:ascii="Arial" w:eastAsia="Aptos Serif" w:hAnsi="Arial" w:cs="Arial"/>
                <w:color w:val="000000" w:themeColor="text1"/>
                <w:lang w:val="en-CA"/>
              </w:rPr>
              <w:t>s of investigation into suspected misuse of the tool or in response to Access to Information Requests and/or Privacy Requests.</w:t>
            </w:r>
            <w:r w:rsidR="24AA521C" w:rsidRPr="130CED97" w:rsidDel="003D6B7E">
              <w:rPr>
                <w:rFonts w:ascii="Arial" w:eastAsia="Aptos Serif" w:hAnsi="Arial" w:cs="Arial"/>
                <w:color w:val="000000" w:themeColor="text1"/>
                <w:lang w:val="en-CA"/>
              </w:rPr>
              <w:t xml:space="preserve"> </w:t>
            </w:r>
          </w:p>
        </w:tc>
        <w:tc>
          <w:tcPr>
            <w:tcW w:w="1937" w:type="pct"/>
          </w:tcPr>
          <w:p w14:paraId="3E275486" w14:textId="2F15580A" w:rsidR="001F0AFC" w:rsidRPr="00172904" w:rsidRDefault="005D6115" w:rsidP="00561B97">
            <w:pPr>
              <w:spacing w:after="200" w:line="240" w:lineRule="auto"/>
              <w:rPr>
                <w:rFonts w:ascii="Arial" w:hAnsi="Arial" w:cs="Arial"/>
                <w:highlight w:val="lightGray"/>
                <w:lang w:val="en-CA"/>
              </w:rPr>
            </w:pPr>
            <w:r w:rsidRPr="005D6115">
              <w:rPr>
                <w:rFonts w:ascii="Arial" w:hAnsi="Arial" w:cs="Arial"/>
                <w:lang w:val="en-CA"/>
              </w:rPr>
              <w:t>No privacy risk or compliance issue identified.</w:t>
            </w:r>
          </w:p>
        </w:tc>
      </w:tr>
      <w:tr w:rsidR="001F0AFC" w:rsidRPr="00172904" w14:paraId="2F2F9233" w14:textId="77777777" w:rsidTr="2F505D02">
        <w:trPr>
          <w:trHeight w:val="300"/>
        </w:trPr>
        <w:tc>
          <w:tcPr>
            <w:tcW w:w="1047" w:type="pct"/>
          </w:tcPr>
          <w:p w14:paraId="59815ECF" w14:textId="77777777" w:rsidR="001F0AFC" w:rsidRPr="00B53BB1" w:rsidRDefault="001F0AFC" w:rsidP="00DF49EE">
            <w:pPr>
              <w:pStyle w:val="ListParagraph"/>
              <w:numPr>
                <w:ilvl w:val="0"/>
                <w:numId w:val="13"/>
              </w:numPr>
              <w:spacing w:after="200" w:line="240" w:lineRule="auto"/>
              <w:rPr>
                <w:rFonts w:ascii="Arial" w:hAnsi="Arial" w:cs="Arial"/>
              </w:rPr>
            </w:pPr>
            <w:r w:rsidRPr="00B53BB1">
              <w:rPr>
                <w:rFonts w:ascii="Arial" w:hAnsi="Arial" w:cs="Arial"/>
              </w:rPr>
              <w:t>Are there procedures in place for the disposal of personal information?</w:t>
            </w:r>
          </w:p>
        </w:tc>
        <w:sdt>
          <w:sdtPr>
            <w:rPr>
              <w:rFonts w:ascii="Arial" w:hAnsi="Arial" w:cs="Arial"/>
              <w:lang w:val="en-CA"/>
            </w:rPr>
            <w:id w:val="970094059"/>
            <w:placeholder>
              <w:docPart w:val="3A9618ED5DD54285B2BEAD76C0EC87BB"/>
            </w:placeholder>
            <w:dropDownList>
              <w:listItem w:value="Choose an item."/>
              <w:listItem w:displayText="Yes" w:value="Yes"/>
              <w:listItem w:displayText="No" w:value="No"/>
              <w:listItem w:displayText="N/A" w:value="N/A"/>
            </w:dropDownList>
          </w:sdtPr>
          <w:sdtEndPr/>
          <w:sdtContent>
            <w:tc>
              <w:tcPr>
                <w:tcW w:w="645" w:type="pct"/>
              </w:tcPr>
              <w:p w14:paraId="531F0FE7" w14:textId="4EC87271" w:rsidR="001F0AFC" w:rsidRPr="00172904" w:rsidRDefault="6B18B574"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61D4F23D" w14:textId="007044D5" w:rsidR="5789EFF9" w:rsidRPr="00183723" w:rsidRDefault="4475DE14" w:rsidP="6911AA19">
            <w:pPr>
              <w:spacing w:line="240" w:lineRule="auto"/>
              <w:rPr>
                <w:rFonts w:ascii="Arial" w:eastAsia="Aptos Serif" w:hAnsi="Arial" w:cs="Arial"/>
                <w:color w:val="000000" w:themeColor="text1"/>
                <w:lang w:val="en-CA"/>
              </w:rPr>
            </w:pPr>
            <w:r w:rsidRPr="2F505D02">
              <w:rPr>
                <w:rFonts w:ascii="Arial" w:eastAsia="Aptos Serif" w:hAnsi="Arial" w:cs="Arial"/>
                <w:color w:val="000000" w:themeColor="text1"/>
                <w:lang w:val="en-CA"/>
              </w:rPr>
              <w:t xml:space="preserve">Information that </w:t>
            </w:r>
            <w:r w:rsidR="796F8E98" w:rsidRPr="2F505D02">
              <w:rPr>
                <w:rFonts w:ascii="Arial" w:eastAsia="Aptos Serif" w:hAnsi="Arial" w:cs="Arial"/>
                <w:color w:val="000000" w:themeColor="text1"/>
                <w:lang w:val="en-CA"/>
              </w:rPr>
              <w:t>is</w:t>
            </w:r>
            <w:r w:rsidR="54570643" w:rsidRPr="2F505D02">
              <w:rPr>
                <w:rFonts w:ascii="Arial" w:eastAsia="Aptos Serif" w:hAnsi="Arial" w:cs="Arial"/>
                <w:color w:val="000000" w:themeColor="text1"/>
                <w:lang w:val="en-CA"/>
              </w:rPr>
              <w:t xml:space="preserve"> </w:t>
            </w:r>
            <w:r w:rsidRPr="2F505D02">
              <w:rPr>
                <w:rFonts w:ascii="Arial" w:eastAsia="Aptos Serif" w:hAnsi="Arial" w:cs="Arial"/>
                <w:color w:val="000000" w:themeColor="text1"/>
                <w:lang w:val="en-CA"/>
              </w:rPr>
              <w:t>generated</w:t>
            </w:r>
            <w:r w:rsidR="48DC3EEB" w:rsidRPr="2F505D02">
              <w:rPr>
                <w:rFonts w:ascii="Arial" w:eastAsia="Aptos Serif" w:hAnsi="Arial" w:cs="Arial"/>
                <w:color w:val="000000" w:themeColor="text1"/>
                <w:lang w:val="en-CA"/>
              </w:rPr>
              <w:t xml:space="preserve"> and collected</w:t>
            </w:r>
            <w:r w:rsidRPr="2F505D02">
              <w:rPr>
                <w:rFonts w:ascii="Arial" w:eastAsia="Aptos Serif" w:hAnsi="Arial" w:cs="Arial"/>
                <w:color w:val="000000" w:themeColor="text1"/>
                <w:lang w:val="en-CA"/>
              </w:rPr>
              <w:t xml:space="preserve"> by EVA</w:t>
            </w:r>
            <w:ins w:id="207" w:author="Hodgson, Rachel R [NC]" w:date="2025-09-23T13:23:00Z" w16du:dateUtc="2025-09-23T17:23:00Z">
              <w:r w:rsidR="00CD687B">
                <w:rPr>
                  <w:rFonts w:ascii="Arial" w:eastAsia="Aptos Serif" w:hAnsi="Arial" w:cs="Arial"/>
                  <w:color w:val="000000" w:themeColor="text1"/>
                  <w:lang w:val="en-CA"/>
                </w:rPr>
                <w:t xml:space="preserve"> in response to input data</w:t>
              </w:r>
            </w:ins>
            <w:r w:rsidRPr="2F505D02">
              <w:rPr>
                <w:rFonts w:ascii="Arial" w:eastAsia="Aptos Serif" w:hAnsi="Arial" w:cs="Arial"/>
                <w:color w:val="000000" w:themeColor="text1"/>
                <w:lang w:val="en-CA"/>
              </w:rPr>
              <w:t xml:space="preserve"> is transitory. </w:t>
            </w:r>
          </w:p>
          <w:p w14:paraId="314DFF7C" w14:textId="112A52E0" w:rsidR="384AFC2C" w:rsidRPr="00183723" w:rsidRDefault="74560F70" w:rsidP="34FF7321">
            <w:pPr>
              <w:spacing w:after="200" w:line="240" w:lineRule="auto"/>
              <w:rPr>
                <w:rFonts w:ascii="Arial" w:eastAsia="Aptos Serif" w:hAnsi="Arial" w:cs="Arial"/>
                <w:color w:val="000000" w:themeColor="text1"/>
                <w:lang w:val="en-CA"/>
              </w:rPr>
            </w:pPr>
            <w:r w:rsidRPr="2F505D02">
              <w:rPr>
                <w:rFonts w:ascii="Arial" w:eastAsia="Aptos Serif" w:hAnsi="Arial" w:cs="Arial"/>
                <w:color w:val="000000" w:themeColor="text1"/>
                <w:lang w:val="en-CA"/>
              </w:rPr>
              <w:t>D</w:t>
            </w:r>
            <w:r w:rsidR="6DEE0E2C" w:rsidRPr="2F505D02">
              <w:rPr>
                <w:rFonts w:ascii="Arial" w:eastAsia="Aptos Serif" w:hAnsi="Arial" w:cs="Arial"/>
                <w:color w:val="000000" w:themeColor="text1"/>
                <w:lang w:val="en-CA"/>
              </w:rPr>
              <w:t>ata</w:t>
            </w:r>
            <w:r w:rsidR="3714988F" w:rsidRPr="2F505D02">
              <w:rPr>
                <w:rFonts w:ascii="Arial" w:eastAsia="Aptos Serif" w:hAnsi="Arial" w:cs="Arial"/>
                <w:color w:val="000000" w:themeColor="text1"/>
                <w:lang w:val="en-CA"/>
              </w:rPr>
              <w:t xml:space="preserve"> is retained </w:t>
            </w:r>
            <w:r w:rsidR="6DEE0E2C" w:rsidRPr="2F505D02">
              <w:rPr>
                <w:rFonts w:ascii="Arial" w:eastAsia="Aptos Serif" w:hAnsi="Arial" w:cs="Arial"/>
                <w:color w:val="000000" w:themeColor="text1"/>
                <w:lang w:val="en-CA"/>
              </w:rPr>
              <w:t>f</w:t>
            </w:r>
            <w:r w:rsidR="18B3DF6B" w:rsidRPr="2F505D02">
              <w:rPr>
                <w:rFonts w:ascii="Arial" w:eastAsia="Aptos Serif" w:hAnsi="Arial" w:cs="Arial"/>
                <w:color w:val="000000" w:themeColor="text1"/>
                <w:lang w:val="en-CA"/>
              </w:rPr>
              <w:t xml:space="preserve">or </w:t>
            </w:r>
            <w:r w:rsidR="6DEE0E2C" w:rsidRPr="2F505D02">
              <w:rPr>
                <w:rFonts w:ascii="Arial" w:eastAsia="Aptos Serif" w:hAnsi="Arial" w:cs="Arial"/>
                <w:color w:val="000000" w:themeColor="text1"/>
                <w:lang w:val="en-CA"/>
              </w:rPr>
              <w:t>90</w:t>
            </w:r>
            <w:r w:rsidR="3714988F" w:rsidRPr="2F505D02">
              <w:rPr>
                <w:rFonts w:ascii="Arial" w:eastAsia="Aptos Serif" w:hAnsi="Arial" w:cs="Arial"/>
                <w:color w:val="000000" w:themeColor="text1"/>
                <w:lang w:val="en-CA"/>
              </w:rPr>
              <w:t xml:space="preserve"> days for chats</w:t>
            </w:r>
            <w:r w:rsidR="052560DB" w:rsidRPr="2F505D02">
              <w:rPr>
                <w:rFonts w:ascii="Arial" w:eastAsia="Aptos Serif" w:hAnsi="Arial" w:cs="Arial"/>
                <w:color w:val="000000" w:themeColor="text1"/>
                <w:lang w:val="en-CA"/>
              </w:rPr>
              <w:t>, uploads</w:t>
            </w:r>
            <w:r w:rsidR="3714988F" w:rsidRPr="2F505D02">
              <w:rPr>
                <w:rFonts w:ascii="Arial" w:eastAsia="Aptos Serif" w:hAnsi="Arial" w:cs="Arial"/>
                <w:color w:val="000000" w:themeColor="text1"/>
                <w:lang w:val="en-CA"/>
              </w:rPr>
              <w:t xml:space="preserve"> and logs</w:t>
            </w:r>
            <w:r w:rsidR="31CCD210" w:rsidRPr="2F505D02">
              <w:rPr>
                <w:rFonts w:ascii="Arial" w:eastAsia="Aptos Serif" w:hAnsi="Arial" w:cs="Arial"/>
                <w:color w:val="000000" w:themeColor="text1"/>
                <w:lang w:val="en-CA"/>
              </w:rPr>
              <w:t xml:space="preserve">, including information collected about </w:t>
            </w:r>
            <w:r w:rsidR="31CCD210" w:rsidRPr="2F505D02">
              <w:rPr>
                <w:rFonts w:ascii="Arial" w:eastAsia="Aptos Serif" w:hAnsi="Arial" w:cs="Arial"/>
                <w:color w:val="000000" w:themeColor="text1"/>
                <w:lang w:val="en-CA"/>
              </w:rPr>
              <w:lastRenderedPageBreak/>
              <w:t>users</w:t>
            </w:r>
            <w:r w:rsidR="3714988F" w:rsidRPr="2F505D02">
              <w:rPr>
                <w:rFonts w:ascii="Arial" w:eastAsia="Aptos Serif" w:hAnsi="Arial" w:cs="Arial"/>
                <w:color w:val="000000" w:themeColor="text1"/>
                <w:lang w:val="en-CA"/>
              </w:rPr>
              <w:t>.</w:t>
            </w:r>
            <w:r w:rsidR="6DEE0E2C" w:rsidRPr="2F505D02">
              <w:rPr>
                <w:rFonts w:ascii="Arial" w:eastAsia="Aptos Serif" w:hAnsi="Arial" w:cs="Arial"/>
                <w:color w:val="000000" w:themeColor="text1"/>
                <w:lang w:val="en-CA"/>
              </w:rPr>
              <w:t xml:space="preserve"> </w:t>
            </w:r>
            <w:r w:rsidR="3C24CE52" w:rsidRPr="2F505D02">
              <w:rPr>
                <w:rFonts w:ascii="Arial" w:eastAsia="Aptos Serif" w:hAnsi="Arial" w:cs="Arial"/>
                <w:color w:val="000000" w:themeColor="text1"/>
                <w:lang w:val="en-CA"/>
              </w:rPr>
              <w:t>Q</w:t>
            </w:r>
            <w:r w:rsidR="2EC6D15E" w:rsidRPr="2F505D02">
              <w:rPr>
                <w:rFonts w:ascii="Arial" w:eastAsia="Aptos Serif" w:hAnsi="Arial" w:cs="Arial"/>
                <w:color w:val="000000" w:themeColor="text1"/>
                <w:lang w:val="en-CA"/>
              </w:rPr>
              <w:t xml:space="preserve">uarterly </w:t>
            </w:r>
            <w:r w:rsidR="3D232E28" w:rsidRPr="2F505D02">
              <w:rPr>
                <w:rFonts w:ascii="Arial" w:eastAsia="Aptos Serif" w:hAnsi="Arial" w:cs="Arial"/>
                <w:color w:val="000000" w:themeColor="text1"/>
                <w:lang w:val="en-CA"/>
              </w:rPr>
              <w:t>meeting</w:t>
            </w:r>
            <w:r w:rsidR="18B3DF6B" w:rsidRPr="2F505D02">
              <w:rPr>
                <w:rFonts w:ascii="Arial" w:eastAsia="Aptos Serif" w:hAnsi="Arial" w:cs="Arial"/>
                <w:color w:val="000000" w:themeColor="text1"/>
                <w:lang w:val="en-CA"/>
              </w:rPr>
              <w:t>s are</w:t>
            </w:r>
            <w:r w:rsidR="3D232E28" w:rsidRPr="2F505D02">
              <w:rPr>
                <w:rFonts w:ascii="Arial" w:eastAsia="Aptos Serif" w:hAnsi="Arial" w:cs="Arial"/>
                <w:color w:val="000000" w:themeColor="text1"/>
                <w:lang w:val="en-CA"/>
              </w:rPr>
              <w:t xml:space="preserve"> </w:t>
            </w:r>
            <w:r w:rsidR="3BF13C39" w:rsidRPr="2F505D02">
              <w:rPr>
                <w:rFonts w:ascii="Arial" w:eastAsia="Aptos Serif" w:hAnsi="Arial" w:cs="Arial"/>
                <w:color w:val="000000" w:themeColor="text1"/>
                <w:lang w:val="en-CA"/>
              </w:rPr>
              <w:t xml:space="preserve">held between </w:t>
            </w:r>
            <w:r w:rsidR="3D232E28" w:rsidRPr="2F505D02">
              <w:rPr>
                <w:rFonts w:ascii="Arial" w:eastAsia="Aptos Serif" w:hAnsi="Arial" w:cs="Arial"/>
                <w:color w:val="000000" w:themeColor="text1"/>
                <w:lang w:val="en-CA"/>
              </w:rPr>
              <w:t>IT Managers</w:t>
            </w:r>
            <w:r w:rsidR="6D9521F9" w:rsidRPr="2F505D02">
              <w:rPr>
                <w:rFonts w:ascii="Arial" w:eastAsia="Aptos Serif" w:hAnsi="Arial" w:cs="Arial"/>
                <w:color w:val="000000" w:themeColor="text1"/>
                <w:lang w:val="en-CA"/>
              </w:rPr>
              <w:t xml:space="preserve">, Senior TA </w:t>
            </w:r>
            <w:r w:rsidR="3D232E28" w:rsidRPr="2F505D02">
              <w:rPr>
                <w:rFonts w:ascii="Arial" w:eastAsia="Aptos Serif" w:hAnsi="Arial" w:cs="Arial"/>
                <w:color w:val="000000" w:themeColor="text1"/>
                <w:lang w:val="en-CA"/>
              </w:rPr>
              <w:t xml:space="preserve">from Infrastructure </w:t>
            </w:r>
            <w:r w:rsidR="0DE75D2B" w:rsidRPr="2F505D02">
              <w:rPr>
                <w:rFonts w:ascii="Arial" w:eastAsia="Aptos Serif" w:hAnsi="Arial" w:cs="Arial"/>
                <w:color w:val="000000" w:themeColor="text1"/>
                <w:lang w:val="en-CA"/>
              </w:rPr>
              <w:t xml:space="preserve">and </w:t>
            </w:r>
            <w:r w:rsidR="681976A0" w:rsidRPr="2F505D02">
              <w:rPr>
                <w:rFonts w:ascii="Arial" w:eastAsia="Aptos Serif" w:hAnsi="Arial" w:cs="Arial"/>
                <w:color w:val="000000" w:themeColor="text1"/>
                <w:lang w:val="en-CA"/>
              </w:rPr>
              <w:t>the</w:t>
            </w:r>
            <w:r w:rsidR="26CF8484" w:rsidRPr="2F505D02">
              <w:rPr>
                <w:rFonts w:ascii="Arial" w:eastAsia="Aptos Serif" w:hAnsi="Arial" w:cs="Arial"/>
                <w:color w:val="000000" w:themeColor="text1"/>
                <w:lang w:val="en-CA"/>
              </w:rPr>
              <w:t xml:space="preserve"> </w:t>
            </w:r>
            <w:r w:rsidR="2EC6D15E" w:rsidRPr="2F505D02">
              <w:rPr>
                <w:rFonts w:ascii="Arial" w:eastAsia="Aptos Serif" w:hAnsi="Arial" w:cs="Arial"/>
                <w:color w:val="000000" w:themeColor="text1"/>
                <w:lang w:val="en-CA"/>
              </w:rPr>
              <w:t>AICoE</w:t>
            </w:r>
            <w:r w:rsidR="3D232E28" w:rsidRPr="2F505D02">
              <w:rPr>
                <w:rFonts w:ascii="Arial" w:eastAsia="Aptos Serif" w:hAnsi="Arial" w:cs="Arial"/>
                <w:color w:val="000000" w:themeColor="text1"/>
                <w:lang w:val="en-CA"/>
              </w:rPr>
              <w:t xml:space="preserve"> </w:t>
            </w:r>
            <w:r w:rsidR="6424C975" w:rsidRPr="2F505D02">
              <w:rPr>
                <w:rFonts w:ascii="Arial" w:eastAsia="Aptos Serif" w:hAnsi="Arial" w:cs="Arial"/>
                <w:color w:val="000000" w:themeColor="text1"/>
                <w:lang w:val="en-CA"/>
              </w:rPr>
              <w:t xml:space="preserve">team </w:t>
            </w:r>
            <w:r w:rsidR="4E66953C" w:rsidRPr="2F505D02">
              <w:rPr>
                <w:rFonts w:ascii="Arial" w:eastAsia="Aptos Serif" w:hAnsi="Arial" w:cs="Arial"/>
                <w:color w:val="000000" w:themeColor="text1"/>
                <w:lang w:val="en-CA"/>
              </w:rPr>
              <w:t xml:space="preserve">to review </w:t>
            </w:r>
            <w:r w:rsidR="15361737" w:rsidRPr="2F505D02">
              <w:rPr>
                <w:rFonts w:ascii="Arial" w:eastAsia="Aptos Serif" w:hAnsi="Arial" w:cs="Arial"/>
                <w:color w:val="000000" w:themeColor="text1"/>
                <w:lang w:val="en-CA"/>
              </w:rPr>
              <w:t>Audit</w:t>
            </w:r>
            <w:r w:rsidR="3D232E28" w:rsidRPr="2F505D02">
              <w:rPr>
                <w:rFonts w:ascii="Arial" w:eastAsia="Aptos Serif" w:hAnsi="Arial" w:cs="Arial"/>
                <w:color w:val="000000" w:themeColor="text1"/>
                <w:lang w:val="en-CA"/>
              </w:rPr>
              <w:t xml:space="preserve"> records and </w:t>
            </w:r>
            <w:r w:rsidR="4E66953C" w:rsidRPr="2F505D02">
              <w:rPr>
                <w:rFonts w:ascii="Arial" w:eastAsia="Aptos Serif" w:hAnsi="Arial" w:cs="Arial"/>
                <w:color w:val="000000" w:themeColor="text1"/>
                <w:lang w:val="en-CA"/>
              </w:rPr>
              <w:t xml:space="preserve">the </w:t>
            </w:r>
            <w:r w:rsidR="3D232E28" w:rsidRPr="2F505D02">
              <w:rPr>
                <w:rFonts w:ascii="Arial" w:eastAsia="Aptos Serif" w:hAnsi="Arial" w:cs="Arial"/>
                <w:color w:val="000000" w:themeColor="text1"/>
                <w:lang w:val="en-CA"/>
              </w:rPr>
              <w:t>record retention policy</w:t>
            </w:r>
            <w:r w:rsidR="5A785959" w:rsidRPr="2F505D02">
              <w:rPr>
                <w:rFonts w:ascii="Arial" w:eastAsia="Aptos Serif" w:hAnsi="Arial" w:cs="Arial"/>
                <w:color w:val="000000" w:themeColor="text1"/>
                <w:lang w:val="en-CA"/>
              </w:rPr>
              <w:t>.</w:t>
            </w:r>
          </w:p>
          <w:p w14:paraId="69B1EF8D" w14:textId="1AC536CD" w:rsidR="001F0AFC" w:rsidRPr="00172904" w:rsidRDefault="0B36C48C" w:rsidP="685A6F4F">
            <w:pPr>
              <w:spacing w:after="200" w:line="240" w:lineRule="auto"/>
              <w:rPr>
                <w:rFonts w:ascii="Arial" w:eastAsia="Aptos" w:hAnsi="Arial" w:cs="Arial"/>
                <w:b/>
                <w:color w:val="000000" w:themeColor="text1"/>
                <w:lang w:val="en-CA"/>
              </w:rPr>
            </w:pPr>
            <w:r w:rsidRPr="00183723">
              <w:rPr>
                <w:rFonts w:ascii="Arial" w:eastAsia="Aptos Serif" w:hAnsi="Arial" w:cs="Arial"/>
                <w:color w:val="000000" w:themeColor="text1"/>
                <w:lang w:val="en-CA"/>
              </w:rPr>
              <w:t xml:space="preserve">During this meeting the </w:t>
            </w:r>
            <w:r w:rsidR="00F07E85" w:rsidRPr="00183723">
              <w:rPr>
                <w:rFonts w:ascii="Arial" w:eastAsia="Aptos Serif" w:hAnsi="Arial" w:cs="Arial"/>
                <w:color w:val="000000" w:themeColor="text1"/>
                <w:lang w:val="en-CA"/>
              </w:rPr>
              <w:t>log</w:t>
            </w:r>
            <w:r w:rsidR="00BA1803" w:rsidRPr="00183723">
              <w:rPr>
                <w:rFonts w:ascii="Arial" w:eastAsia="Aptos Serif" w:hAnsi="Arial" w:cs="Arial"/>
                <w:color w:val="000000" w:themeColor="text1"/>
                <w:lang w:val="en-CA"/>
              </w:rPr>
              <w:t>s of chat input</w:t>
            </w:r>
            <w:r w:rsidR="0008534D" w:rsidRPr="00183723">
              <w:rPr>
                <w:rFonts w:ascii="Arial" w:eastAsia="Aptos Serif" w:hAnsi="Arial" w:cs="Arial"/>
                <w:color w:val="000000" w:themeColor="text1"/>
                <w:lang w:val="en-CA"/>
              </w:rPr>
              <w:t>,</w:t>
            </w:r>
            <w:r w:rsidR="00BA1803" w:rsidRPr="00183723">
              <w:rPr>
                <w:rFonts w:ascii="Arial" w:eastAsia="Aptos Serif" w:hAnsi="Arial" w:cs="Arial"/>
                <w:color w:val="000000" w:themeColor="text1"/>
                <w:lang w:val="en-CA"/>
              </w:rPr>
              <w:t xml:space="preserve"> output and </w:t>
            </w:r>
            <w:r w:rsidRPr="00183723">
              <w:rPr>
                <w:rFonts w:ascii="Arial" w:eastAsia="Aptos Serif" w:hAnsi="Arial" w:cs="Arial"/>
                <w:color w:val="000000" w:themeColor="text1"/>
                <w:lang w:val="en-CA"/>
              </w:rPr>
              <w:t xml:space="preserve">uploaded files are removed from the </w:t>
            </w:r>
            <w:r w:rsidR="0099491E">
              <w:rPr>
                <w:rFonts w:ascii="Arial" w:eastAsia="Aptos Serif" w:hAnsi="Arial" w:cs="Arial"/>
                <w:color w:val="000000" w:themeColor="text1"/>
                <w:lang w:val="en-CA"/>
              </w:rPr>
              <w:t xml:space="preserve">fileshare </w:t>
            </w:r>
            <w:r w:rsidR="00085130" w:rsidRPr="00183723">
              <w:rPr>
                <w:rFonts w:ascii="Arial" w:eastAsia="Aptos Serif" w:hAnsi="Arial" w:cs="Arial"/>
                <w:color w:val="000000" w:themeColor="text1"/>
                <w:lang w:val="en-CA"/>
              </w:rPr>
              <w:t>following departmental processes</w:t>
            </w:r>
            <w:r w:rsidRPr="00183723">
              <w:rPr>
                <w:rFonts w:ascii="Arial" w:eastAsia="Aptos Serif" w:hAnsi="Arial" w:cs="Arial"/>
                <w:color w:val="000000" w:themeColor="text1"/>
                <w:lang w:val="en-CA"/>
              </w:rPr>
              <w:t>.</w:t>
            </w:r>
            <w:r w:rsidR="00085130" w:rsidRPr="00183723">
              <w:rPr>
                <w:rFonts w:ascii="Arial" w:eastAsia="Aptos Serif" w:hAnsi="Arial" w:cs="Arial"/>
                <w:color w:val="000000" w:themeColor="text1"/>
                <w:lang w:val="en-CA"/>
              </w:rPr>
              <w:t xml:space="preserve"> </w:t>
            </w:r>
            <w:r w:rsidR="00BA1803" w:rsidRPr="00183723">
              <w:rPr>
                <w:rFonts w:ascii="Arial" w:eastAsia="Aptos Serif" w:hAnsi="Arial" w:cs="Arial"/>
                <w:color w:val="000000" w:themeColor="text1"/>
                <w:lang w:val="en-CA"/>
              </w:rPr>
              <w:t>Eventual automation of this process is planned.</w:t>
            </w:r>
          </w:p>
        </w:tc>
        <w:tc>
          <w:tcPr>
            <w:tcW w:w="1937" w:type="pct"/>
          </w:tcPr>
          <w:p w14:paraId="6A3FDDDF" w14:textId="266ED515" w:rsidR="001F0AFC" w:rsidRPr="00172904" w:rsidRDefault="00236D85" w:rsidP="00561B97">
            <w:pPr>
              <w:spacing w:after="200" w:line="240" w:lineRule="auto"/>
              <w:rPr>
                <w:rFonts w:ascii="Arial" w:hAnsi="Arial" w:cs="Arial"/>
                <w:sz w:val="18"/>
                <w:szCs w:val="18"/>
                <w:highlight w:val="darkGray"/>
                <w:lang w:val="en-CA"/>
              </w:rPr>
            </w:pPr>
            <w:r w:rsidRPr="00236D85">
              <w:rPr>
                <w:rFonts w:ascii="Arial" w:hAnsi="Arial" w:cs="Arial"/>
                <w:lang w:val="en-CA"/>
              </w:rPr>
              <w:lastRenderedPageBreak/>
              <w:t xml:space="preserve">There is a </w:t>
            </w:r>
            <w:r w:rsidR="00B53BB1">
              <w:rPr>
                <w:rFonts w:ascii="Arial" w:hAnsi="Arial" w:cs="Arial"/>
                <w:lang w:val="en-CA"/>
              </w:rPr>
              <w:t xml:space="preserve">risk </w:t>
            </w:r>
            <w:r w:rsidRPr="00236D85">
              <w:rPr>
                <w:rFonts w:ascii="Arial" w:hAnsi="Arial" w:cs="Arial"/>
                <w:lang w:val="en-CA"/>
              </w:rPr>
              <w:t>that, in the absence of automated processes for disposal, personal information</w:t>
            </w:r>
            <w:ins w:id="208" w:author="Hodgson, Rachel R [NC]" w:date="2025-09-23T13:24:00Z" w16du:dateUtc="2025-09-23T17:24:00Z">
              <w:r w:rsidR="00861336">
                <w:rPr>
                  <w:rFonts w:ascii="Arial" w:hAnsi="Arial" w:cs="Arial"/>
                  <w:lang w:val="en-CA"/>
                </w:rPr>
                <w:t xml:space="preserve"> in the logs due to input data and </w:t>
              </w:r>
              <w:r w:rsidR="008D7B6E">
                <w:rPr>
                  <w:rFonts w:ascii="Arial" w:hAnsi="Arial" w:cs="Arial"/>
                  <w:lang w:val="en-CA"/>
                </w:rPr>
                <w:t>accompanying output</w:t>
              </w:r>
            </w:ins>
            <w:r w:rsidRPr="00236D85">
              <w:rPr>
                <w:rFonts w:ascii="Arial" w:hAnsi="Arial" w:cs="Arial"/>
                <w:lang w:val="en-CA"/>
              </w:rPr>
              <w:t xml:space="preserve"> may be kept by EVA </w:t>
            </w:r>
            <w:r w:rsidR="007D41A8">
              <w:rPr>
                <w:rFonts w:ascii="Arial" w:hAnsi="Arial" w:cs="Arial"/>
                <w:lang w:val="en-CA"/>
              </w:rPr>
              <w:t xml:space="preserve">Chat </w:t>
            </w:r>
            <w:r w:rsidR="00FE237C">
              <w:rPr>
                <w:rFonts w:ascii="Arial" w:hAnsi="Arial" w:cs="Arial"/>
                <w:lang w:val="en-CA"/>
              </w:rPr>
              <w:t>long</w:t>
            </w:r>
            <w:r w:rsidRPr="00236D85">
              <w:rPr>
                <w:rFonts w:ascii="Arial" w:hAnsi="Arial" w:cs="Arial"/>
                <w:lang w:val="en-CA"/>
              </w:rPr>
              <w:t xml:space="preserve">er than is </w:t>
            </w:r>
            <w:r w:rsidRPr="00236D85">
              <w:rPr>
                <w:rFonts w:ascii="Arial" w:hAnsi="Arial" w:cs="Arial"/>
                <w:lang w:val="en-CA"/>
              </w:rPr>
              <w:lastRenderedPageBreak/>
              <w:t>required. It is recommended to establish automated disposal processes.</w:t>
            </w:r>
          </w:p>
        </w:tc>
      </w:tr>
      <w:tr w:rsidR="001F0AFC" w:rsidRPr="00172904" w14:paraId="3E2A43D4" w14:textId="77777777" w:rsidTr="2F505D02">
        <w:trPr>
          <w:trHeight w:val="300"/>
        </w:trPr>
        <w:tc>
          <w:tcPr>
            <w:tcW w:w="1047" w:type="pct"/>
          </w:tcPr>
          <w:p w14:paraId="4F086E5E" w14:textId="77777777" w:rsidR="001F0AFC" w:rsidRPr="00B53BB1" w:rsidRDefault="001F0AFC" w:rsidP="00DF49EE">
            <w:pPr>
              <w:pStyle w:val="ListParagraph"/>
              <w:numPr>
                <w:ilvl w:val="0"/>
                <w:numId w:val="13"/>
              </w:numPr>
              <w:spacing w:after="200" w:line="240" w:lineRule="auto"/>
              <w:rPr>
                <w:rFonts w:ascii="Arial" w:hAnsi="Arial" w:cs="Arial"/>
              </w:rPr>
            </w:pPr>
            <w:r w:rsidRPr="00B53BB1">
              <w:rPr>
                <w:rFonts w:ascii="Arial" w:hAnsi="Arial" w:cs="Arial"/>
              </w:rPr>
              <w:lastRenderedPageBreak/>
              <w:t xml:space="preserve">Is there an accurate and up-to-date </w:t>
            </w:r>
            <w:bookmarkStart w:id="209" w:name="_Hlk168406939"/>
            <w:r w:rsidRPr="00B53BB1">
              <w:rPr>
                <w:rFonts w:ascii="Arial" w:hAnsi="Arial" w:cs="Arial"/>
              </w:rPr>
              <w:t xml:space="preserve">Records Disposition Authority (RDA) </w:t>
            </w:r>
            <w:bookmarkEnd w:id="209"/>
            <w:r w:rsidRPr="00B53BB1">
              <w:rPr>
                <w:rFonts w:ascii="Arial" w:hAnsi="Arial" w:cs="Arial"/>
              </w:rPr>
              <w:t>in place?</w:t>
            </w:r>
          </w:p>
        </w:tc>
        <w:sdt>
          <w:sdtPr>
            <w:rPr>
              <w:rFonts w:ascii="Arial" w:hAnsi="Arial" w:cs="Arial"/>
              <w:lang w:val="en-CA"/>
            </w:rPr>
            <w:id w:val="-2105102042"/>
            <w:placeholder>
              <w:docPart w:val="56CE43CFA884428380AF4DBE86E949C0"/>
            </w:placeholder>
            <w:dropDownList>
              <w:listItem w:value="Choose an item."/>
              <w:listItem w:displayText="Yes" w:value="Yes"/>
              <w:listItem w:displayText="No" w:value="No"/>
              <w:listItem w:displayText="N/A" w:value="N/A"/>
            </w:dropDownList>
          </w:sdtPr>
          <w:sdtEndPr/>
          <w:sdtContent>
            <w:tc>
              <w:tcPr>
                <w:tcW w:w="645" w:type="pct"/>
              </w:tcPr>
              <w:p w14:paraId="117EDCB3" w14:textId="01FFB0BE" w:rsidR="001F0AFC" w:rsidRPr="00172904" w:rsidRDefault="17B61A18"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23E58867" w14:textId="76D70B9A" w:rsidR="001F0AFC" w:rsidRPr="00172904" w:rsidRDefault="004C5409" w:rsidP="0009574E">
            <w:pPr>
              <w:spacing w:after="200" w:line="240" w:lineRule="auto"/>
              <w:rPr>
                <w:rFonts w:ascii="Arial" w:hAnsi="Arial" w:cs="Arial"/>
                <w:lang w:val="en-CA"/>
              </w:rPr>
            </w:pPr>
            <w:r>
              <w:rPr>
                <w:rFonts w:ascii="Arial" w:hAnsi="Arial" w:cs="Arial"/>
                <w:lang w:val="en-CA"/>
              </w:rPr>
              <w:t>I</w:t>
            </w:r>
            <w:r w:rsidR="002E6795">
              <w:rPr>
                <w:rFonts w:ascii="Arial" w:hAnsi="Arial" w:cs="Arial"/>
                <w:lang w:val="en-CA"/>
              </w:rPr>
              <w:t xml:space="preserve">nformation stored in EVA Chat’s logs </w:t>
            </w:r>
            <w:r w:rsidR="00771ACD">
              <w:rPr>
                <w:rFonts w:ascii="Arial" w:hAnsi="Arial" w:cs="Arial"/>
                <w:lang w:val="en-CA"/>
              </w:rPr>
              <w:t>is transitory</w:t>
            </w:r>
            <w:r w:rsidR="007721B6">
              <w:rPr>
                <w:rFonts w:ascii="Arial" w:hAnsi="Arial" w:cs="Arial"/>
                <w:lang w:val="en-CA"/>
              </w:rPr>
              <w:t xml:space="preserve">, </w:t>
            </w:r>
            <w:r w:rsidR="00CD5118">
              <w:rPr>
                <w:rFonts w:ascii="Arial" w:hAnsi="Arial" w:cs="Arial"/>
                <w:lang w:val="en-CA"/>
              </w:rPr>
              <w:t xml:space="preserve">therefore </w:t>
            </w:r>
            <w:r w:rsidR="00D7600B">
              <w:rPr>
                <w:rFonts w:ascii="Arial" w:hAnsi="Arial" w:cs="Arial"/>
                <w:lang w:val="en-CA"/>
              </w:rPr>
              <w:t xml:space="preserve">it is </w:t>
            </w:r>
            <w:r w:rsidR="00D16EFB">
              <w:rPr>
                <w:rFonts w:ascii="Arial" w:hAnsi="Arial" w:cs="Arial"/>
                <w:lang w:val="en-CA"/>
              </w:rPr>
              <w:t>disposed of</w:t>
            </w:r>
            <w:r w:rsidR="007721B6">
              <w:rPr>
                <w:rFonts w:ascii="Arial" w:hAnsi="Arial" w:cs="Arial"/>
                <w:lang w:val="en-CA"/>
              </w:rPr>
              <w:t xml:space="preserve"> as per the RDA </w:t>
            </w:r>
            <w:r w:rsidR="007721B6" w:rsidRPr="34FF7321">
              <w:rPr>
                <w:rFonts w:ascii="Arial" w:hAnsi="Arial" w:cs="Arial"/>
                <w:i/>
                <w:lang w:val="en-CA"/>
              </w:rPr>
              <w:t>Disposition authorization for transitory records (2016/001)</w:t>
            </w:r>
            <w:r w:rsidR="00D7600B">
              <w:rPr>
                <w:rFonts w:ascii="Arial" w:hAnsi="Arial" w:cs="Arial"/>
                <w:i/>
                <w:iCs/>
                <w:lang w:val="en-CA"/>
              </w:rPr>
              <w:t xml:space="preserve"> </w:t>
            </w:r>
            <w:r w:rsidR="00D7600B">
              <w:rPr>
                <w:rFonts w:ascii="Arial" w:hAnsi="Arial" w:cs="Arial"/>
                <w:lang w:val="en-CA"/>
              </w:rPr>
              <w:t xml:space="preserve">which was updated in 2022. </w:t>
            </w:r>
          </w:p>
        </w:tc>
        <w:tc>
          <w:tcPr>
            <w:tcW w:w="1937" w:type="pct"/>
          </w:tcPr>
          <w:p w14:paraId="37AE8B7E" w14:textId="71F69C58" w:rsidR="001F0AFC" w:rsidRPr="00172904" w:rsidRDefault="004A0C9C" w:rsidP="00561B97">
            <w:pPr>
              <w:spacing w:after="200" w:line="240" w:lineRule="auto"/>
              <w:rPr>
                <w:rFonts w:ascii="Arial" w:hAnsi="Arial" w:cs="Arial"/>
                <w:highlight w:val="yellow"/>
                <w:lang w:val="en-CA"/>
              </w:rPr>
            </w:pPr>
            <w:r w:rsidRPr="009B387E">
              <w:rPr>
                <w:rFonts w:ascii="Arial" w:hAnsi="Arial" w:cs="Arial"/>
                <w:lang w:val="en-CA"/>
              </w:rPr>
              <w:t>No privacy risk or compliance issue identified.</w:t>
            </w:r>
          </w:p>
        </w:tc>
      </w:tr>
    </w:tbl>
    <w:p w14:paraId="7678FACC" w14:textId="77777777" w:rsidR="007F2DCB" w:rsidRPr="00684F08" w:rsidRDefault="007F2DCB" w:rsidP="00561B97">
      <w:pPr>
        <w:pStyle w:val="Heading4"/>
        <w:rPr>
          <w:rFonts w:ascii="Arial" w:hAnsi="Arial" w:cs="Arial"/>
        </w:rPr>
      </w:pPr>
      <w:r w:rsidRPr="26D1514B">
        <w:rPr>
          <w:rFonts w:ascii="Arial" w:hAnsi="Arial" w:cs="Arial"/>
        </w:rPr>
        <w:t xml:space="preserve">6. </w:t>
      </w:r>
      <w:bookmarkStart w:id="210" w:name="_Toc181179922"/>
      <w:r w:rsidRPr="26D1514B">
        <w:rPr>
          <w:rFonts w:ascii="Arial" w:hAnsi="Arial" w:cs="Arial"/>
        </w:rPr>
        <w:t>Accuracy</w:t>
      </w:r>
      <w:bookmarkEnd w:id="210"/>
    </w:p>
    <w:p w14:paraId="3291E292" w14:textId="5EB2F1B7" w:rsidR="00421EB8" w:rsidRPr="00421EB8" w:rsidRDefault="00421EB8" w:rsidP="00561B97">
      <w:pPr>
        <w:rPr>
          <w:lang w:val="en-CA"/>
        </w:rPr>
      </w:pPr>
      <w:r w:rsidRPr="00421EB8">
        <w:rPr>
          <w:rFonts w:ascii="Arial" w:hAnsi="Arial" w:cs="Arial"/>
          <w:i/>
        </w:rPr>
        <w:t>In order to meet the intended purposes, personal information should be accurate, complete and up to date. This principle aims to minimize the possibility that incorrect information is used to make a decision about an individual. This also applies to information disclosed to third parties.</w:t>
      </w:r>
      <w:r w:rsidRPr="00563C16">
        <w:rPr>
          <w:rFonts w:ascii="Arial" w:hAnsi="Arial" w:cs="Arial"/>
          <w:i/>
          <w:iCs/>
        </w:rPr>
        <w:t xml:space="preserve"> </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0"/>
        <w:gridCol w:w="2271"/>
        <w:gridCol w:w="4816"/>
        <w:gridCol w:w="6809"/>
      </w:tblGrid>
      <w:tr w:rsidR="007F2DCB" w:rsidRPr="00172904" w14:paraId="401BA493" w14:textId="77777777" w:rsidTr="44A32A20">
        <w:trPr>
          <w:trHeight w:val="300"/>
          <w:tblHeader/>
        </w:trPr>
        <w:tc>
          <w:tcPr>
            <w:tcW w:w="1047" w:type="pct"/>
            <w:shd w:val="clear" w:color="auto" w:fill="F2F2F2" w:themeFill="background1" w:themeFillShade="F2"/>
            <w:vAlign w:val="center"/>
          </w:tcPr>
          <w:p w14:paraId="1A3A5BB3" w14:textId="77777777" w:rsidR="007F2DCB" w:rsidRPr="00172904" w:rsidRDefault="007F2DCB" w:rsidP="00561B97">
            <w:pPr>
              <w:spacing w:after="200" w:line="240" w:lineRule="auto"/>
              <w:rPr>
                <w:rFonts w:ascii="Arial" w:hAnsi="Arial" w:cs="Arial"/>
                <w:b/>
                <w:szCs w:val="24"/>
                <w:lang w:val="en-CA"/>
              </w:rPr>
            </w:pPr>
            <w:bookmarkStart w:id="211" w:name="_Hlk138835872"/>
            <w:r w:rsidRPr="00172904">
              <w:rPr>
                <w:rFonts w:ascii="Arial" w:hAnsi="Arial" w:cs="Arial"/>
                <w:b/>
                <w:szCs w:val="24"/>
                <w:lang w:val="en-CA"/>
              </w:rPr>
              <w:t>Question</w:t>
            </w:r>
          </w:p>
        </w:tc>
        <w:tc>
          <w:tcPr>
            <w:tcW w:w="646" w:type="pct"/>
            <w:shd w:val="clear" w:color="auto" w:fill="F2F2F2" w:themeFill="background1" w:themeFillShade="F2"/>
            <w:vAlign w:val="center"/>
          </w:tcPr>
          <w:p w14:paraId="4BDC919B" w14:textId="77777777" w:rsidR="007F2DCB" w:rsidRPr="00172904" w:rsidRDefault="007F2DCB" w:rsidP="00561B97">
            <w:pPr>
              <w:spacing w:after="200" w:line="240" w:lineRule="auto"/>
              <w:rPr>
                <w:rFonts w:ascii="Arial" w:hAnsi="Arial" w:cs="Arial"/>
                <w:b/>
                <w:szCs w:val="24"/>
                <w:lang w:val="en-CA"/>
              </w:rPr>
            </w:pPr>
            <w:r w:rsidRPr="00172904">
              <w:rPr>
                <w:rFonts w:ascii="Arial" w:hAnsi="Arial" w:cs="Arial"/>
                <w:b/>
                <w:szCs w:val="24"/>
                <w:lang w:val="en-CA"/>
              </w:rPr>
              <w:t>Answer</w:t>
            </w:r>
          </w:p>
        </w:tc>
        <w:tc>
          <w:tcPr>
            <w:tcW w:w="1370" w:type="pct"/>
            <w:shd w:val="clear" w:color="auto" w:fill="F2F2F2" w:themeFill="background1" w:themeFillShade="F2"/>
            <w:vAlign w:val="center"/>
          </w:tcPr>
          <w:p w14:paraId="67CACE42" w14:textId="77777777" w:rsidR="007F2DCB" w:rsidRPr="00172904" w:rsidRDefault="007F2DCB" w:rsidP="00561B97">
            <w:pPr>
              <w:spacing w:after="200" w:line="240" w:lineRule="auto"/>
              <w:rPr>
                <w:rFonts w:ascii="Arial" w:hAnsi="Arial" w:cs="Arial"/>
                <w:b/>
                <w:szCs w:val="24"/>
                <w:lang w:val="en-CA"/>
              </w:rPr>
            </w:pPr>
            <w:r w:rsidRPr="00172904">
              <w:rPr>
                <w:rFonts w:ascii="Arial" w:hAnsi="Arial" w:cs="Arial"/>
                <w:b/>
                <w:szCs w:val="24"/>
                <w:lang w:val="en-CA"/>
              </w:rPr>
              <w:t>Justification (if necessary)</w:t>
            </w:r>
          </w:p>
        </w:tc>
        <w:tc>
          <w:tcPr>
            <w:tcW w:w="1937" w:type="pct"/>
            <w:shd w:val="clear" w:color="auto" w:fill="F2F2F2" w:themeFill="background1" w:themeFillShade="F2"/>
            <w:vAlign w:val="center"/>
          </w:tcPr>
          <w:p w14:paraId="6A57A9D8" w14:textId="77777777" w:rsidR="007F2DCB" w:rsidRPr="00172904" w:rsidRDefault="007F2DCB" w:rsidP="00561B97">
            <w:pPr>
              <w:spacing w:after="200" w:line="240" w:lineRule="auto"/>
              <w:rPr>
                <w:rFonts w:ascii="Arial" w:hAnsi="Arial" w:cs="Arial"/>
                <w:b/>
                <w:bCs/>
                <w:lang w:val="en-CA"/>
              </w:rPr>
            </w:pPr>
            <w:r w:rsidRPr="00172904">
              <w:rPr>
                <w:rFonts w:ascii="Arial" w:hAnsi="Arial" w:cs="Arial"/>
                <w:b/>
                <w:bCs/>
                <w:lang w:val="en-CA"/>
              </w:rPr>
              <w:t>Risk or compliance issue (to be completed by privacy officials on receipt)</w:t>
            </w:r>
          </w:p>
        </w:tc>
      </w:tr>
      <w:bookmarkEnd w:id="211"/>
      <w:tr w:rsidR="001F0AFC" w:rsidRPr="00172904" w14:paraId="4470C8D9" w14:textId="77777777" w:rsidTr="44A32A20">
        <w:trPr>
          <w:trHeight w:val="796"/>
        </w:trPr>
        <w:tc>
          <w:tcPr>
            <w:tcW w:w="1047" w:type="pct"/>
          </w:tcPr>
          <w:p w14:paraId="7F8584D3" w14:textId="77777777" w:rsidR="001F0AFC" w:rsidRPr="00172904" w:rsidRDefault="001F0AFC" w:rsidP="00DF49EE">
            <w:pPr>
              <w:pStyle w:val="ListParagraph"/>
              <w:numPr>
                <w:ilvl w:val="0"/>
                <w:numId w:val="14"/>
              </w:numPr>
              <w:tabs>
                <w:tab w:val="left" w:pos="1189"/>
              </w:tabs>
              <w:spacing w:after="200" w:line="240" w:lineRule="auto"/>
              <w:rPr>
                <w:rFonts w:ascii="Arial" w:hAnsi="Arial" w:cs="Arial"/>
              </w:rPr>
            </w:pPr>
            <w:r w:rsidRPr="00172904">
              <w:rPr>
                <w:rFonts w:ascii="Arial" w:hAnsi="Arial" w:cs="Arial"/>
              </w:rPr>
              <w:t>Are there procedures to ensure that personal information is as accurate, complete and up to date as possible?</w:t>
            </w:r>
          </w:p>
        </w:tc>
        <w:sdt>
          <w:sdtPr>
            <w:rPr>
              <w:rFonts w:ascii="Arial" w:hAnsi="Arial" w:cs="Arial"/>
              <w:lang w:val="en-CA"/>
            </w:rPr>
            <w:id w:val="-809400779"/>
            <w:placeholder>
              <w:docPart w:val="AFE094EBA7824C7898A6ACF9791849F8"/>
            </w:placeholder>
            <w:dropDownList>
              <w:listItem w:value="Choose an item."/>
              <w:listItem w:displayText="Yes" w:value="Yes"/>
              <w:listItem w:displayText="No" w:value="No"/>
            </w:dropDownList>
          </w:sdtPr>
          <w:sdtEndPr/>
          <w:sdtContent>
            <w:tc>
              <w:tcPr>
                <w:tcW w:w="646" w:type="pct"/>
              </w:tcPr>
              <w:p w14:paraId="4045824C" w14:textId="06C68F25" w:rsidR="001F0AFC" w:rsidRPr="00172904" w:rsidRDefault="2FFAB590" w:rsidP="00561B97">
                <w:pPr>
                  <w:spacing w:after="200" w:line="240" w:lineRule="auto"/>
                  <w:rPr>
                    <w:rFonts w:ascii="Arial" w:hAnsi="Arial" w:cs="Arial"/>
                    <w:lang w:val="en-CA"/>
                  </w:rPr>
                </w:pPr>
                <w:r w:rsidRPr="47D7C777">
                  <w:rPr>
                    <w:rFonts w:ascii="Arial" w:hAnsi="Arial" w:cs="Arial"/>
                    <w:lang w:val="en-CA"/>
                  </w:rPr>
                  <w:t>No</w:t>
                </w:r>
              </w:p>
            </w:tc>
          </w:sdtContent>
        </w:sdt>
        <w:tc>
          <w:tcPr>
            <w:tcW w:w="1370" w:type="pct"/>
          </w:tcPr>
          <w:p w14:paraId="45A469F6" w14:textId="57F06183" w:rsidR="001F0AFC" w:rsidRPr="00172904" w:rsidRDefault="55A0001C" w:rsidP="062BCBB7">
            <w:pPr>
              <w:spacing w:after="200" w:line="240" w:lineRule="auto"/>
              <w:rPr>
                <w:rFonts w:ascii="Arial" w:hAnsi="Arial" w:cs="Arial"/>
                <w:lang w:val="en-CA"/>
              </w:rPr>
            </w:pPr>
            <w:r w:rsidRPr="062BCBB7">
              <w:rPr>
                <w:rFonts w:ascii="Arial" w:hAnsi="Arial" w:cs="Arial"/>
                <w:lang w:val="en-CA"/>
              </w:rPr>
              <w:t>N/A</w:t>
            </w:r>
          </w:p>
        </w:tc>
        <w:tc>
          <w:tcPr>
            <w:tcW w:w="1937" w:type="pct"/>
          </w:tcPr>
          <w:p w14:paraId="4F81DFBA" w14:textId="262F4914" w:rsidR="001F0AFC" w:rsidRPr="00172904" w:rsidRDefault="3F44FD61" w:rsidP="00561B97">
            <w:pPr>
              <w:spacing w:after="200" w:line="240" w:lineRule="auto"/>
              <w:rPr>
                <w:rFonts w:ascii="Arial" w:hAnsi="Arial" w:cs="Arial"/>
                <w:lang w:val="en-CA"/>
              </w:rPr>
            </w:pPr>
            <w:r w:rsidRPr="062BCBB7">
              <w:rPr>
                <w:rFonts w:ascii="Arial" w:hAnsi="Arial" w:cs="Arial"/>
                <w:lang w:val="en-CA"/>
              </w:rPr>
              <w:t xml:space="preserve">No privacy risk or compliance issue identified. </w:t>
            </w:r>
          </w:p>
        </w:tc>
      </w:tr>
      <w:tr w:rsidR="001F0AFC" w:rsidRPr="00172904" w14:paraId="2E792BEC" w14:textId="77777777" w:rsidTr="44A32A20">
        <w:trPr>
          <w:trHeight w:val="796"/>
        </w:trPr>
        <w:tc>
          <w:tcPr>
            <w:tcW w:w="1047" w:type="pct"/>
          </w:tcPr>
          <w:p w14:paraId="35D60459" w14:textId="77777777" w:rsidR="001F0AFC" w:rsidRPr="00172904" w:rsidRDefault="001F0AFC" w:rsidP="00DF49EE">
            <w:pPr>
              <w:pStyle w:val="ListParagraph"/>
              <w:numPr>
                <w:ilvl w:val="0"/>
                <w:numId w:val="14"/>
              </w:numPr>
              <w:tabs>
                <w:tab w:val="left" w:pos="1189"/>
              </w:tabs>
              <w:spacing w:after="200" w:line="240" w:lineRule="auto"/>
              <w:rPr>
                <w:rFonts w:ascii="Arial" w:hAnsi="Arial" w:cs="Arial"/>
              </w:rPr>
            </w:pPr>
            <w:r w:rsidRPr="00172904">
              <w:rPr>
                <w:rFonts w:ascii="Arial" w:hAnsi="Arial" w:cs="Arial"/>
              </w:rPr>
              <w:t>Will you</w:t>
            </w:r>
            <w:r w:rsidRPr="00172904" w:rsidDel="003C16BB">
              <w:rPr>
                <w:rFonts w:ascii="Arial" w:hAnsi="Arial" w:cs="Arial"/>
                <w:b/>
              </w:rPr>
              <w:t xml:space="preserve"> </w:t>
            </w:r>
            <w:r w:rsidRPr="00172904">
              <w:rPr>
                <w:rFonts w:ascii="Arial" w:hAnsi="Arial" w:cs="Arial"/>
              </w:rPr>
              <w:t>ensure accuracy through all reasonable steps, including:</w:t>
            </w:r>
          </w:p>
          <w:p w14:paraId="6E71AA2A" w14:textId="77777777" w:rsidR="001F0AFC" w:rsidRPr="00172904" w:rsidRDefault="001F0AFC" w:rsidP="00DF49EE">
            <w:pPr>
              <w:pStyle w:val="ListParagraph"/>
              <w:numPr>
                <w:ilvl w:val="1"/>
                <w:numId w:val="14"/>
              </w:numPr>
              <w:tabs>
                <w:tab w:val="left" w:pos="1189"/>
              </w:tabs>
              <w:spacing w:after="200" w:line="240" w:lineRule="auto"/>
              <w:rPr>
                <w:rFonts w:ascii="Arial" w:hAnsi="Arial" w:cs="Arial"/>
              </w:rPr>
            </w:pPr>
            <w:r w:rsidRPr="00172904">
              <w:rPr>
                <w:rFonts w:ascii="Arial" w:hAnsi="Arial" w:cs="Arial"/>
              </w:rPr>
              <w:lastRenderedPageBreak/>
              <w:t>Through direct collection or validation with the individual?</w:t>
            </w:r>
          </w:p>
        </w:tc>
        <w:sdt>
          <w:sdtPr>
            <w:rPr>
              <w:rFonts w:ascii="Arial" w:hAnsi="Arial" w:cs="Arial"/>
              <w:lang w:val="en-CA"/>
            </w:rPr>
            <w:id w:val="1039315003"/>
            <w:placeholder>
              <w:docPart w:val="302CB09822CE4A61B8DAB5707B8A618F"/>
            </w:placeholder>
            <w:dropDownList>
              <w:listItem w:value="Choose an item."/>
              <w:listItem w:displayText="Yes" w:value="Yes"/>
              <w:listItem w:displayText="No" w:value="No"/>
            </w:dropDownList>
          </w:sdtPr>
          <w:sdtEndPr/>
          <w:sdtContent>
            <w:tc>
              <w:tcPr>
                <w:tcW w:w="646" w:type="pct"/>
              </w:tcPr>
              <w:p w14:paraId="1999F350" w14:textId="1BD47408" w:rsidR="001F0AFC" w:rsidRPr="00172904" w:rsidRDefault="4D8CEF84" w:rsidP="00561B97">
                <w:pPr>
                  <w:spacing w:after="200" w:line="240" w:lineRule="auto"/>
                  <w:rPr>
                    <w:rFonts w:ascii="Arial" w:hAnsi="Arial" w:cs="Arial"/>
                    <w:lang w:val="en-CA"/>
                  </w:rPr>
                </w:pPr>
                <w:r w:rsidRPr="47D7C777">
                  <w:rPr>
                    <w:rFonts w:ascii="Arial" w:hAnsi="Arial" w:cs="Arial"/>
                    <w:lang w:val="en-CA"/>
                  </w:rPr>
                  <w:t>No</w:t>
                </w:r>
              </w:p>
            </w:tc>
          </w:sdtContent>
        </w:sdt>
        <w:tc>
          <w:tcPr>
            <w:tcW w:w="1370" w:type="pct"/>
          </w:tcPr>
          <w:p w14:paraId="3AB42442" w14:textId="3EA4D8ED" w:rsidR="001F0AFC" w:rsidRPr="00172904" w:rsidRDefault="578F640F" w:rsidP="062BCBB7">
            <w:pPr>
              <w:spacing w:after="200" w:line="240" w:lineRule="auto"/>
              <w:rPr>
                <w:rFonts w:ascii="Arial" w:hAnsi="Arial" w:cs="Arial"/>
                <w:lang w:val="en-CA"/>
              </w:rPr>
            </w:pPr>
            <w:r w:rsidRPr="062BCBB7">
              <w:rPr>
                <w:rFonts w:ascii="Arial" w:hAnsi="Arial" w:cs="Arial"/>
                <w:lang w:val="en-CA"/>
              </w:rPr>
              <w:t>N/A</w:t>
            </w:r>
          </w:p>
          <w:p w14:paraId="421806D3" w14:textId="42155938" w:rsidR="001F0AFC" w:rsidRPr="00172904" w:rsidRDefault="001F0AFC" w:rsidP="00561B97">
            <w:pPr>
              <w:spacing w:after="200" w:line="240" w:lineRule="auto"/>
              <w:rPr>
                <w:rFonts w:ascii="Arial" w:hAnsi="Arial" w:cs="Arial"/>
                <w:lang w:val="en-CA"/>
              </w:rPr>
            </w:pPr>
          </w:p>
        </w:tc>
        <w:tc>
          <w:tcPr>
            <w:tcW w:w="1937" w:type="pct"/>
          </w:tcPr>
          <w:p w14:paraId="2ECAA06C" w14:textId="0511ED77" w:rsidR="001F0AFC" w:rsidRPr="00172904" w:rsidRDefault="3F44FD61" w:rsidP="00561B97">
            <w:pPr>
              <w:spacing w:after="200" w:line="240" w:lineRule="auto"/>
              <w:rPr>
                <w:rFonts w:ascii="Arial" w:hAnsi="Arial" w:cs="Arial"/>
                <w:lang w:val="en-CA"/>
              </w:rPr>
            </w:pPr>
            <w:r w:rsidRPr="062BCBB7">
              <w:rPr>
                <w:rFonts w:ascii="Arial" w:hAnsi="Arial" w:cs="Arial"/>
                <w:lang w:val="en-CA"/>
              </w:rPr>
              <w:t>No privacy risk or compliance issue identified.</w:t>
            </w:r>
          </w:p>
        </w:tc>
      </w:tr>
      <w:tr w:rsidR="001F0AFC" w:rsidRPr="00172904" w14:paraId="490F47EE" w14:textId="77777777" w:rsidTr="44A32A20">
        <w:trPr>
          <w:trHeight w:val="796"/>
        </w:trPr>
        <w:tc>
          <w:tcPr>
            <w:tcW w:w="1047" w:type="pct"/>
          </w:tcPr>
          <w:p w14:paraId="7996CAA8" w14:textId="77777777" w:rsidR="001F0AFC" w:rsidRPr="00172904" w:rsidRDefault="001F0AFC" w:rsidP="00DF49EE">
            <w:pPr>
              <w:pStyle w:val="ListParagraph"/>
              <w:numPr>
                <w:ilvl w:val="1"/>
                <w:numId w:val="14"/>
              </w:numPr>
              <w:tabs>
                <w:tab w:val="left" w:pos="1189"/>
              </w:tabs>
              <w:spacing w:after="200" w:line="240" w:lineRule="auto"/>
              <w:rPr>
                <w:rFonts w:ascii="Arial" w:hAnsi="Arial" w:cs="Arial"/>
              </w:rPr>
            </w:pPr>
            <w:r w:rsidRPr="00172904">
              <w:rPr>
                <w:rFonts w:ascii="Arial" w:hAnsi="Arial" w:cs="Arial"/>
              </w:rPr>
              <w:t>By obtaining information from trusted sources (either public or private) and verifying accuracy against existing personal information before use?</w:t>
            </w:r>
          </w:p>
        </w:tc>
        <w:sdt>
          <w:sdtPr>
            <w:rPr>
              <w:rFonts w:ascii="Arial" w:hAnsi="Arial" w:cs="Arial"/>
              <w:lang w:val="en-CA"/>
            </w:rPr>
            <w:id w:val="547731376"/>
            <w:placeholder>
              <w:docPart w:val="0BCC1BACAC3943AEB2B8FA01AD833B27"/>
            </w:placeholder>
            <w:showingPlcHdr/>
            <w:dropDownList>
              <w:listItem w:value="Choose an item."/>
              <w:listItem w:displayText="Yes" w:value="Yes"/>
              <w:listItem w:displayText="No" w:value="No"/>
            </w:dropDownList>
          </w:sdtPr>
          <w:sdtEndPr/>
          <w:sdtContent>
            <w:tc>
              <w:tcPr>
                <w:tcW w:w="646" w:type="pct"/>
              </w:tcPr>
              <w:p w14:paraId="28E98BA4" w14:textId="1C3A49BA" w:rsidR="001F0AFC" w:rsidRPr="00172904" w:rsidRDefault="001F0AFC" w:rsidP="00561B97">
                <w:pPr>
                  <w:spacing w:after="200" w:line="240" w:lineRule="auto"/>
                  <w:rPr>
                    <w:rFonts w:ascii="Arial" w:hAnsi="Arial" w:cs="Arial"/>
                    <w:lang w:val="en-CA"/>
                  </w:rPr>
                </w:pPr>
                <w:r w:rsidRPr="00B80B86">
                  <w:rPr>
                    <w:rStyle w:val="PlaceholderText"/>
                    <w:rFonts w:ascii="Arial" w:hAnsi="Arial" w:cs="Arial"/>
                  </w:rPr>
                  <w:t>Choose an item.</w:t>
                </w:r>
              </w:p>
            </w:tc>
          </w:sdtContent>
        </w:sdt>
        <w:tc>
          <w:tcPr>
            <w:tcW w:w="1370" w:type="pct"/>
          </w:tcPr>
          <w:p w14:paraId="229EC8C1" w14:textId="5A2CE0D5" w:rsidR="001F0AFC" w:rsidRPr="00172904" w:rsidRDefault="78174D55" w:rsidP="062BCBB7">
            <w:pPr>
              <w:spacing w:after="200" w:line="240" w:lineRule="auto"/>
              <w:rPr>
                <w:rFonts w:ascii="Arial" w:hAnsi="Arial" w:cs="Arial"/>
                <w:lang w:val="en-CA"/>
              </w:rPr>
            </w:pPr>
            <w:r w:rsidRPr="062BCBB7">
              <w:rPr>
                <w:rFonts w:ascii="Arial" w:hAnsi="Arial" w:cs="Arial"/>
                <w:lang w:val="en-CA"/>
              </w:rPr>
              <w:t>N/A</w:t>
            </w:r>
          </w:p>
        </w:tc>
        <w:tc>
          <w:tcPr>
            <w:tcW w:w="1937" w:type="pct"/>
          </w:tcPr>
          <w:p w14:paraId="4088541A" w14:textId="736CD2FB" w:rsidR="001F0AFC" w:rsidRPr="00172904" w:rsidRDefault="78174D55" w:rsidP="00561B97">
            <w:pPr>
              <w:spacing w:after="200" w:line="240" w:lineRule="auto"/>
              <w:rPr>
                <w:rFonts w:ascii="Arial" w:hAnsi="Arial" w:cs="Arial"/>
                <w:lang w:val="en-CA"/>
              </w:rPr>
            </w:pPr>
            <w:r w:rsidRPr="062BCBB7">
              <w:rPr>
                <w:rFonts w:ascii="Arial" w:hAnsi="Arial" w:cs="Arial"/>
                <w:lang w:val="en-CA"/>
              </w:rPr>
              <w:t>N/A</w:t>
            </w:r>
          </w:p>
        </w:tc>
      </w:tr>
      <w:tr w:rsidR="001F0AFC" w:rsidRPr="00172904" w14:paraId="03490FCA" w14:textId="77777777" w:rsidTr="44A32A20">
        <w:trPr>
          <w:trHeight w:val="796"/>
        </w:trPr>
        <w:tc>
          <w:tcPr>
            <w:tcW w:w="1047" w:type="pct"/>
          </w:tcPr>
          <w:p w14:paraId="6A47512C" w14:textId="77777777" w:rsidR="001F0AFC" w:rsidRPr="00172904" w:rsidRDefault="001F0AFC" w:rsidP="00DF49EE">
            <w:pPr>
              <w:pStyle w:val="ListParagraph"/>
              <w:numPr>
                <w:ilvl w:val="1"/>
                <w:numId w:val="14"/>
              </w:numPr>
              <w:spacing w:after="200" w:line="240" w:lineRule="auto"/>
              <w:rPr>
                <w:rFonts w:ascii="Arial" w:hAnsi="Arial" w:cs="Arial"/>
              </w:rPr>
            </w:pPr>
            <w:r w:rsidRPr="00172904">
              <w:rPr>
                <w:rFonts w:ascii="Arial" w:hAnsi="Arial" w:cs="Arial"/>
              </w:rPr>
              <w:t>With a personal information matching program to verify personal information against a trusted source where authorized or where consent was obtained?</w:t>
            </w:r>
          </w:p>
        </w:tc>
        <w:sdt>
          <w:sdtPr>
            <w:rPr>
              <w:rFonts w:ascii="Arial" w:hAnsi="Arial" w:cs="Arial"/>
              <w:lang w:val="en-CA"/>
            </w:rPr>
            <w:id w:val="-313875887"/>
            <w:placeholder>
              <w:docPart w:val="3E053428602641D395493F0B5748872E"/>
            </w:placeholder>
            <w:showingPlcHdr/>
            <w:dropDownList>
              <w:listItem w:value="Choose an item."/>
              <w:listItem w:displayText="Yes" w:value="Yes"/>
              <w:listItem w:displayText="No" w:value="No"/>
            </w:dropDownList>
          </w:sdtPr>
          <w:sdtEndPr/>
          <w:sdtContent>
            <w:tc>
              <w:tcPr>
                <w:tcW w:w="646" w:type="pct"/>
              </w:tcPr>
              <w:p w14:paraId="4D01EB69" w14:textId="3C560238" w:rsidR="001F0AFC" w:rsidRPr="00172904" w:rsidRDefault="001F0AFC" w:rsidP="00561B97">
                <w:pPr>
                  <w:spacing w:after="200" w:line="240" w:lineRule="auto"/>
                  <w:rPr>
                    <w:rFonts w:ascii="Arial" w:hAnsi="Arial" w:cs="Arial"/>
                    <w:lang w:val="en-CA"/>
                  </w:rPr>
                </w:pPr>
                <w:r w:rsidRPr="007B1FA5">
                  <w:rPr>
                    <w:rStyle w:val="PlaceholderText"/>
                    <w:rFonts w:ascii="Arial" w:hAnsi="Arial" w:cs="Arial"/>
                  </w:rPr>
                  <w:t>Choose an item.</w:t>
                </w:r>
              </w:p>
            </w:tc>
          </w:sdtContent>
        </w:sdt>
        <w:tc>
          <w:tcPr>
            <w:tcW w:w="1370" w:type="pct"/>
          </w:tcPr>
          <w:p w14:paraId="5DB10099" w14:textId="1894D697" w:rsidR="001F0AFC" w:rsidRPr="00172904" w:rsidRDefault="78174D55" w:rsidP="00561B97">
            <w:pPr>
              <w:spacing w:after="200" w:line="240" w:lineRule="auto"/>
              <w:rPr>
                <w:rFonts w:ascii="Arial" w:hAnsi="Arial" w:cs="Arial"/>
                <w:lang w:val="en-CA"/>
              </w:rPr>
            </w:pPr>
            <w:r w:rsidRPr="062BCBB7">
              <w:rPr>
                <w:rFonts w:ascii="Arial" w:hAnsi="Arial" w:cs="Arial"/>
                <w:lang w:val="en-CA"/>
              </w:rPr>
              <w:t>N/A</w:t>
            </w:r>
          </w:p>
        </w:tc>
        <w:tc>
          <w:tcPr>
            <w:tcW w:w="1937" w:type="pct"/>
          </w:tcPr>
          <w:p w14:paraId="6A70C52C" w14:textId="7031A941" w:rsidR="001F0AFC" w:rsidRPr="00172904" w:rsidRDefault="78174D55" w:rsidP="00561B97">
            <w:pPr>
              <w:spacing w:after="200" w:line="240" w:lineRule="auto"/>
              <w:rPr>
                <w:rFonts w:ascii="Arial" w:hAnsi="Arial" w:cs="Arial"/>
                <w:lang w:val="en-CA"/>
              </w:rPr>
            </w:pPr>
            <w:r w:rsidRPr="062BCBB7">
              <w:rPr>
                <w:rFonts w:ascii="Arial" w:hAnsi="Arial" w:cs="Arial"/>
                <w:lang w:val="en-CA"/>
              </w:rPr>
              <w:t>N/A</w:t>
            </w:r>
          </w:p>
        </w:tc>
      </w:tr>
      <w:tr w:rsidR="001F0AFC" w:rsidRPr="00172904" w14:paraId="2FFCB998" w14:textId="77777777" w:rsidTr="44A32A20">
        <w:trPr>
          <w:trHeight w:val="796"/>
        </w:trPr>
        <w:tc>
          <w:tcPr>
            <w:tcW w:w="1047" w:type="pct"/>
          </w:tcPr>
          <w:p w14:paraId="24EF73F4" w14:textId="77777777" w:rsidR="001F0AFC" w:rsidRPr="00172904" w:rsidRDefault="001F0AFC" w:rsidP="00DF49EE">
            <w:pPr>
              <w:pStyle w:val="ListParagraph"/>
              <w:numPr>
                <w:ilvl w:val="0"/>
                <w:numId w:val="14"/>
              </w:numPr>
              <w:tabs>
                <w:tab w:val="left" w:pos="1189"/>
              </w:tabs>
              <w:spacing w:after="200" w:line="240" w:lineRule="auto"/>
              <w:rPr>
                <w:rFonts w:ascii="Arial" w:hAnsi="Arial" w:cs="Arial"/>
              </w:rPr>
            </w:pPr>
            <w:r w:rsidRPr="00172904">
              <w:rPr>
                <w:rFonts w:ascii="Arial" w:hAnsi="Arial" w:cs="Arial"/>
              </w:rPr>
              <w:t xml:space="preserve">Is there a process in place for correcting inaccurate information? </w:t>
            </w:r>
          </w:p>
        </w:tc>
        <w:sdt>
          <w:sdtPr>
            <w:rPr>
              <w:rFonts w:ascii="Arial" w:hAnsi="Arial" w:cs="Arial"/>
              <w:lang w:val="en-CA"/>
            </w:rPr>
            <w:id w:val="902331093"/>
            <w:placeholder>
              <w:docPart w:val="F37196EF82944836857F8B9DF29ED5D6"/>
            </w:placeholder>
            <w:dropDownList>
              <w:listItem w:value="Choose an item."/>
              <w:listItem w:displayText="Yes" w:value="Yes"/>
              <w:listItem w:displayText="No" w:value="No"/>
            </w:dropDownList>
          </w:sdtPr>
          <w:sdtEndPr/>
          <w:sdtContent>
            <w:tc>
              <w:tcPr>
                <w:tcW w:w="646" w:type="pct"/>
              </w:tcPr>
              <w:p w14:paraId="11401AA2" w14:textId="31B13E5B" w:rsidR="001F0AFC" w:rsidRPr="00172904" w:rsidRDefault="22520FBE" w:rsidP="00561B97">
                <w:pPr>
                  <w:spacing w:after="200" w:line="240" w:lineRule="auto"/>
                  <w:rPr>
                    <w:rFonts w:ascii="Arial" w:hAnsi="Arial" w:cs="Arial"/>
                    <w:lang w:val="en-CA"/>
                  </w:rPr>
                </w:pPr>
                <w:r w:rsidRPr="47D7C777">
                  <w:rPr>
                    <w:rFonts w:ascii="Arial" w:hAnsi="Arial" w:cs="Arial"/>
                    <w:lang w:val="en-CA"/>
                  </w:rPr>
                  <w:t>No</w:t>
                </w:r>
              </w:p>
            </w:tc>
          </w:sdtContent>
        </w:sdt>
        <w:tc>
          <w:tcPr>
            <w:tcW w:w="1370" w:type="pct"/>
          </w:tcPr>
          <w:p w14:paraId="634A6BCD" w14:textId="20F51A08" w:rsidR="001F0AFC" w:rsidRPr="00172904" w:rsidRDefault="38A796D1" w:rsidP="062BCBB7">
            <w:pPr>
              <w:spacing w:after="200" w:line="240" w:lineRule="auto"/>
              <w:rPr>
                <w:rFonts w:ascii="Arial" w:hAnsi="Arial" w:cs="Arial"/>
                <w:lang w:val="en-CA"/>
              </w:rPr>
            </w:pPr>
            <w:r w:rsidRPr="062BCBB7">
              <w:rPr>
                <w:rFonts w:ascii="Arial" w:hAnsi="Arial" w:cs="Arial"/>
                <w:lang w:val="en-CA"/>
              </w:rPr>
              <w:t>N/A</w:t>
            </w:r>
          </w:p>
        </w:tc>
        <w:tc>
          <w:tcPr>
            <w:tcW w:w="1937" w:type="pct"/>
          </w:tcPr>
          <w:p w14:paraId="39168518" w14:textId="649E3109" w:rsidR="001F0AFC" w:rsidRPr="00172904" w:rsidRDefault="78174D55" w:rsidP="00561B97">
            <w:pPr>
              <w:spacing w:after="200" w:line="240" w:lineRule="auto"/>
              <w:rPr>
                <w:rFonts w:ascii="Arial" w:hAnsi="Arial" w:cs="Arial"/>
                <w:lang w:val="en-CA"/>
              </w:rPr>
            </w:pPr>
            <w:r w:rsidRPr="062BCBB7">
              <w:rPr>
                <w:rFonts w:ascii="Arial" w:hAnsi="Arial" w:cs="Arial"/>
                <w:lang w:val="en-CA"/>
              </w:rPr>
              <w:t>N/A</w:t>
            </w:r>
          </w:p>
        </w:tc>
      </w:tr>
      <w:tr w:rsidR="001F0AFC" w:rsidRPr="00172904" w14:paraId="55EF3C68" w14:textId="77777777" w:rsidTr="44A32A20">
        <w:trPr>
          <w:trHeight w:val="796"/>
        </w:trPr>
        <w:tc>
          <w:tcPr>
            <w:tcW w:w="1047" w:type="pct"/>
          </w:tcPr>
          <w:p w14:paraId="0D68C7D3" w14:textId="5D8F75CB" w:rsidR="001F0AFC" w:rsidRPr="00172904" w:rsidRDefault="001F0AFC" w:rsidP="00DF49EE">
            <w:pPr>
              <w:pStyle w:val="ListParagraph"/>
              <w:numPr>
                <w:ilvl w:val="0"/>
                <w:numId w:val="14"/>
              </w:numPr>
              <w:tabs>
                <w:tab w:val="left" w:pos="1189"/>
              </w:tabs>
              <w:spacing w:after="200" w:line="240" w:lineRule="auto"/>
              <w:rPr>
                <w:rFonts w:ascii="Arial" w:hAnsi="Arial" w:cs="Arial"/>
              </w:rPr>
            </w:pPr>
            <w:r w:rsidRPr="00172904">
              <w:rPr>
                <w:rFonts w:ascii="Arial" w:hAnsi="Arial" w:cs="Arial"/>
              </w:rPr>
              <w:t xml:space="preserve">Will third parties </w:t>
            </w:r>
            <w:r w:rsidRPr="00172904" w:rsidDel="00F53ADA">
              <w:rPr>
                <w:rFonts w:ascii="Arial" w:hAnsi="Arial" w:cs="Arial"/>
              </w:rPr>
              <w:t xml:space="preserve">to whom </w:t>
            </w:r>
            <w:r w:rsidRPr="00172904">
              <w:rPr>
                <w:rFonts w:ascii="Arial" w:hAnsi="Arial" w:cs="Arial"/>
              </w:rPr>
              <w:t xml:space="preserve">personal information </w:t>
            </w:r>
            <w:r w:rsidRPr="00172904" w:rsidDel="00F53ADA">
              <w:rPr>
                <w:rFonts w:ascii="Arial" w:hAnsi="Arial" w:cs="Arial"/>
              </w:rPr>
              <w:t xml:space="preserve">has been disclosed, be </w:t>
            </w:r>
            <w:r w:rsidRPr="00172904">
              <w:rPr>
                <w:rFonts w:ascii="Arial" w:hAnsi="Arial" w:cs="Arial"/>
              </w:rPr>
              <w:t>notified (automatically or not</w:t>
            </w:r>
            <w:r w:rsidRPr="00172904" w:rsidDel="00F53ADA">
              <w:rPr>
                <w:rFonts w:ascii="Arial" w:hAnsi="Arial" w:cs="Arial"/>
              </w:rPr>
              <w:t>, through procedures in place</w:t>
            </w:r>
            <w:r w:rsidRPr="00172904">
              <w:rPr>
                <w:rFonts w:ascii="Arial" w:hAnsi="Arial" w:cs="Arial"/>
              </w:rPr>
              <w:t>) of changes to those records?</w:t>
            </w:r>
          </w:p>
        </w:tc>
        <w:sdt>
          <w:sdtPr>
            <w:rPr>
              <w:rFonts w:ascii="Arial" w:hAnsi="Arial" w:cs="Arial"/>
              <w:lang w:val="en-CA"/>
            </w:rPr>
            <w:id w:val="510717507"/>
            <w:placeholder>
              <w:docPart w:val="A857142E3FE245B282133AE116C53CE0"/>
            </w:placeholder>
            <w:dropDownList>
              <w:listItem w:value="Choose an item."/>
              <w:listItem w:displayText="Yes" w:value="Yes"/>
              <w:listItem w:displayText="No" w:value="No"/>
              <w:listItem w:displayText="N/A" w:value="N/A"/>
            </w:dropDownList>
          </w:sdtPr>
          <w:sdtEndPr/>
          <w:sdtContent>
            <w:tc>
              <w:tcPr>
                <w:tcW w:w="646" w:type="pct"/>
              </w:tcPr>
              <w:p w14:paraId="07C6A7B2" w14:textId="46E522EA" w:rsidR="001F0AFC" w:rsidRPr="00172904" w:rsidRDefault="6B7D5A4B" w:rsidP="00561B97">
                <w:pPr>
                  <w:spacing w:after="200" w:line="240" w:lineRule="auto"/>
                  <w:rPr>
                    <w:rFonts w:ascii="Arial" w:hAnsi="Arial" w:cs="Arial"/>
                    <w:lang w:val="en-CA"/>
                  </w:rPr>
                </w:pPr>
                <w:r w:rsidRPr="47D7C777">
                  <w:rPr>
                    <w:rFonts w:ascii="Arial" w:hAnsi="Arial" w:cs="Arial"/>
                    <w:lang w:val="en-CA"/>
                  </w:rPr>
                  <w:t>N/A</w:t>
                </w:r>
              </w:p>
            </w:tc>
          </w:sdtContent>
        </w:sdt>
        <w:tc>
          <w:tcPr>
            <w:tcW w:w="1370" w:type="pct"/>
          </w:tcPr>
          <w:p w14:paraId="302E9B5E" w14:textId="66A6524C" w:rsidR="001F0AFC" w:rsidRPr="00172904" w:rsidRDefault="6CC0CB96" w:rsidP="062BCBB7">
            <w:pPr>
              <w:spacing w:after="200" w:line="240" w:lineRule="auto"/>
              <w:rPr>
                <w:rFonts w:ascii="Arial" w:hAnsi="Arial" w:cs="Arial"/>
                <w:lang w:val="en-CA"/>
              </w:rPr>
            </w:pPr>
            <w:r w:rsidRPr="062BCBB7">
              <w:rPr>
                <w:rFonts w:ascii="Arial" w:hAnsi="Arial" w:cs="Arial"/>
                <w:lang w:val="en-CA"/>
              </w:rPr>
              <w:t>N/A</w:t>
            </w:r>
          </w:p>
        </w:tc>
        <w:tc>
          <w:tcPr>
            <w:tcW w:w="1937" w:type="pct"/>
          </w:tcPr>
          <w:p w14:paraId="070B41FD" w14:textId="7AFCEC4E" w:rsidR="001F0AFC" w:rsidRPr="00172904" w:rsidRDefault="78174D55" w:rsidP="062BCBB7">
            <w:pPr>
              <w:spacing w:after="200" w:line="240" w:lineRule="auto"/>
              <w:rPr>
                <w:rFonts w:ascii="Arial" w:hAnsi="Arial" w:cs="Arial"/>
                <w:lang w:val="en-CA"/>
              </w:rPr>
            </w:pPr>
            <w:r w:rsidRPr="062BCBB7">
              <w:rPr>
                <w:rFonts w:ascii="Arial" w:hAnsi="Arial" w:cs="Arial"/>
                <w:lang w:val="en-CA"/>
              </w:rPr>
              <w:t xml:space="preserve">N/A </w:t>
            </w:r>
          </w:p>
        </w:tc>
      </w:tr>
      <w:tr w:rsidR="001F0AFC" w:rsidRPr="00172904" w14:paraId="0FC8C522" w14:textId="77777777" w:rsidTr="44A32A20">
        <w:trPr>
          <w:trHeight w:val="796"/>
        </w:trPr>
        <w:tc>
          <w:tcPr>
            <w:tcW w:w="1047" w:type="pct"/>
          </w:tcPr>
          <w:p w14:paraId="55ED5625" w14:textId="77777777" w:rsidR="001F0AFC" w:rsidRPr="00172904" w:rsidRDefault="001F0AFC" w:rsidP="00DF49EE">
            <w:pPr>
              <w:pStyle w:val="ListParagraph"/>
              <w:numPr>
                <w:ilvl w:val="0"/>
                <w:numId w:val="14"/>
              </w:numPr>
              <w:tabs>
                <w:tab w:val="left" w:pos="1189"/>
              </w:tabs>
              <w:spacing w:after="200" w:line="240" w:lineRule="auto"/>
              <w:rPr>
                <w:rFonts w:ascii="Arial" w:hAnsi="Arial" w:cs="Arial"/>
              </w:rPr>
            </w:pPr>
            <w:r w:rsidRPr="00172904">
              <w:rPr>
                <w:rFonts w:ascii="Arial" w:hAnsi="Arial" w:cs="Arial"/>
              </w:rPr>
              <w:lastRenderedPageBreak/>
              <w:t xml:space="preserve">Are there processes or protocols in place to monitor changes to records of personal information? </w:t>
            </w:r>
          </w:p>
        </w:tc>
        <w:sdt>
          <w:sdtPr>
            <w:rPr>
              <w:rFonts w:ascii="Arial" w:hAnsi="Arial" w:cs="Arial"/>
              <w:lang w:val="en-CA"/>
            </w:rPr>
            <w:id w:val="431858554"/>
            <w:placeholder>
              <w:docPart w:val="22871CC231F845EDA870B91E9736E376"/>
            </w:placeholder>
            <w:dropDownList>
              <w:listItem w:value="Choose an item."/>
              <w:listItem w:displayText="Yes" w:value="Yes"/>
              <w:listItem w:displayText="No" w:value="No"/>
              <w:listItem w:displayText="N/A" w:value="N/A"/>
            </w:dropDownList>
          </w:sdtPr>
          <w:sdtEndPr/>
          <w:sdtContent>
            <w:tc>
              <w:tcPr>
                <w:tcW w:w="646" w:type="pct"/>
              </w:tcPr>
              <w:p w14:paraId="0D0EA6A8" w14:textId="07511BC3" w:rsidR="001F0AFC" w:rsidRPr="00172904" w:rsidRDefault="5939EB42" w:rsidP="00561B97">
                <w:pPr>
                  <w:spacing w:after="200" w:line="240" w:lineRule="auto"/>
                  <w:rPr>
                    <w:rFonts w:ascii="Arial" w:hAnsi="Arial" w:cs="Arial"/>
                    <w:lang w:val="en-CA"/>
                  </w:rPr>
                </w:pPr>
                <w:r w:rsidRPr="47D7C777">
                  <w:rPr>
                    <w:rFonts w:ascii="Arial" w:hAnsi="Arial" w:cs="Arial"/>
                    <w:lang w:val="en-CA"/>
                  </w:rPr>
                  <w:t>N/A</w:t>
                </w:r>
              </w:p>
            </w:tc>
          </w:sdtContent>
        </w:sdt>
        <w:tc>
          <w:tcPr>
            <w:tcW w:w="1370" w:type="pct"/>
          </w:tcPr>
          <w:p w14:paraId="3030C3B6" w14:textId="77777777" w:rsidR="001F0AFC" w:rsidRDefault="38E8967A" w:rsidP="00561B97">
            <w:pPr>
              <w:spacing w:after="200" w:line="240" w:lineRule="auto"/>
              <w:rPr>
                <w:rFonts w:eastAsiaTheme="minorEastAsia"/>
                <w:lang w:val="en-CA"/>
              </w:rPr>
            </w:pPr>
            <w:r w:rsidRPr="00573090">
              <w:rPr>
                <w:rFonts w:ascii="Arial" w:hAnsi="Arial" w:cs="Arial"/>
                <w:lang w:val="en-CA"/>
              </w:rPr>
              <w:t>EVA Chat has no capacity to modify records containing personal information held by programs</w:t>
            </w:r>
            <w:r w:rsidRPr="5387DEF7">
              <w:rPr>
                <w:rFonts w:eastAsiaTheme="minorEastAsia"/>
                <w:lang w:val="en-CA"/>
              </w:rPr>
              <w:t>.</w:t>
            </w:r>
          </w:p>
          <w:p w14:paraId="061C2D03" w14:textId="6B1F3676" w:rsidR="00247CF7" w:rsidRPr="00172904" w:rsidRDefault="00E63E41" w:rsidP="00561B97">
            <w:pPr>
              <w:spacing w:after="200" w:line="240" w:lineRule="auto"/>
              <w:rPr>
                <w:rFonts w:ascii="Arial" w:hAnsi="Arial" w:cs="Arial"/>
                <w:lang w:val="en-CA"/>
              </w:rPr>
            </w:pPr>
            <w:r>
              <w:rPr>
                <w:rFonts w:ascii="Arial" w:eastAsiaTheme="minorEastAsia" w:hAnsi="Arial" w:cs="Arial"/>
                <w:lang w:val="en-CA"/>
              </w:rPr>
              <w:t xml:space="preserve">Administrators cannot modify </w:t>
            </w:r>
            <w:r w:rsidR="00B279B6">
              <w:rPr>
                <w:rFonts w:ascii="Arial" w:eastAsiaTheme="minorEastAsia" w:hAnsi="Arial" w:cs="Arial"/>
                <w:lang w:val="en-CA"/>
              </w:rPr>
              <w:t>logs</w:t>
            </w:r>
            <w:r>
              <w:rPr>
                <w:rFonts w:ascii="Arial" w:eastAsiaTheme="minorEastAsia" w:hAnsi="Arial" w:cs="Arial"/>
                <w:lang w:val="en-CA"/>
              </w:rPr>
              <w:t xml:space="preserve"> containing personal information of users</w:t>
            </w:r>
            <w:r w:rsidR="00B4504E">
              <w:rPr>
                <w:rFonts w:ascii="Arial" w:eastAsiaTheme="minorEastAsia" w:hAnsi="Arial" w:cs="Arial"/>
                <w:lang w:val="en-CA"/>
              </w:rPr>
              <w:t>.</w:t>
            </w:r>
          </w:p>
        </w:tc>
        <w:tc>
          <w:tcPr>
            <w:tcW w:w="1937" w:type="pct"/>
          </w:tcPr>
          <w:p w14:paraId="01F7857D" w14:textId="3C7DD579" w:rsidR="001F0AFC" w:rsidRPr="00172904" w:rsidRDefault="3429F22E" w:rsidP="00561B97">
            <w:pPr>
              <w:spacing w:after="200" w:line="240" w:lineRule="auto"/>
              <w:rPr>
                <w:rFonts w:ascii="Arial" w:hAnsi="Arial" w:cs="Arial"/>
                <w:lang w:val="en-CA"/>
              </w:rPr>
            </w:pPr>
            <w:r w:rsidRPr="062BCBB7">
              <w:rPr>
                <w:rFonts w:ascii="Arial" w:hAnsi="Arial" w:cs="Arial"/>
                <w:lang w:val="en-CA"/>
              </w:rPr>
              <w:t>N/A</w:t>
            </w:r>
          </w:p>
        </w:tc>
      </w:tr>
      <w:tr w:rsidR="001F0AFC" w:rsidRPr="00172904" w14:paraId="36E4C7DC" w14:textId="77777777" w:rsidTr="44A32A20">
        <w:trPr>
          <w:trHeight w:val="796"/>
        </w:trPr>
        <w:tc>
          <w:tcPr>
            <w:tcW w:w="1047" w:type="pct"/>
          </w:tcPr>
          <w:p w14:paraId="243F7017" w14:textId="77777777" w:rsidR="001F0AFC" w:rsidRPr="00172904" w:rsidRDefault="001F0AFC" w:rsidP="00DF49EE">
            <w:pPr>
              <w:pStyle w:val="ListParagraph"/>
              <w:numPr>
                <w:ilvl w:val="1"/>
                <w:numId w:val="14"/>
              </w:numPr>
              <w:spacing w:after="200" w:line="240" w:lineRule="auto"/>
              <w:rPr>
                <w:rFonts w:ascii="Arial" w:hAnsi="Arial" w:cs="Arial"/>
              </w:rPr>
            </w:pPr>
            <w:r w:rsidRPr="00172904">
              <w:rPr>
                <w:rFonts w:ascii="Arial" w:hAnsi="Arial" w:cs="Arial"/>
              </w:rPr>
              <w:t>If yes, does the record indicate the changes made and the date of each change?</w:t>
            </w:r>
          </w:p>
        </w:tc>
        <w:sdt>
          <w:sdtPr>
            <w:rPr>
              <w:rFonts w:ascii="Arial" w:hAnsi="Arial" w:cs="Arial"/>
              <w:lang w:val="en-CA"/>
            </w:rPr>
            <w:id w:val="330192768"/>
            <w:placeholder>
              <w:docPart w:val="46D9E885B4414BEC84B32F6D980792CB"/>
            </w:placeholder>
            <w:dropDownList>
              <w:listItem w:value="Choose an item."/>
              <w:listItem w:displayText="Yes" w:value="Yes"/>
              <w:listItem w:displayText="No" w:value="No"/>
              <w:listItem w:displayText="N/A" w:value="N/A"/>
            </w:dropDownList>
          </w:sdtPr>
          <w:sdtEndPr/>
          <w:sdtContent>
            <w:tc>
              <w:tcPr>
                <w:tcW w:w="646" w:type="pct"/>
              </w:tcPr>
              <w:p w14:paraId="30BBD874" w14:textId="7D84EFC7" w:rsidR="001F0AFC" w:rsidRPr="00172904" w:rsidRDefault="70C2FB70" w:rsidP="00561B97">
                <w:pPr>
                  <w:spacing w:after="200" w:line="240" w:lineRule="auto"/>
                  <w:rPr>
                    <w:rFonts w:ascii="Arial" w:hAnsi="Arial" w:cs="Arial"/>
                    <w:lang w:val="en-CA"/>
                  </w:rPr>
                </w:pPr>
                <w:r w:rsidRPr="44A32A20">
                  <w:rPr>
                    <w:rFonts w:ascii="Arial" w:hAnsi="Arial" w:cs="Arial"/>
                    <w:lang w:val="en-CA"/>
                  </w:rPr>
                  <w:t>N/A</w:t>
                </w:r>
              </w:p>
            </w:tc>
          </w:sdtContent>
        </w:sdt>
        <w:tc>
          <w:tcPr>
            <w:tcW w:w="1370" w:type="pct"/>
          </w:tcPr>
          <w:p w14:paraId="316BB987" w14:textId="30E85D9C" w:rsidR="001F0AFC" w:rsidRPr="00172904" w:rsidRDefault="3429F22E" w:rsidP="00561B97">
            <w:pPr>
              <w:spacing w:after="200" w:line="240" w:lineRule="auto"/>
              <w:rPr>
                <w:rFonts w:ascii="Arial" w:hAnsi="Arial" w:cs="Arial"/>
                <w:lang w:val="en-CA"/>
              </w:rPr>
            </w:pPr>
            <w:r w:rsidRPr="062BCBB7">
              <w:rPr>
                <w:rFonts w:ascii="Arial" w:hAnsi="Arial" w:cs="Arial"/>
                <w:lang w:val="en-CA"/>
              </w:rPr>
              <w:t>N/A</w:t>
            </w:r>
          </w:p>
        </w:tc>
        <w:tc>
          <w:tcPr>
            <w:tcW w:w="1937" w:type="pct"/>
          </w:tcPr>
          <w:p w14:paraId="0CB92C4A" w14:textId="1C5B112B" w:rsidR="001F0AFC" w:rsidRPr="00172904" w:rsidRDefault="3429F22E" w:rsidP="00561B97">
            <w:pPr>
              <w:spacing w:after="200" w:line="240" w:lineRule="auto"/>
              <w:rPr>
                <w:rFonts w:ascii="Arial" w:hAnsi="Arial" w:cs="Arial"/>
                <w:lang w:val="en-CA"/>
              </w:rPr>
            </w:pPr>
            <w:r w:rsidRPr="062BCBB7">
              <w:rPr>
                <w:rFonts w:ascii="Arial" w:hAnsi="Arial" w:cs="Arial"/>
                <w:lang w:val="en-CA"/>
              </w:rPr>
              <w:t>N/A</w:t>
            </w:r>
          </w:p>
        </w:tc>
      </w:tr>
      <w:tr w:rsidR="001F0AFC" w:rsidRPr="00172904" w14:paraId="233126C1" w14:textId="77777777" w:rsidTr="44A32A20">
        <w:trPr>
          <w:trHeight w:val="692"/>
        </w:trPr>
        <w:tc>
          <w:tcPr>
            <w:tcW w:w="1047" w:type="pct"/>
          </w:tcPr>
          <w:p w14:paraId="01D40683" w14:textId="77777777" w:rsidR="001F0AFC" w:rsidRPr="00172904" w:rsidRDefault="001F0AFC" w:rsidP="00DF49EE">
            <w:pPr>
              <w:pStyle w:val="ListParagraph"/>
              <w:numPr>
                <w:ilvl w:val="0"/>
                <w:numId w:val="14"/>
              </w:numPr>
              <w:spacing w:after="200" w:line="240" w:lineRule="auto"/>
              <w:rPr>
                <w:rFonts w:ascii="Arial" w:hAnsi="Arial" w:cs="Arial"/>
              </w:rPr>
            </w:pPr>
            <w:r w:rsidRPr="00172904">
              <w:rPr>
                <w:rFonts w:ascii="Arial" w:hAnsi="Arial" w:cs="Arial"/>
              </w:rPr>
              <w:t>Is a record kept regarding:</w:t>
            </w:r>
          </w:p>
          <w:p w14:paraId="3E0A7CEC" w14:textId="77777777" w:rsidR="001F0AFC" w:rsidRPr="00172904" w:rsidRDefault="001F0AFC" w:rsidP="00DF49EE">
            <w:pPr>
              <w:pStyle w:val="ListParagraph"/>
              <w:numPr>
                <w:ilvl w:val="1"/>
                <w:numId w:val="14"/>
              </w:numPr>
              <w:spacing w:after="200" w:line="240" w:lineRule="auto"/>
              <w:rPr>
                <w:rFonts w:ascii="Arial" w:hAnsi="Arial" w:cs="Arial"/>
              </w:rPr>
            </w:pPr>
            <w:r w:rsidRPr="00172904">
              <w:rPr>
                <w:rFonts w:ascii="Arial" w:hAnsi="Arial" w:cs="Arial"/>
              </w:rPr>
              <w:t xml:space="preserve">Requests for a review of errors or omissions? </w:t>
            </w:r>
          </w:p>
        </w:tc>
        <w:sdt>
          <w:sdtPr>
            <w:rPr>
              <w:rFonts w:ascii="Arial" w:hAnsi="Arial" w:cs="Arial"/>
              <w:lang w:val="en-CA"/>
            </w:rPr>
            <w:id w:val="-1597013193"/>
            <w:placeholder>
              <w:docPart w:val="4FAD5F89B8B94BCD83EFC2DDCC8F80A4"/>
            </w:placeholder>
            <w:dropDownList>
              <w:listItem w:value="Choose an item."/>
              <w:listItem w:displayText="Yes" w:value="Yes"/>
              <w:listItem w:displayText="No" w:value="No"/>
              <w:listItem w:displayText="N/A" w:value="N/A"/>
            </w:dropDownList>
          </w:sdtPr>
          <w:sdtEndPr/>
          <w:sdtContent>
            <w:tc>
              <w:tcPr>
                <w:tcW w:w="646" w:type="pct"/>
              </w:tcPr>
              <w:p w14:paraId="33673F75" w14:textId="20400399" w:rsidR="001F0AFC" w:rsidRPr="00172904" w:rsidRDefault="7F4C5847" w:rsidP="00561B97">
                <w:pPr>
                  <w:spacing w:after="200" w:line="240" w:lineRule="auto"/>
                  <w:rPr>
                    <w:rFonts w:ascii="Arial" w:hAnsi="Arial" w:cs="Arial"/>
                    <w:lang w:val="en-CA"/>
                  </w:rPr>
                </w:pPr>
                <w:r w:rsidRPr="47D7C777">
                  <w:rPr>
                    <w:rFonts w:ascii="Arial" w:hAnsi="Arial" w:cs="Arial"/>
                    <w:lang w:val="en-CA"/>
                  </w:rPr>
                  <w:t>N/A</w:t>
                </w:r>
              </w:p>
            </w:tc>
          </w:sdtContent>
        </w:sdt>
        <w:tc>
          <w:tcPr>
            <w:tcW w:w="1370" w:type="pct"/>
          </w:tcPr>
          <w:p w14:paraId="1AFA2E31" w14:textId="48ACF792" w:rsidR="001F0AFC" w:rsidRPr="00172904" w:rsidRDefault="3429F22E" w:rsidP="062BCBB7">
            <w:pPr>
              <w:spacing w:after="200" w:line="240" w:lineRule="auto"/>
              <w:rPr>
                <w:rFonts w:ascii="Arial" w:hAnsi="Arial" w:cs="Arial"/>
                <w:lang w:val="en-CA"/>
              </w:rPr>
            </w:pPr>
            <w:r w:rsidRPr="062BCBB7">
              <w:rPr>
                <w:rFonts w:ascii="Arial" w:hAnsi="Arial" w:cs="Arial"/>
                <w:lang w:val="en-CA"/>
              </w:rPr>
              <w:t>N/A</w:t>
            </w:r>
          </w:p>
        </w:tc>
        <w:tc>
          <w:tcPr>
            <w:tcW w:w="1937" w:type="pct"/>
          </w:tcPr>
          <w:p w14:paraId="0ACADA9B" w14:textId="25ACDCF8" w:rsidR="001F0AFC" w:rsidRPr="00172904" w:rsidRDefault="3429F22E" w:rsidP="00561B97">
            <w:pPr>
              <w:spacing w:after="200" w:line="240" w:lineRule="auto"/>
              <w:rPr>
                <w:rFonts w:ascii="Arial" w:hAnsi="Arial" w:cs="Arial"/>
                <w:lang w:val="en-CA"/>
              </w:rPr>
            </w:pPr>
            <w:r w:rsidRPr="062BCBB7">
              <w:rPr>
                <w:rFonts w:ascii="Arial" w:hAnsi="Arial" w:cs="Arial"/>
                <w:lang w:val="en-CA"/>
              </w:rPr>
              <w:t>N/A</w:t>
            </w:r>
          </w:p>
        </w:tc>
      </w:tr>
      <w:tr w:rsidR="00573090" w:rsidRPr="00172904" w14:paraId="75F52C41" w14:textId="77777777" w:rsidTr="44A32A20">
        <w:trPr>
          <w:trHeight w:val="692"/>
        </w:trPr>
        <w:tc>
          <w:tcPr>
            <w:tcW w:w="1047" w:type="pct"/>
          </w:tcPr>
          <w:p w14:paraId="2FA887AA" w14:textId="77777777" w:rsidR="00573090" w:rsidRPr="00172904" w:rsidRDefault="00573090" w:rsidP="00DF49EE">
            <w:pPr>
              <w:pStyle w:val="ListParagraph"/>
              <w:numPr>
                <w:ilvl w:val="1"/>
                <w:numId w:val="14"/>
              </w:numPr>
              <w:spacing w:after="200" w:line="240" w:lineRule="auto"/>
              <w:rPr>
                <w:rFonts w:ascii="Arial" w:hAnsi="Arial" w:cs="Arial"/>
              </w:rPr>
            </w:pPr>
            <w:r w:rsidRPr="00172904">
              <w:rPr>
                <w:rFonts w:ascii="Arial" w:hAnsi="Arial" w:cs="Arial"/>
              </w:rPr>
              <w:t>Corrections or decisions to not correct?</w:t>
            </w:r>
          </w:p>
        </w:tc>
        <w:sdt>
          <w:sdtPr>
            <w:rPr>
              <w:rFonts w:ascii="Arial" w:hAnsi="Arial" w:cs="Arial"/>
              <w:lang w:val="en-CA"/>
            </w:rPr>
            <w:id w:val="1682231915"/>
            <w:placeholder>
              <w:docPart w:val="6DE8C53A402446818A7EBF96B72494ED"/>
            </w:placeholder>
            <w:dropDownList>
              <w:listItem w:value="Choose an item."/>
              <w:listItem w:displayText="Yes" w:value="Yes"/>
              <w:listItem w:displayText="No" w:value="No"/>
              <w:listItem w:displayText="N/A" w:value="N/A"/>
            </w:dropDownList>
          </w:sdtPr>
          <w:sdtEndPr/>
          <w:sdtContent>
            <w:tc>
              <w:tcPr>
                <w:tcW w:w="646" w:type="pct"/>
              </w:tcPr>
              <w:p w14:paraId="6F695E85" w14:textId="0BE12F64" w:rsidR="00573090" w:rsidRPr="00172904" w:rsidRDefault="00EB61CD" w:rsidP="00573090">
                <w:pPr>
                  <w:spacing w:after="200" w:line="240" w:lineRule="auto"/>
                  <w:rPr>
                    <w:rFonts w:ascii="Arial" w:hAnsi="Arial" w:cs="Arial"/>
                    <w:lang w:val="en-CA"/>
                  </w:rPr>
                </w:pPr>
                <w:r>
                  <w:rPr>
                    <w:rFonts w:ascii="Arial" w:hAnsi="Arial" w:cs="Arial"/>
                    <w:lang w:val="en-CA"/>
                  </w:rPr>
                  <w:t>N/A</w:t>
                </w:r>
              </w:p>
            </w:tc>
          </w:sdtContent>
        </w:sdt>
        <w:tc>
          <w:tcPr>
            <w:tcW w:w="1370" w:type="pct"/>
          </w:tcPr>
          <w:p w14:paraId="385C0562" w14:textId="38A8DA9B" w:rsidR="00573090" w:rsidRPr="00172904" w:rsidRDefault="3429F22E" w:rsidP="00573090">
            <w:pPr>
              <w:spacing w:after="200" w:line="240" w:lineRule="auto"/>
              <w:rPr>
                <w:rFonts w:ascii="Arial" w:hAnsi="Arial" w:cs="Arial"/>
                <w:lang w:val="en-CA"/>
              </w:rPr>
            </w:pPr>
            <w:r w:rsidRPr="062BCBB7">
              <w:rPr>
                <w:rFonts w:ascii="Arial" w:hAnsi="Arial" w:cs="Arial"/>
                <w:lang w:val="en-CA"/>
              </w:rPr>
              <w:t xml:space="preserve">N/A </w:t>
            </w:r>
          </w:p>
        </w:tc>
        <w:tc>
          <w:tcPr>
            <w:tcW w:w="1937" w:type="pct"/>
          </w:tcPr>
          <w:p w14:paraId="3D475E30" w14:textId="16C64C20" w:rsidR="00573090" w:rsidRPr="00172904" w:rsidRDefault="3429F22E" w:rsidP="00573090">
            <w:pPr>
              <w:spacing w:after="200" w:line="240" w:lineRule="auto"/>
              <w:rPr>
                <w:rFonts w:ascii="Arial" w:hAnsi="Arial" w:cs="Arial"/>
                <w:lang w:val="en-CA"/>
              </w:rPr>
            </w:pPr>
            <w:r w:rsidRPr="062BCBB7">
              <w:rPr>
                <w:rFonts w:ascii="Arial" w:hAnsi="Arial" w:cs="Arial"/>
                <w:lang w:val="en-CA"/>
              </w:rPr>
              <w:t xml:space="preserve">N/A </w:t>
            </w:r>
          </w:p>
        </w:tc>
      </w:tr>
      <w:tr w:rsidR="00573090" w:rsidRPr="00172904" w14:paraId="37558535" w14:textId="77777777" w:rsidTr="44A32A20">
        <w:trPr>
          <w:trHeight w:val="692"/>
        </w:trPr>
        <w:tc>
          <w:tcPr>
            <w:tcW w:w="1047" w:type="pct"/>
          </w:tcPr>
          <w:p w14:paraId="59AFAB21" w14:textId="77777777" w:rsidR="00573090" w:rsidRPr="00172904" w:rsidRDefault="00573090" w:rsidP="00DF49EE">
            <w:pPr>
              <w:pStyle w:val="ListParagraph"/>
              <w:numPr>
                <w:ilvl w:val="0"/>
                <w:numId w:val="14"/>
              </w:numPr>
              <w:spacing w:after="200" w:line="240" w:lineRule="auto"/>
              <w:rPr>
                <w:rFonts w:ascii="Arial" w:hAnsi="Arial" w:cs="Arial"/>
              </w:rPr>
            </w:pPr>
            <w:r w:rsidRPr="00172904">
              <w:rPr>
                <w:rFonts w:ascii="Arial" w:hAnsi="Arial" w:cs="Arial"/>
              </w:rPr>
              <w:t>Do you ensure accuracy by technological means to identify keystroke errors and discrepancies?</w:t>
            </w:r>
          </w:p>
        </w:tc>
        <w:sdt>
          <w:sdtPr>
            <w:rPr>
              <w:rFonts w:ascii="Arial" w:hAnsi="Arial" w:cs="Arial"/>
              <w:lang w:val="en-CA"/>
            </w:rPr>
            <w:id w:val="-1767460715"/>
            <w:placeholder>
              <w:docPart w:val="AEF21FEA93AB4EA1BA93D0CD43928564"/>
            </w:placeholder>
            <w:dropDownList>
              <w:listItem w:value="Choose an item."/>
              <w:listItem w:displayText="Yes" w:value="Yes"/>
              <w:listItem w:displayText="No" w:value="No"/>
              <w:listItem w:displayText="N/A" w:value="N/A"/>
            </w:dropDownList>
          </w:sdtPr>
          <w:sdtEndPr/>
          <w:sdtContent>
            <w:tc>
              <w:tcPr>
                <w:tcW w:w="646" w:type="pct"/>
              </w:tcPr>
              <w:p w14:paraId="4344F205" w14:textId="56BFB69F" w:rsidR="00573090" w:rsidRPr="00172904" w:rsidRDefault="00573090" w:rsidP="00573090">
                <w:pPr>
                  <w:spacing w:after="200" w:line="240" w:lineRule="auto"/>
                  <w:rPr>
                    <w:rFonts w:ascii="Arial" w:hAnsi="Arial" w:cs="Arial"/>
                    <w:lang w:val="en-CA"/>
                  </w:rPr>
                </w:pPr>
                <w:r w:rsidRPr="47D7C777">
                  <w:rPr>
                    <w:rFonts w:ascii="Arial" w:hAnsi="Arial" w:cs="Arial"/>
                    <w:lang w:val="en-CA"/>
                  </w:rPr>
                  <w:t>N/A</w:t>
                </w:r>
              </w:p>
            </w:tc>
          </w:sdtContent>
        </w:sdt>
        <w:tc>
          <w:tcPr>
            <w:tcW w:w="1370" w:type="pct"/>
          </w:tcPr>
          <w:p w14:paraId="47058C46" w14:textId="0F6B26D1" w:rsidR="00573090" w:rsidRPr="00172904" w:rsidRDefault="3429F22E" w:rsidP="062BCBB7">
            <w:pPr>
              <w:spacing w:after="200" w:line="240" w:lineRule="auto"/>
              <w:rPr>
                <w:rFonts w:ascii="Arial" w:hAnsi="Arial" w:cs="Arial"/>
                <w:lang w:val="en-CA"/>
              </w:rPr>
            </w:pPr>
            <w:r w:rsidRPr="062BCBB7">
              <w:rPr>
                <w:rFonts w:ascii="Arial" w:hAnsi="Arial" w:cs="Arial"/>
                <w:lang w:val="en-CA"/>
              </w:rPr>
              <w:t xml:space="preserve">N/A </w:t>
            </w:r>
          </w:p>
        </w:tc>
        <w:tc>
          <w:tcPr>
            <w:tcW w:w="1937" w:type="pct"/>
          </w:tcPr>
          <w:p w14:paraId="3AE326D5" w14:textId="7822A33B" w:rsidR="00573090" w:rsidRPr="00172904" w:rsidRDefault="3429F22E" w:rsidP="00573090">
            <w:pPr>
              <w:spacing w:after="200" w:line="240" w:lineRule="auto"/>
              <w:rPr>
                <w:rFonts w:ascii="Arial" w:hAnsi="Arial" w:cs="Arial"/>
                <w:lang w:val="en-CA"/>
              </w:rPr>
            </w:pPr>
            <w:r w:rsidRPr="062BCBB7">
              <w:rPr>
                <w:rFonts w:ascii="Arial" w:hAnsi="Arial" w:cs="Arial"/>
                <w:lang w:val="en-CA"/>
              </w:rPr>
              <w:t xml:space="preserve">N/A </w:t>
            </w:r>
          </w:p>
        </w:tc>
      </w:tr>
      <w:tr w:rsidR="00573090" w:rsidRPr="00172904" w14:paraId="550F8058" w14:textId="77777777" w:rsidTr="44A32A20">
        <w:trPr>
          <w:trHeight w:val="692"/>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6E41533" w14:textId="77777777" w:rsidR="00573090" w:rsidRPr="00172904" w:rsidRDefault="00573090" w:rsidP="00DF49EE">
            <w:pPr>
              <w:pStyle w:val="ListParagraph"/>
              <w:numPr>
                <w:ilvl w:val="0"/>
                <w:numId w:val="14"/>
              </w:numPr>
              <w:spacing w:after="200" w:line="240" w:lineRule="auto"/>
              <w:rPr>
                <w:rFonts w:ascii="Arial" w:hAnsi="Arial" w:cs="Arial"/>
              </w:rPr>
            </w:pPr>
            <w:r w:rsidRPr="00172904">
              <w:rPr>
                <w:rFonts w:ascii="Arial" w:hAnsi="Arial" w:cs="Arial"/>
              </w:rPr>
              <w:t>Are there documented procedures for how to respond to requests to correct personal information?</w:t>
            </w:r>
          </w:p>
        </w:tc>
        <w:sdt>
          <w:sdtPr>
            <w:rPr>
              <w:rFonts w:ascii="Arial" w:hAnsi="Arial" w:cs="Arial"/>
              <w:lang w:val="en-CA"/>
            </w:rPr>
            <w:id w:val="-395354428"/>
            <w:placeholder>
              <w:docPart w:val="55546AE2ED694541A8C8D819B0FAE4F9"/>
            </w:placeholder>
            <w:dropDownList>
              <w:listItem w:value="Choose an item."/>
              <w:listItem w:displayText="Yes" w:value="Yes"/>
              <w:listItem w:displayText="No" w:value="No"/>
              <w:listItem w:displayText="N/A" w:value="N/A"/>
            </w:dropDownList>
          </w:sdtPr>
          <w:sdtEndPr/>
          <w:sdtContent>
            <w:tc>
              <w:tcPr>
                <w:tcW w:w="646"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70E224A" w14:textId="4E56C412" w:rsidR="00573090" w:rsidRPr="00172904" w:rsidRDefault="00573090" w:rsidP="00573090">
                <w:pPr>
                  <w:spacing w:after="200" w:line="240" w:lineRule="auto"/>
                  <w:rPr>
                    <w:rFonts w:ascii="Arial" w:hAnsi="Arial" w:cs="Arial"/>
                    <w:lang w:val="en-CA"/>
                  </w:rPr>
                </w:pPr>
                <w:r w:rsidRPr="47D7C777">
                  <w:rPr>
                    <w:rFonts w:ascii="Arial" w:hAnsi="Arial" w:cs="Arial"/>
                    <w:lang w:val="en-CA"/>
                  </w:rPr>
                  <w:t>N/A</w:t>
                </w:r>
              </w:p>
            </w:tc>
          </w:sdtContent>
        </w:sdt>
        <w:tc>
          <w:tcPr>
            <w:tcW w:w="1370"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44645C7" w14:textId="769CDCD7" w:rsidR="00573090" w:rsidRPr="00172904" w:rsidRDefault="3429F22E" w:rsidP="062BCBB7">
            <w:pPr>
              <w:spacing w:after="200" w:line="240" w:lineRule="auto"/>
              <w:rPr>
                <w:rFonts w:ascii="Arial" w:hAnsi="Arial" w:cs="Arial"/>
                <w:lang w:val="en-CA"/>
              </w:rPr>
            </w:pPr>
            <w:r w:rsidRPr="062BCBB7">
              <w:rPr>
                <w:rFonts w:ascii="Arial" w:hAnsi="Arial" w:cs="Arial"/>
                <w:lang w:val="en-CA"/>
              </w:rPr>
              <w:t xml:space="preserve">N/A </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6EFB56B" w14:textId="0E43A7DA" w:rsidR="00573090" w:rsidRPr="00172904" w:rsidRDefault="3429F22E" w:rsidP="00573090">
            <w:pPr>
              <w:spacing w:after="200" w:line="240" w:lineRule="auto"/>
              <w:rPr>
                <w:rFonts w:ascii="Arial" w:hAnsi="Arial" w:cs="Arial"/>
                <w:lang w:val="en-CA"/>
              </w:rPr>
            </w:pPr>
            <w:r w:rsidRPr="062BCBB7">
              <w:rPr>
                <w:rFonts w:ascii="Arial" w:hAnsi="Arial" w:cs="Arial"/>
                <w:lang w:val="en-CA"/>
              </w:rPr>
              <w:t xml:space="preserve">N/A </w:t>
            </w:r>
          </w:p>
        </w:tc>
      </w:tr>
      <w:tr w:rsidR="00573090" w:rsidRPr="00172904" w14:paraId="1838D0A9" w14:textId="77777777" w:rsidTr="44A32A20">
        <w:trPr>
          <w:trHeight w:val="692"/>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EBB8BD5" w14:textId="77777777" w:rsidR="00573090" w:rsidRPr="00172904" w:rsidRDefault="00573090" w:rsidP="00DF49EE">
            <w:pPr>
              <w:pStyle w:val="ListParagraph"/>
              <w:numPr>
                <w:ilvl w:val="0"/>
                <w:numId w:val="14"/>
              </w:numPr>
              <w:spacing w:after="200" w:line="240" w:lineRule="auto"/>
              <w:rPr>
                <w:rFonts w:ascii="Arial" w:hAnsi="Arial" w:cs="Arial"/>
              </w:rPr>
            </w:pPr>
            <w:r w:rsidRPr="00172904">
              <w:rPr>
                <w:rFonts w:ascii="Arial" w:hAnsi="Arial" w:cs="Arial"/>
              </w:rPr>
              <w:t>Are systems designed to ensure that an individual has been notified that a correction has been made to their information?</w:t>
            </w:r>
          </w:p>
        </w:tc>
        <w:sdt>
          <w:sdtPr>
            <w:rPr>
              <w:rFonts w:ascii="Arial" w:hAnsi="Arial" w:cs="Arial"/>
              <w:lang w:val="en-CA"/>
            </w:rPr>
            <w:id w:val="-1336225284"/>
            <w:placeholder>
              <w:docPart w:val="2E0C0BE319FF41F7A9C19A3AF7B411BD"/>
            </w:placeholder>
            <w:dropDownList>
              <w:listItem w:value="Choose an item."/>
              <w:listItem w:displayText="Yes" w:value="Yes"/>
              <w:listItem w:displayText="No" w:value="No"/>
              <w:listItem w:displayText="N/A" w:value="N/A"/>
            </w:dropDownList>
          </w:sdtPr>
          <w:sdtEndPr/>
          <w:sdtContent>
            <w:tc>
              <w:tcPr>
                <w:tcW w:w="646"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BF03862" w14:textId="490B5C89" w:rsidR="00573090" w:rsidRPr="00172904" w:rsidRDefault="00573090" w:rsidP="00573090">
                <w:pPr>
                  <w:spacing w:after="200" w:line="240" w:lineRule="auto"/>
                  <w:rPr>
                    <w:rFonts w:ascii="Arial" w:hAnsi="Arial" w:cs="Arial"/>
                    <w:lang w:val="en-CA"/>
                  </w:rPr>
                </w:pPr>
                <w:r w:rsidRPr="47D7C777">
                  <w:rPr>
                    <w:rFonts w:ascii="Arial" w:hAnsi="Arial" w:cs="Arial"/>
                    <w:lang w:val="en-CA"/>
                  </w:rPr>
                  <w:t>N/A</w:t>
                </w:r>
              </w:p>
            </w:tc>
          </w:sdtContent>
        </w:sdt>
        <w:tc>
          <w:tcPr>
            <w:tcW w:w="1370"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9AFBE74" w14:textId="360D45B4" w:rsidR="00573090" w:rsidRPr="00172904" w:rsidRDefault="3429F22E" w:rsidP="062BCBB7">
            <w:pPr>
              <w:spacing w:after="200" w:line="240" w:lineRule="auto"/>
              <w:rPr>
                <w:rFonts w:ascii="Arial" w:hAnsi="Arial" w:cs="Arial"/>
                <w:lang w:val="en-CA"/>
              </w:rPr>
            </w:pPr>
            <w:r w:rsidRPr="062BCBB7">
              <w:rPr>
                <w:rFonts w:ascii="Arial" w:hAnsi="Arial" w:cs="Arial"/>
                <w:lang w:val="en-CA"/>
              </w:rPr>
              <w:t xml:space="preserve">N/A </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62A1A1F" w14:textId="4C7096E2" w:rsidR="00573090" w:rsidRPr="00172904" w:rsidRDefault="3429F22E" w:rsidP="00573090">
            <w:pPr>
              <w:spacing w:after="200" w:line="240" w:lineRule="auto"/>
              <w:rPr>
                <w:rFonts w:ascii="Arial" w:hAnsi="Arial" w:cs="Arial"/>
                <w:lang w:val="en-CA"/>
              </w:rPr>
            </w:pPr>
            <w:r w:rsidRPr="062BCBB7">
              <w:rPr>
                <w:rFonts w:ascii="Arial" w:hAnsi="Arial" w:cs="Arial"/>
                <w:lang w:val="en-CA"/>
              </w:rPr>
              <w:t xml:space="preserve">N/A </w:t>
            </w:r>
          </w:p>
        </w:tc>
      </w:tr>
    </w:tbl>
    <w:p w14:paraId="56A99C1D" w14:textId="77777777" w:rsidR="007F2DCB" w:rsidRPr="00684F08" w:rsidRDefault="007F2DCB" w:rsidP="00561B97">
      <w:pPr>
        <w:pStyle w:val="Heading4"/>
        <w:rPr>
          <w:rFonts w:ascii="Arial" w:hAnsi="Arial" w:cs="Arial"/>
        </w:rPr>
      </w:pPr>
      <w:r w:rsidRPr="00684F08">
        <w:rPr>
          <w:rFonts w:ascii="Arial" w:hAnsi="Arial" w:cs="Arial"/>
        </w:rPr>
        <w:lastRenderedPageBreak/>
        <w:t xml:space="preserve">7. </w:t>
      </w:r>
      <w:bookmarkStart w:id="212" w:name="_Toc181179923"/>
      <w:r w:rsidRPr="00684F08">
        <w:rPr>
          <w:rFonts w:ascii="Arial" w:hAnsi="Arial" w:cs="Arial"/>
        </w:rPr>
        <w:t>Safeguards</w:t>
      </w:r>
      <w:bookmarkEnd w:id="212"/>
    </w:p>
    <w:p w14:paraId="1F1C0F66" w14:textId="77777777" w:rsidR="00421EB8" w:rsidRPr="008147B4" w:rsidRDefault="00421EB8" w:rsidP="00561B97">
      <w:pPr>
        <w:rPr>
          <w:rFonts w:ascii="Arial" w:hAnsi="Arial" w:cs="Arial"/>
          <w:i/>
          <w:iCs/>
        </w:rPr>
      </w:pPr>
      <w:r w:rsidRPr="00421EB8">
        <w:rPr>
          <w:rFonts w:ascii="Arial" w:hAnsi="Arial" w:cs="Arial"/>
          <w:i/>
        </w:rPr>
        <w:t>An organization should implement appropriate security safeguards to protect the personal information collected. The appropriate safeguard should be determined by the sensitivity, amount, distribution, format and method of storage of the information. Employees in the organization should be aware that confidentiality of personal information should be maintained.</w:t>
      </w:r>
      <w:r w:rsidRPr="008147B4">
        <w:rPr>
          <w:rFonts w:ascii="Arial" w:hAnsi="Arial" w:cs="Arial"/>
          <w:i/>
          <w:iCs/>
        </w:rPr>
        <w:t xml:space="preserve"> </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681"/>
        <w:gridCol w:w="2267"/>
        <w:gridCol w:w="4819"/>
        <w:gridCol w:w="6809"/>
      </w:tblGrid>
      <w:tr w:rsidR="007F2DCB" w:rsidRPr="00172904" w14:paraId="19B0B0E8" w14:textId="77777777" w:rsidTr="70C8F3DC">
        <w:trPr>
          <w:trHeight w:val="300"/>
          <w:tblHeader/>
        </w:trPr>
        <w:tc>
          <w:tcPr>
            <w:tcW w:w="1047" w:type="pct"/>
            <w:shd w:val="clear" w:color="auto" w:fill="F2F2F2" w:themeFill="background1" w:themeFillShade="F2"/>
            <w:vAlign w:val="center"/>
          </w:tcPr>
          <w:p w14:paraId="43D6F1A1" w14:textId="77777777" w:rsidR="007F2DCB" w:rsidRPr="00172904" w:rsidRDefault="007F2DCB" w:rsidP="00561B97">
            <w:pPr>
              <w:spacing w:after="200" w:line="240" w:lineRule="auto"/>
              <w:ind w:left="360"/>
              <w:rPr>
                <w:rFonts w:ascii="Arial" w:hAnsi="Arial" w:cs="Arial"/>
                <w:b/>
                <w:lang w:val="en-CA"/>
              </w:rPr>
            </w:pPr>
            <w:r w:rsidRPr="00172904">
              <w:rPr>
                <w:rFonts w:ascii="Arial" w:hAnsi="Arial" w:cs="Arial"/>
                <w:b/>
                <w:lang w:val="en-CA"/>
              </w:rPr>
              <w:t>Question</w:t>
            </w:r>
          </w:p>
        </w:tc>
        <w:tc>
          <w:tcPr>
            <w:tcW w:w="645" w:type="pct"/>
            <w:shd w:val="clear" w:color="auto" w:fill="F2F2F2" w:themeFill="background1" w:themeFillShade="F2"/>
            <w:vAlign w:val="center"/>
          </w:tcPr>
          <w:p w14:paraId="28009950" w14:textId="77777777" w:rsidR="007F2DCB" w:rsidRPr="00172904" w:rsidRDefault="007F2DCB" w:rsidP="00561B97">
            <w:pPr>
              <w:spacing w:after="200" w:line="240" w:lineRule="auto"/>
              <w:rPr>
                <w:rFonts w:ascii="Arial" w:hAnsi="Arial" w:cs="Arial"/>
                <w:b/>
                <w:bCs/>
                <w:lang w:val="en-CA"/>
              </w:rPr>
            </w:pPr>
            <w:r w:rsidRPr="00172904">
              <w:rPr>
                <w:rFonts w:ascii="Arial" w:hAnsi="Arial" w:cs="Arial"/>
                <w:b/>
                <w:bCs/>
                <w:lang w:val="en-CA"/>
              </w:rPr>
              <w:t>Answer</w:t>
            </w:r>
          </w:p>
        </w:tc>
        <w:tc>
          <w:tcPr>
            <w:tcW w:w="1371" w:type="pct"/>
            <w:shd w:val="clear" w:color="auto" w:fill="F2F2F2" w:themeFill="background1" w:themeFillShade="F2"/>
            <w:vAlign w:val="center"/>
          </w:tcPr>
          <w:p w14:paraId="3A065426" w14:textId="77777777" w:rsidR="007F2DCB" w:rsidRPr="00172904" w:rsidRDefault="007F2DCB" w:rsidP="00561B97">
            <w:pPr>
              <w:spacing w:after="200" w:line="240" w:lineRule="auto"/>
              <w:rPr>
                <w:rFonts w:ascii="Arial" w:hAnsi="Arial" w:cs="Arial"/>
                <w:b/>
                <w:lang w:val="en-CA"/>
              </w:rPr>
            </w:pPr>
            <w:r w:rsidRPr="00172904">
              <w:rPr>
                <w:rFonts w:ascii="Arial" w:hAnsi="Arial" w:cs="Arial"/>
                <w:b/>
                <w:lang w:val="en-CA"/>
              </w:rPr>
              <w:t>Justification (if necessary)</w:t>
            </w:r>
          </w:p>
        </w:tc>
        <w:tc>
          <w:tcPr>
            <w:tcW w:w="1937" w:type="pct"/>
            <w:shd w:val="clear" w:color="auto" w:fill="F2F2F2" w:themeFill="background1" w:themeFillShade="F2"/>
            <w:vAlign w:val="center"/>
          </w:tcPr>
          <w:p w14:paraId="1FD71797" w14:textId="77777777" w:rsidR="007F2DCB" w:rsidRPr="00172904" w:rsidRDefault="007F2DCB" w:rsidP="00561B97">
            <w:pPr>
              <w:spacing w:after="200" w:line="240" w:lineRule="auto"/>
              <w:rPr>
                <w:rFonts w:ascii="Arial" w:hAnsi="Arial" w:cs="Arial"/>
                <w:b/>
                <w:bCs/>
                <w:lang w:val="en-CA"/>
              </w:rPr>
            </w:pPr>
            <w:r w:rsidRPr="00172904">
              <w:rPr>
                <w:rFonts w:ascii="Arial" w:hAnsi="Arial" w:cs="Arial"/>
                <w:b/>
                <w:bCs/>
                <w:lang w:val="en-CA"/>
              </w:rPr>
              <w:t>Risk or compliance issue (to be completed by privacy officials on receipt)</w:t>
            </w:r>
          </w:p>
        </w:tc>
      </w:tr>
      <w:tr w:rsidR="007F2DCB" w:rsidRPr="00172904" w14:paraId="16AC64AF" w14:textId="77777777" w:rsidTr="70C8F3DC">
        <w:trPr>
          <w:trHeight w:val="692"/>
        </w:trPr>
        <w:tc>
          <w:tcPr>
            <w:tcW w:w="1047" w:type="pct"/>
          </w:tcPr>
          <w:p w14:paraId="2A7F7ED6" w14:textId="77777777" w:rsidR="007F2DCB" w:rsidRPr="00172904" w:rsidRDefault="007F2DCB" w:rsidP="00DF49EE">
            <w:pPr>
              <w:pStyle w:val="ListParagraph"/>
              <w:numPr>
                <w:ilvl w:val="0"/>
                <w:numId w:val="15"/>
              </w:numPr>
              <w:spacing w:after="200" w:line="240" w:lineRule="auto"/>
              <w:rPr>
                <w:rFonts w:ascii="Arial" w:hAnsi="Arial" w:cs="Arial"/>
              </w:rPr>
            </w:pPr>
            <w:r w:rsidRPr="00172904">
              <w:rPr>
                <w:rFonts w:ascii="Arial" w:hAnsi="Arial" w:cs="Arial"/>
              </w:rPr>
              <w:t>Will privacy training be provided to employees?</w:t>
            </w:r>
          </w:p>
        </w:tc>
        <w:sdt>
          <w:sdtPr>
            <w:rPr>
              <w:rFonts w:ascii="Arial" w:hAnsi="Arial" w:cs="Arial"/>
              <w:lang w:val="en-CA"/>
            </w:rPr>
            <w:id w:val="-1312091046"/>
            <w:placeholder>
              <w:docPart w:val="DEF699C808FB4BA68627D1EBCA81344E"/>
            </w:placeholder>
            <w:dropDownList>
              <w:listItem w:value="Choose an item."/>
              <w:listItem w:displayText="Yes" w:value="Yes"/>
              <w:listItem w:displayText="No" w:value="No"/>
            </w:dropDownList>
          </w:sdtPr>
          <w:sdtEndPr/>
          <w:sdtContent>
            <w:tc>
              <w:tcPr>
                <w:tcW w:w="645" w:type="pct"/>
              </w:tcPr>
              <w:p w14:paraId="7831A750" w14:textId="46DF94A4" w:rsidR="007F2DCB" w:rsidRPr="00172904" w:rsidRDefault="715D6B99"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0669BABD" w14:textId="77777777" w:rsidR="006F4104" w:rsidRDefault="537C17F1" w:rsidP="062BCBB7">
            <w:pPr>
              <w:spacing w:after="200" w:line="240" w:lineRule="auto"/>
              <w:rPr>
                <w:rFonts w:ascii="Arial" w:eastAsia="Calibri" w:hAnsi="Arial" w:cs="Arial"/>
                <w:lang w:val="en-CA"/>
              </w:rPr>
            </w:pPr>
            <w:r w:rsidRPr="062BCBB7">
              <w:rPr>
                <w:rFonts w:ascii="Arial" w:eastAsia="Calibri" w:hAnsi="Arial" w:cs="Arial"/>
                <w:lang w:val="en-CA"/>
              </w:rPr>
              <w:t>A specialized course has been developed in collaboration with the College at EDSC</w:t>
            </w:r>
            <w:r w:rsidR="33F920F2" w:rsidRPr="062BCBB7">
              <w:rPr>
                <w:rFonts w:ascii="Arial" w:eastAsia="Calibri" w:hAnsi="Arial" w:cs="Arial"/>
                <w:lang w:val="en-CA"/>
              </w:rPr>
              <w:t xml:space="preserve"> and is available to employees</w:t>
            </w:r>
            <w:r w:rsidRPr="062BCBB7">
              <w:rPr>
                <w:rFonts w:ascii="Arial" w:eastAsia="Calibri" w:hAnsi="Arial" w:cs="Arial"/>
                <w:lang w:val="en-CA"/>
              </w:rPr>
              <w:t>.</w:t>
            </w:r>
            <w:r w:rsidR="130C3ED2" w:rsidRPr="062BCBB7">
              <w:rPr>
                <w:rFonts w:ascii="Arial" w:eastAsia="Calibri" w:hAnsi="Arial" w:cs="Arial"/>
                <w:lang w:val="en-CA"/>
              </w:rPr>
              <w:t xml:space="preserve"> </w:t>
            </w:r>
          </w:p>
          <w:p w14:paraId="788FFD3B" w14:textId="7D30A1EF" w:rsidR="007F2DCB" w:rsidRPr="00172904" w:rsidRDefault="5F8FC556" w:rsidP="062BCBB7">
            <w:pPr>
              <w:spacing w:after="200" w:line="240" w:lineRule="auto"/>
              <w:rPr>
                <w:rFonts w:ascii="Arial" w:eastAsia="Arial" w:hAnsi="Arial" w:cs="Arial"/>
                <w:lang w:val="en-CA"/>
              </w:rPr>
            </w:pPr>
            <w:r w:rsidRPr="3339DEEE">
              <w:rPr>
                <w:rFonts w:ascii="Arial" w:eastAsia="Calibri" w:hAnsi="Arial" w:cs="Arial"/>
                <w:lang w:val="en-CA"/>
              </w:rPr>
              <w:t>Generative AI training is p</w:t>
            </w:r>
            <w:r w:rsidR="006F4104">
              <w:rPr>
                <w:rFonts w:ascii="Arial" w:eastAsia="Calibri" w:hAnsi="Arial" w:cs="Arial"/>
                <w:lang w:val="en-CA"/>
              </w:rPr>
              <w:t>lanned to be integrated into</w:t>
            </w:r>
            <w:r w:rsidRPr="3339DEEE">
              <w:rPr>
                <w:rFonts w:ascii="Arial" w:eastAsia="Calibri" w:hAnsi="Arial" w:cs="Arial"/>
                <w:lang w:val="en-CA"/>
              </w:rPr>
              <w:t xml:space="preserve"> </w:t>
            </w:r>
            <w:r w:rsidR="009F3BE0">
              <w:rPr>
                <w:rFonts w:ascii="Arial" w:eastAsia="Calibri" w:hAnsi="Arial" w:cs="Arial"/>
                <w:lang w:val="en-CA"/>
              </w:rPr>
              <w:t xml:space="preserve">the </w:t>
            </w:r>
            <w:r w:rsidRPr="3339DEEE">
              <w:rPr>
                <w:rFonts w:ascii="Arial" w:eastAsia="Calibri" w:hAnsi="Arial" w:cs="Arial"/>
                <w:lang w:val="en-CA"/>
              </w:rPr>
              <w:t xml:space="preserve">mandatory Essential </w:t>
            </w:r>
            <w:r w:rsidR="05DAD6FC" w:rsidRPr="2B52707A">
              <w:rPr>
                <w:rFonts w:ascii="Arial" w:eastAsia="Calibri" w:hAnsi="Arial" w:cs="Arial"/>
                <w:lang w:val="en-CA"/>
              </w:rPr>
              <w:t>T</w:t>
            </w:r>
            <w:r w:rsidR="7A9A77E9" w:rsidRPr="2B52707A">
              <w:rPr>
                <w:rFonts w:ascii="Arial" w:eastAsia="Calibri" w:hAnsi="Arial" w:cs="Arial"/>
                <w:lang w:val="en-CA"/>
              </w:rPr>
              <w:t xml:space="preserve">raining </w:t>
            </w:r>
            <w:r w:rsidR="05DAD6FC" w:rsidRPr="2B52707A">
              <w:rPr>
                <w:rFonts w:ascii="Arial" w:eastAsia="Calibri" w:hAnsi="Arial" w:cs="Arial"/>
                <w:lang w:val="en-CA"/>
              </w:rPr>
              <w:t>C</w:t>
            </w:r>
            <w:r w:rsidR="7A9A77E9" w:rsidRPr="2B52707A">
              <w:rPr>
                <w:rFonts w:ascii="Arial" w:eastAsia="Calibri" w:hAnsi="Arial" w:cs="Arial"/>
                <w:lang w:val="en-CA"/>
              </w:rPr>
              <w:t>urriculum</w:t>
            </w:r>
            <w:r w:rsidRPr="3339DEEE">
              <w:rPr>
                <w:rFonts w:ascii="Arial" w:eastAsia="Calibri" w:hAnsi="Arial" w:cs="Arial"/>
                <w:lang w:val="en-CA"/>
              </w:rPr>
              <w:t xml:space="preserve"> for ESDC employee</w:t>
            </w:r>
            <w:r w:rsidR="006F4104">
              <w:rPr>
                <w:rFonts w:ascii="Arial" w:eastAsia="Calibri" w:hAnsi="Arial" w:cs="Arial"/>
                <w:lang w:val="en-CA"/>
              </w:rPr>
              <w:t>s</w:t>
            </w:r>
            <w:r w:rsidRPr="3339DEEE">
              <w:rPr>
                <w:rFonts w:ascii="Arial" w:eastAsia="Calibri" w:hAnsi="Arial" w:cs="Arial"/>
                <w:lang w:val="en-CA"/>
              </w:rPr>
              <w:t xml:space="preserve">. </w:t>
            </w:r>
            <w:r w:rsidR="537C17F1" w:rsidRPr="062BCBB7">
              <w:rPr>
                <w:rFonts w:ascii="Arial" w:eastAsia="Calibri" w:hAnsi="Arial" w:cs="Arial"/>
                <w:lang w:val="en-CA"/>
              </w:rPr>
              <w:t xml:space="preserve">Additional courses specific to privacy and AI are available through EDSC and </w:t>
            </w:r>
            <w:r w:rsidR="3CA3BCF0" w:rsidRPr="062BCBB7">
              <w:rPr>
                <w:rFonts w:ascii="Arial" w:eastAsia="Calibri" w:hAnsi="Arial" w:cs="Arial"/>
                <w:lang w:val="en-CA"/>
              </w:rPr>
              <w:t>CSPS, links are available through the AICoE platform.</w:t>
            </w:r>
            <w:r w:rsidR="6DC5494F" w:rsidRPr="062BCBB7">
              <w:rPr>
                <w:rFonts w:ascii="Arial" w:eastAsia="Calibri" w:hAnsi="Arial" w:cs="Arial"/>
                <w:lang w:val="en-CA"/>
              </w:rPr>
              <w:t xml:space="preserve"> </w:t>
            </w:r>
          </w:p>
          <w:p w14:paraId="487050EA" w14:textId="188DE22F" w:rsidR="007F2DCB" w:rsidRPr="00172904" w:rsidRDefault="6DC5494F" w:rsidP="00561B97">
            <w:pPr>
              <w:spacing w:after="200" w:line="240" w:lineRule="auto"/>
              <w:rPr>
                <w:rFonts w:ascii="Arial" w:eastAsia="Arial" w:hAnsi="Arial" w:cs="Arial"/>
                <w:lang w:val="en-CA"/>
              </w:rPr>
            </w:pPr>
            <w:r w:rsidRPr="6D00F725">
              <w:rPr>
                <w:rFonts w:ascii="Arial" w:eastAsia="Calibri" w:hAnsi="Arial" w:cs="Arial"/>
                <w:lang w:val="en-CA"/>
              </w:rPr>
              <w:t xml:space="preserve">It is mandatory </w:t>
            </w:r>
            <w:r w:rsidR="00B34061">
              <w:rPr>
                <w:rFonts w:ascii="Arial" w:eastAsia="Calibri" w:hAnsi="Arial" w:cs="Arial"/>
                <w:lang w:val="en-CA"/>
              </w:rPr>
              <w:t xml:space="preserve">for a user </w:t>
            </w:r>
            <w:r w:rsidRPr="6D00F725">
              <w:rPr>
                <w:rFonts w:ascii="Arial" w:eastAsia="Calibri" w:hAnsi="Arial" w:cs="Arial"/>
                <w:lang w:val="en-CA"/>
              </w:rPr>
              <w:t xml:space="preserve">to accept the </w:t>
            </w:r>
            <w:r w:rsidR="009871A4">
              <w:rPr>
                <w:rFonts w:ascii="Arial" w:eastAsia="Calibri" w:hAnsi="Arial" w:cs="Arial"/>
                <w:lang w:val="en-CA"/>
              </w:rPr>
              <w:t xml:space="preserve">ToU </w:t>
            </w:r>
            <w:r w:rsidR="00B34061">
              <w:rPr>
                <w:rFonts w:ascii="Arial" w:eastAsia="Calibri" w:hAnsi="Arial" w:cs="Arial"/>
                <w:lang w:val="en-CA"/>
              </w:rPr>
              <w:t xml:space="preserve">once per day when </w:t>
            </w:r>
            <w:r w:rsidRPr="6D00F725">
              <w:rPr>
                <w:rFonts w:ascii="Arial" w:eastAsia="Calibri" w:hAnsi="Arial" w:cs="Arial"/>
                <w:lang w:val="en-CA"/>
              </w:rPr>
              <w:t>sign</w:t>
            </w:r>
            <w:r w:rsidR="00B34061">
              <w:rPr>
                <w:rFonts w:ascii="Arial" w:eastAsia="Calibri" w:hAnsi="Arial" w:cs="Arial"/>
                <w:lang w:val="en-CA"/>
              </w:rPr>
              <w:t>ing</w:t>
            </w:r>
            <w:r w:rsidRPr="6D00F725">
              <w:rPr>
                <w:rFonts w:ascii="Arial" w:eastAsia="Calibri" w:hAnsi="Arial" w:cs="Arial"/>
                <w:lang w:val="en-CA"/>
              </w:rPr>
              <w:t xml:space="preserve"> in to EVA </w:t>
            </w:r>
            <w:r w:rsidR="00D71CBB">
              <w:rPr>
                <w:rFonts w:ascii="Arial" w:eastAsia="Calibri" w:hAnsi="Arial" w:cs="Arial"/>
                <w:lang w:val="en-CA"/>
              </w:rPr>
              <w:t>C</w:t>
            </w:r>
            <w:r w:rsidRPr="6D00F725">
              <w:rPr>
                <w:rFonts w:ascii="Arial" w:eastAsia="Calibri" w:hAnsi="Arial" w:cs="Arial"/>
                <w:lang w:val="en-CA"/>
              </w:rPr>
              <w:t>hat</w:t>
            </w:r>
            <w:r w:rsidR="23095399" w:rsidRPr="6D00F725">
              <w:rPr>
                <w:rFonts w:ascii="Arial" w:eastAsia="Calibri" w:hAnsi="Arial" w:cs="Arial"/>
                <w:lang w:val="en-CA"/>
              </w:rPr>
              <w:t>.</w:t>
            </w:r>
          </w:p>
        </w:tc>
        <w:tc>
          <w:tcPr>
            <w:tcW w:w="1937" w:type="pct"/>
          </w:tcPr>
          <w:p w14:paraId="23824959" w14:textId="3C4C9D4E" w:rsidR="00A605B6" w:rsidRDefault="003D00B8" w:rsidP="00561B97">
            <w:pPr>
              <w:spacing w:after="200" w:line="240" w:lineRule="auto"/>
              <w:rPr>
                <w:rFonts w:ascii="Arial" w:hAnsi="Arial" w:cs="Arial"/>
                <w:lang w:val="en-CA"/>
              </w:rPr>
            </w:pPr>
            <w:r w:rsidRPr="003D00B8">
              <w:rPr>
                <w:rFonts w:ascii="Arial" w:hAnsi="Arial" w:cs="Arial"/>
                <w:lang w:val="en-CA"/>
              </w:rPr>
              <w:t>There is a risk that without mandatory training users will not fully understand the</w:t>
            </w:r>
            <w:r w:rsidR="003351F3">
              <w:rPr>
                <w:rFonts w:ascii="Arial" w:hAnsi="Arial" w:cs="Arial"/>
                <w:lang w:val="en-CA"/>
              </w:rPr>
              <w:t xml:space="preserve"> </w:t>
            </w:r>
            <w:r w:rsidRPr="003D00B8">
              <w:rPr>
                <w:rFonts w:ascii="Arial" w:hAnsi="Arial" w:cs="Arial"/>
                <w:lang w:val="en-CA"/>
              </w:rPr>
              <w:t>requirements</w:t>
            </w:r>
            <w:r w:rsidR="003351F3">
              <w:rPr>
                <w:rFonts w:ascii="Arial" w:hAnsi="Arial" w:cs="Arial"/>
                <w:lang w:val="en-CA"/>
              </w:rPr>
              <w:t xml:space="preserve"> and responsibilities</w:t>
            </w:r>
            <w:r w:rsidRPr="003D00B8">
              <w:rPr>
                <w:rFonts w:ascii="Arial" w:hAnsi="Arial" w:cs="Arial"/>
                <w:lang w:val="en-CA"/>
              </w:rPr>
              <w:t xml:space="preserve"> on them to safeguard privacy in EVA Chat, see risk related to absence of mandatory training first identified in section 1, question </w:t>
            </w:r>
            <w:r w:rsidR="00156ADD">
              <w:rPr>
                <w:rFonts w:ascii="Arial" w:hAnsi="Arial" w:cs="Arial"/>
                <w:lang w:val="en-CA"/>
              </w:rPr>
              <w:t>1</w:t>
            </w:r>
            <w:r w:rsidRPr="003D00B8">
              <w:rPr>
                <w:rFonts w:ascii="Arial" w:hAnsi="Arial" w:cs="Arial"/>
                <w:lang w:val="en-CA"/>
              </w:rPr>
              <w:t xml:space="preserve">. </w:t>
            </w:r>
          </w:p>
          <w:p w14:paraId="17DD0F9B" w14:textId="1188C2F3" w:rsidR="007F2DCB" w:rsidRPr="00172904" w:rsidRDefault="003D00B8" w:rsidP="00561B97">
            <w:pPr>
              <w:spacing w:after="200" w:line="240" w:lineRule="auto"/>
              <w:rPr>
                <w:rFonts w:ascii="Arial" w:hAnsi="Arial" w:cs="Arial"/>
                <w:lang w:val="en-CA"/>
              </w:rPr>
            </w:pPr>
            <w:r w:rsidRPr="003D00B8">
              <w:rPr>
                <w:rFonts w:ascii="Arial" w:hAnsi="Arial" w:cs="Arial"/>
                <w:lang w:val="en-CA"/>
              </w:rPr>
              <w:t>There is also a concern that the current training, which covers both EVA Chat and Microsoft Copilot, may lead to user confusion, as the tools are similar but permit different levels of input (e.g., up to Protected B information is permitted in EVA Chat but not Microsoft Copilot). Such conflagration may lead to an increased risk of breach of personal information</w:t>
            </w:r>
            <w:r w:rsidR="005A643F">
              <w:rPr>
                <w:rFonts w:ascii="Arial" w:hAnsi="Arial" w:cs="Arial"/>
                <w:lang w:val="en-CA"/>
              </w:rPr>
              <w:t xml:space="preserve"> for the department</w:t>
            </w:r>
            <w:r w:rsidRPr="003D00B8">
              <w:rPr>
                <w:rFonts w:ascii="Arial" w:hAnsi="Arial" w:cs="Arial"/>
                <w:lang w:val="en-CA"/>
              </w:rPr>
              <w:t xml:space="preserve">. Please </w:t>
            </w:r>
            <w:r w:rsidR="00AF288C">
              <w:rPr>
                <w:rFonts w:ascii="Arial" w:hAnsi="Arial" w:cs="Arial"/>
                <w:lang w:val="en-CA"/>
              </w:rPr>
              <w:t xml:space="preserve">also </w:t>
            </w:r>
            <w:r w:rsidRPr="003D00B8">
              <w:rPr>
                <w:rFonts w:ascii="Arial" w:hAnsi="Arial" w:cs="Arial"/>
                <w:lang w:val="en-CA"/>
              </w:rPr>
              <w:t xml:space="preserve">see risk related to inadequacy of training identified first under section 1, question </w:t>
            </w:r>
            <w:r w:rsidR="00156ADD">
              <w:rPr>
                <w:rFonts w:ascii="Arial" w:hAnsi="Arial" w:cs="Arial"/>
                <w:lang w:val="en-CA"/>
              </w:rPr>
              <w:t>1</w:t>
            </w:r>
            <w:r w:rsidRPr="003D00B8">
              <w:rPr>
                <w:rFonts w:ascii="Arial" w:hAnsi="Arial" w:cs="Arial"/>
                <w:lang w:val="en-CA"/>
              </w:rPr>
              <w:t>.</w:t>
            </w:r>
          </w:p>
        </w:tc>
      </w:tr>
      <w:tr w:rsidR="001F0AFC" w:rsidRPr="00172904" w14:paraId="66B20BFB" w14:textId="77777777" w:rsidTr="70C8F3DC">
        <w:trPr>
          <w:trHeight w:val="692"/>
        </w:trPr>
        <w:tc>
          <w:tcPr>
            <w:tcW w:w="1047" w:type="pct"/>
          </w:tcPr>
          <w:p w14:paraId="6E9F49F7" w14:textId="77777777" w:rsidR="001F0AFC" w:rsidRPr="00EE74F7" w:rsidRDefault="001F0AFC" w:rsidP="00DF49EE">
            <w:pPr>
              <w:pStyle w:val="ListParagraph"/>
              <w:numPr>
                <w:ilvl w:val="1"/>
                <w:numId w:val="15"/>
              </w:numPr>
              <w:spacing w:after="200" w:line="240" w:lineRule="auto"/>
              <w:rPr>
                <w:rFonts w:ascii="Arial" w:hAnsi="Arial" w:cs="Arial"/>
              </w:rPr>
            </w:pPr>
            <w:r w:rsidRPr="00EE74F7">
              <w:rPr>
                <w:rFonts w:ascii="Arial" w:hAnsi="Arial" w:cs="Arial"/>
              </w:rPr>
              <w:t>If yes, is there specialized training provided for this specific program?</w:t>
            </w:r>
          </w:p>
        </w:tc>
        <w:sdt>
          <w:sdtPr>
            <w:rPr>
              <w:rFonts w:ascii="Arial" w:hAnsi="Arial" w:cs="Arial"/>
              <w:lang w:val="en-CA"/>
            </w:rPr>
            <w:id w:val="139001196"/>
            <w:placeholder>
              <w:docPart w:val="E11634829D414BE8B10F7F5D78BE13DA"/>
            </w:placeholder>
            <w:dropDownList>
              <w:listItem w:value="Choose an item."/>
              <w:listItem w:displayText="Yes" w:value="Yes"/>
              <w:listItem w:displayText="No" w:value="No"/>
              <w:listItem w:displayText="N/A" w:value="N/A"/>
            </w:dropDownList>
          </w:sdtPr>
          <w:sdtEndPr/>
          <w:sdtContent>
            <w:tc>
              <w:tcPr>
                <w:tcW w:w="645" w:type="pct"/>
              </w:tcPr>
              <w:p w14:paraId="6FE57201" w14:textId="105358FC" w:rsidR="001F0AFC" w:rsidRPr="00EE74F7" w:rsidRDefault="29A96138" w:rsidP="00561B97">
                <w:pPr>
                  <w:spacing w:after="200" w:line="240" w:lineRule="auto"/>
                  <w:rPr>
                    <w:rFonts w:ascii="Arial" w:hAnsi="Arial" w:cs="Arial"/>
                    <w:lang w:val="en-CA"/>
                  </w:rPr>
                </w:pPr>
                <w:r w:rsidRPr="00EE74F7">
                  <w:rPr>
                    <w:rFonts w:ascii="Arial" w:hAnsi="Arial" w:cs="Arial"/>
                    <w:lang w:val="en-CA"/>
                  </w:rPr>
                  <w:t>Yes</w:t>
                </w:r>
              </w:p>
            </w:tc>
          </w:sdtContent>
        </w:sdt>
        <w:tc>
          <w:tcPr>
            <w:tcW w:w="1371" w:type="pct"/>
          </w:tcPr>
          <w:p w14:paraId="4BB04766" w14:textId="46AB8F10" w:rsidR="00DD7682" w:rsidRDefault="00CF1814" w:rsidP="5387DEF7">
            <w:pPr>
              <w:spacing w:after="200" w:line="240" w:lineRule="auto"/>
              <w:rPr>
                <w:rFonts w:ascii="Arial" w:eastAsia="Calibri" w:hAnsi="Arial" w:cs="Arial"/>
                <w:lang w:val="en-CA"/>
              </w:rPr>
            </w:pPr>
            <w:r>
              <w:rPr>
                <w:rFonts w:ascii="Arial" w:eastAsia="Calibri" w:hAnsi="Arial" w:cs="Arial"/>
                <w:lang w:val="en-CA"/>
              </w:rPr>
              <w:t>Optional t</w:t>
            </w:r>
            <w:r w:rsidR="16F2C7C8" w:rsidRPr="062BCBB7">
              <w:rPr>
                <w:rFonts w:ascii="Arial" w:eastAsia="Calibri" w:hAnsi="Arial" w:cs="Arial"/>
                <w:lang w:val="en-CA"/>
              </w:rPr>
              <w:t xml:space="preserve">raining </w:t>
            </w:r>
            <w:r w:rsidR="00683C52">
              <w:rPr>
                <w:rFonts w:ascii="Arial" w:eastAsia="Calibri" w:hAnsi="Arial" w:cs="Arial"/>
                <w:lang w:val="en-CA"/>
              </w:rPr>
              <w:t xml:space="preserve">is available </w:t>
            </w:r>
            <w:r w:rsidR="16F2C7C8" w:rsidRPr="062BCBB7">
              <w:rPr>
                <w:rFonts w:ascii="Arial" w:eastAsia="Calibri" w:hAnsi="Arial" w:cs="Arial"/>
                <w:lang w:val="en-CA"/>
              </w:rPr>
              <w:t xml:space="preserve">on SABA </w:t>
            </w:r>
            <w:r w:rsidR="00683C52">
              <w:rPr>
                <w:rFonts w:ascii="Arial" w:eastAsia="Calibri" w:hAnsi="Arial" w:cs="Arial"/>
                <w:lang w:val="en-CA"/>
              </w:rPr>
              <w:t xml:space="preserve">which addresses EVA Chat and </w:t>
            </w:r>
            <w:r>
              <w:rPr>
                <w:rFonts w:ascii="Arial" w:eastAsia="Calibri" w:hAnsi="Arial" w:cs="Arial"/>
                <w:lang w:val="en-CA"/>
              </w:rPr>
              <w:t xml:space="preserve">Microsoft Copilot </w:t>
            </w:r>
            <w:r w:rsidR="00CA5703">
              <w:rPr>
                <w:rFonts w:ascii="Arial" w:eastAsia="Calibri" w:hAnsi="Arial" w:cs="Arial"/>
                <w:lang w:val="en-CA"/>
              </w:rPr>
              <w:t>and</w:t>
            </w:r>
            <w:r w:rsidR="00AD1D6F">
              <w:rPr>
                <w:rFonts w:ascii="Arial" w:eastAsia="Calibri" w:hAnsi="Arial" w:cs="Arial"/>
                <w:lang w:val="en-CA"/>
              </w:rPr>
              <w:t xml:space="preserve"> </w:t>
            </w:r>
            <w:r w:rsidR="20178CB5" w:rsidRPr="3339DEEE">
              <w:rPr>
                <w:rFonts w:ascii="Arial" w:eastAsia="Calibri" w:hAnsi="Arial" w:cs="Arial"/>
                <w:lang w:val="en-CA"/>
              </w:rPr>
              <w:t>has been designed</w:t>
            </w:r>
            <w:r w:rsidR="00683C52">
              <w:rPr>
                <w:rFonts w:ascii="Arial" w:eastAsia="Calibri" w:hAnsi="Arial" w:cs="Arial"/>
                <w:lang w:val="en-CA"/>
              </w:rPr>
              <w:t xml:space="preserve"> with</w:t>
            </w:r>
            <w:r w:rsidR="00CA5703">
              <w:rPr>
                <w:rFonts w:ascii="Arial" w:eastAsia="Calibri" w:hAnsi="Arial" w:cs="Arial"/>
                <w:lang w:val="en-CA"/>
              </w:rPr>
              <w:t xml:space="preserve"> </w:t>
            </w:r>
            <w:r w:rsidR="00CA5703" w:rsidRPr="00CA5703">
              <w:rPr>
                <w:rFonts w:ascii="Arial" w:eastAsia="Calibri" w:hAnsi="Arial" w:cs="Arial"/>
                <w:lang w:val="en-CA"/>
              </w:rPr>
              <w:t>the College at EDSC</w:t>
            </w:r>
            <w:r w:rsidR="00CA5703">
              <w:rPr>
                <w:rFonts w:ascii="Arial" w:eastAsia="Calibri" w:hAnsi="Arial" w:cs="Arial"/>
                <w:lang w:val="en-CA"/>
              </w:rPr>
              <w:t xml:space="preserve">. </w:t>
            </w:r>
          </w:p>
          <w:p w14:paraId="6192DD7C" w14:textId="52A7B220" w:rsidR="00F058A7" w:rsidRDefault="00BC3B2C" w:rsidP="5387DEF7">
            <w:pPr>
              <w:spacing w:after="200" w:line="240" w:lineRule="auto"/>
              <w:rPr>
                <w:rFonts w:ascii="Arial" w:eastAsia="Calibri" w:hAnsi="Arial" w:cs="Arial"/>
                <w:lang w:val="en-CA"/>
              </w:rPr>
            </w:pPr>
            <w:r w:rsidRPr="3339DEEE">
              <w:rPr>
                <w:rFonts w:ascii="Arial" w:eastAsia="Calibri" w:hAnsi="Arial" w:cs="Arial"/>
                <w:lang w:val="en-CA"/>
              </w:rPr>
              <w:t>Generative AI training is p</w:t>
            </w:r>
            <w:r>
              <w:rPr>
                <w:rFonts w:ascii="Arial" w:eastAsia="Calibri" w:hAnsi="Arial" w:cs="Arial"/>
                <w:lang w:val="en-CA"/>
              </w:rPr>
              <w:t>lanned to be integrated into</w:t>
            </w:r>
            <w:r w:rsidRPr="3339DEEE">
              <w:rPr>
                <w:rFonts w:ascii="Arial" w:eastAsia="Calibri" w:hAnsi="Arial" w:cs="Arial"/>
                <w:lang w:val="en-CA"/>
              </w:rPr>
              <w:t xml:space="preserve"> </w:t>
            </w:r>
            <w:r>
              <w:rPr>
                <w:rFonts w:ascii="Arial" w:eastAsia="Calibri" w:hAnsi="Arial" w:cs="Arial"/>
                <w:lang w:val="en-CA"/>
              </w:rPr>
              <w:t xml:space="preserve">the </w:t>
            </w:r>
            <w:r w:rsidRPr="3339DEEE">
              <w:rPr>
                <w:rFonts w:ascii="Arial" w:eastAsia="Calibri" w:hAnsi="Arial" w:cs="Arial"/>
                <w:lang w:val="en-CA"/>
              </w:rPr>
              <w:t xml:space="preserve">mandatory Essential </w:t>
            </w:r>
            <w:r w:rsidRPr="2B52707A">
              <w:rPr>
                <w:rFonts w:ascii="Arial" w:eastAsia="Calibri" w:hAnsi="Arial" w:cs="Arial"/>
                <w:lang w:val="en-CA"/>
              </w:rPr>
              <w:t>Training Curriculum</w:t>
            </w:r>
            <w:r w:rsidRPr="3339DEEE">
              <w:rPr>
                <w:rFonts w:ascii="Arial" w:eastAsia="Calibri" w:hAnsi="Arial" w:cs="Arial"/>
                <w:lang w:val="en-CA"/>
              </w:rPr>
              <w:t xml:space="preserve"> for ESDC employee</w:t>
            </w:r>
            <w:r>
              <w:rPr>
                <w:rFonts w:ascii="Arial" w:eastAsia="Calibri" w:hAnsi="Arial" w:cs="Arial"/>
                <w:lang w:val="en-CA"/>
              </w:rPr>
              <w:t>s</w:t>
            </w:r>
            <w:r w:rsidRPr="3339DEEE">
              <w:rPr>
                <w:rFonts w:ascii="Arial" w:eastAsia="Calibri" w:hAnsi="Arial" w:cs="Arial"/>
                <w:lang w:val="en-CA"/>
              </w:rPr>
              <w:t>.</w:t>
            </w:r>
            <w:r w:rsidR="20178CB5" w:rsidRPr="3339DEEE">
              <w:rPr>
                <w:rFonts w:ascii="Arial" w:eastAsia="Calibri" w:hAnsi="Arial" w:cs="Arial"/>
                <w:lang w:val="en-CA"/>
              </w:rPr>
              <w:t xml:space="preserve"> </w:t>
            </w:r>
            <w:r w:rsidR="16F2C7C8" w:rsidRPr="062BCBB7">
              <w:rPr>
                <w:rFonts w:ascii="Arial" w:eastAsia="Calibri" w:hAnsi="Arial" w:cs="Arial"/>
                <w:lang w:val="en-CA"/>
              </w:rPr>
              <w:t xml:space="preserve">Additionally, AI Education Resources are available on the AICoE portal, providing supplementary information and guidance for employees using EVA Chat. </w:t>
            </w:r>
          </w:p>
          <w:p w14:paraId="50537225" w14:textId="662239CC" w:rsidR="001F0AFC" w:rsidRPr="00F13748" w:rsidRDefault="7BE97C78" w:rsidP="006F09DE">
            <w:pPr>
              <w:spacing w:after="200" w:line="240" w:lineRule="auto"/>
              <w:rPr>
                <w:rFonts w:ascii="Arial" w:eastAsia="Calibri" w:hAnsi="Arial" w:cs="Arial"/>
                <w:lang w:val="en-CA"/>
              </w:rPr>
            </w:pPr>
            <w:r w:rsidRPr="685A6F4F">
              <w:rPr>
                <w:rFonts w:ascii="Arial" w:eastAsia="Calibri" w:hAnsi="Arial" w:cs="Arial"/>
                <w:lang w:val="en-CA"/>
              </w:rPr>
              <w:t xml:space="preserve">Users must agree to the </w:t>
            </w:r>
            <w:r w:rsidR="51B1AF70" w:rsidRPr="2B52707A">
              <w:rPr>
                <w:rFonts w:ascii="Arial" w:eastAsia="Calibri" w:hAnsi="Arial" w:cs="Arial"/>
                <w:lang w:val="en-CA"/>
              </w:rPr>
              <w:t>ToU</w:t>
            </w:r>
            <w:r w:rsidRPr="685A6F4F">
              <w:rPr>
                <w:rFonts w:ascii="Arial" w:eastAsia="Calibri" w:hAnsi="Arial" w:cs="Arial"/>
                <w:lang w:val="en-CA"/>
              </w:rPr>
              <w:t>, which outline</w:t>
            </w:r>
            <w:r w:rsidR="00B34061">
              <w:rPr>
                <w:rFonts w:ascii="Arial" w:eastAsia="Calibri" w:hAnsi="Arial" w:cs="Arial"/>
                <w:lang w:val="en-CA"/>
              </w:rPr>
              <w:t>s</w:t>
            </w:r>
            <w:r w:rsidRPr="685A6F4F">
              <w:rPr>
                <w:rFonts w:ascii="Arial" w:eastAsia="Calibri" w:hAnsi="Arial" w:cs="Arial"/>
                <w:lang w:val="en-CA"/>
              </w:rPr>
              <w:t xml:space="preserve"> privacy requirements and specify the dos and </w:t>
            </w:r>
            <w:r w:rsidRPr="685A6F4F">
              <w:rPr>
                <w:rFonts w:ascii="Arial" w:eastAsia="Calibri" w:hAnsi="Arial" w:cs="Arial"/>
                <w:lang w:val="en-CA"/>
              </w:rPr>
              <w:lastRenderedPageBreak/>
              <w:t xml:space="preserve">don'ts of using the EVA application. </w:t>
            </w:r>
            <w:r w:rsidR="006F09DE">
              <w:rPr>
                <w:rFonts w:ascii="Arial" w:eastAsia="Calibri" w:hAnsi="Arial" w:cs="Arial"/>
                <w:lang w:val="en-CA"/>
              </w:rPr>
              <w:t>(See Annex F</w:t>
            </w:r>
            <w:r w:rsidR="7D00EB75" w:rsidRPr="34FF7321">
              <w:rPr>
                <w:rFonts w:ascii="Arial" w:eastAsia="Calibri" w:hAnsi="Arial" w:cs="Arial"/>
                <w:lang w:val="en-CA"/>
              </w:rPr>
              <w:t>)</w:t>
            </w:r>
          </w:p>
        </w:tc>
        <w:tc>
          <w:tcPr>
            <w:tcW w:w="1937" w:type="pct"/>
          </w:tcPr>
          <w:p w14:paraId="2C4ED0EE" w14:textId="3364FFE1" w:rsidR="001F0AFC" w:rsidRPr="00172904" w:rsidRDefault="008662A0" w:rsidP="00561B97">
            <w:pPr>
              <w:spacing w:after="200" w:line="240" w:lineRule="auto"/>
              <w:rPr>
                <w:rFonts w:ascii="Arial" w:hAnsi="Arial" w:cs="Arial"/>
                <w:lang w:val="en-CA"/>
              </w:rPr>
            </w:pPr>
            <w:r>
              <w:rPr>
                <w:rFonts w:ascii="Arial" w:hAnsi="Arial" w:cs="Arial"/>
                <w:lang w:val="en-CA"/>
              </w:rPr>
              <w:lastRenderedPageBreak/>
              <w:t>See risks described above.</w:t>
            </w:r>
          </w:p>
        </w:tc>
      </w:tr>
      <w:tr w:rsidR="001F0AFC" w:rsidRPr="00172904" w14:paraId="6DB7429E" w14:textId="77777777" w:rsidTr="70C8F3DC">
        <w:trPr>
          <w:trHeight w:val="692"/>
        </w:trPr>
        <w:tc>
          <w:tcPr>
            <w:tcW w:w="1047" w:type="pct"/>
          </w:tcPr>
          <w:p w14:paraId="57828E00" w14:textId="77777777" w:rsidR="001F0AFC" w:rsidRPr="00172904" w:rsidRDefault="001F0AFC" w:rsidP="00DF49EE">
            <w:pPr>
              <w:pStyle w:val="ListParagraph"/>
              <w:numPr>
                <w:ilvl w:val="0"/>
                <w:numId w:val="15"/>
              </w:numPr>
              <w:spacing w:after="200" w:line="240" w:lineRule="auto"/>
              <w:rPr>
                <w:rFonts w:ascii="Arial" w:hAnsi="Arial" w:cs="Arial"/>
              </w:rPr>
            </w:pPr>
            <w:r w:rsidRPr="00172904">
              <w:rPr>
                <w:rFonts w:ascii="Arial" w:hAnsi="Arial" w:cs="Arial"/>
              </w:rPr>
              <w:t xml:space="preserve">Have security procedures for the collection, transmission, storage and disposal of personal information, and access to it, been documented? </w:t>
            </w:r>
          </w:p>
        </w:tc>
        <w:sdt>
          <w:sdtPr>
            <w:rPr>
              <w:rFonts w:ascii="Arial" w:hAnsi="Arial" w:cs="Arial"/>
              <w:lang w:val="en-CA"/>
            </w:rPr>
            <w:id w:val="1168752526"/>
            <w:placeholder>
              <w:docPart w:val="85338E833A554206B1C785C0F03DAA6E"/>
            </w:placeholder>
            <w:dropDownList>
              <w:listItem w:value="Choose an item."/>
              <w:listItem w:displayText="Yes" w:value="Yes"/>
              <w:listItem w:displayText="No" w:value="No"/>
              <w:listItem w:displayText="N/A" w:value="N/A"/>
            </w:dropDownList>
          </w:sdtPr>
          <w:sdtEndPr/>
          <w:sdtContent>
            <w:tc>
              <w:tcPr>
                <w:tcW w:w="645" w:type="pct"/>
              </w:tcPr>
              <w:p w14:paraId="468E6C78" w14:textId="4BBCE1EE" w:rsidR="001F0AFC" w:rsidRPr="00172904" w:rsidRDefault="78D801AE"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3B8F7030" w14:textId="2A1A87FA" w:rsidR="001F0AFC" w:rsidRPr="00172904" w:rsidRDefault="00550017" w:rsidP="47D7C777">
            <w:pPr>
              <w:spacing w:after="200" w:line="240" w:lineRule="auto"/>
              <w:rPr>
                <w:rFonts w:ascii="Arial" w:hAnsi="Arial" w:cs="Arial"/>
              </w:rPr>
            </w:pPr>
            <w:r>
              <w:rPr>
                <w:rFonts w:ascii="Arial" w:hAnsi="Arial" w:cs="Arial"/>
              </w:rPr>
              <w:t>A f</w:t>
            </w:r>
            <w:r w:rsidR="78D801AE" w:rsidRPr="68DCC41A">
              <w:rPr>
                <w:rFonts w:ascii="Arial" w:hAnsi="Arial" w:cs="Arial"/>
              </w:rPr>
              <w:t>ull SA&amp;A has been completed.</w:t>
            </w:r>
          </w:p>
          <w:p w14:paraId="00FA248A" w14:textId="40927684" w:rsidR="001F0AFC" w:rsidRPr="00172904" w:rsidRDefault="672EFBBF" w:rsidP="5387DEF7">
            <w:pPr>
              <w:spacing w:after="0" w:line="240" w:lineRule="auto"/>
              <w:rPr>
                <w:rFonts w:ascii="Arial" w:eastAsia="Arial" w:hAnsi="Arial" w:cs="Arial"/>
                <w:color w:val="000000" w:themeColor="text1"/>
                <w:lang w:val="en-CA"/>
              </w:rPr>
            </w:pPr>
            <w:r w:rsidRPr="47D7C777">
              <w:rPr>
                <w:rFonts w:ascii="Arial" w:eastAsia="Arial" w:hAnsi="Arial" w:cs="Arial"/>
                <w:color w:val="000000" w:themeColor="text1"/>
                <w:lang w:val="en-CA"/>
              </w:rPr>
              <w:t>This security assessment was based on a Security Controls Traceability Matrix (SCTM) with 190 controls, of which:</w:t>
            </w:r>
          </w:p>
          <w:p w14:paraId="07C1BE50" w14:textId="1C204C4C" w:rsidR="001F0AFC" w:rsidRPr="00172904" w:rsidRDefault="672EFBBF" w:rsidP="00DF49EE">
            <w:pPr>
              <w:pStyle w:val="ListParagraph"/>
              <w:numPr>
                <w:ilvl w:val="0"/>
                <w:numId w:val="23"/>
              </w:numPr>
              <w:spacing w:after="0" w:line="240" w:lineRule="auto"/>
              <w:rPr>
                <w:rFonts w:ascii="Arial" w:eastAsia="Arial" w:hAnsi="Arial" w:cs="Arial"/>
                <w:color w:val="000000" w:themeColor="text1"/>
              </w:rPr>
            </w:pPr>
            <w:r w:rsidRPr="5387DEF7">
              <w:rPr>
                <w:rFonts w:ascii="Arial" w:eastAsia="Arial" w:hAnsi="Arial" w:cs="Arial"/>
                <w:color w:val="000000" w:themeColor="text1"/>
              </w:rPr>
              <w:t>132 controls were met</w:t>
            </w:r>
          </w:p>
          <w:p w14:paraId="1014A425" w14:textId="61BE14F2" w:rsidR="001F0AFC" w:rsidRPr="00172904" w:rsidRDefault="672EFBBF" w:rsidP="00DF49EE">
            <w:pPr>
              <w:pStyle w:val="ListParagraph"/>
              <w:numPr>
                <w:ilvl w:val="0"/>
                <w:numId w:val="23"/>
              </w:numPr>
              <w:spacing w:after="0" w:line="240" w:lineRule="auto"/>
              <w:rPr>
                <w:rFonts w:ascii="Arial" w:eastAsia="Arial" w:hAnsi="Arial" w:cs="Arial"/>
                <w:color w:val="000000" w:themeColor="text1"/>
              </w:rPr>
            </w:pPr>
            <w:r w:rsidRPr="5387DEF7">
              <w:rPr>
                <w:rFonts w:ascii="Arial" w:eastAsia="Arial" w:hAnsi="Arial" w:cs="Arial"/>
                <w:color w:val="000000" w:themeColor="text1"/>
              </w:rPr>
              <w:t>13 controls were partially met</w:t>
            </w:r>
          </w:p>
          <w:p w14:paraId="0FE8484F" w14:textId="7692D332" w:rsidR="001F0AFC" w:rsidRPr="00172904" w:rsidRDefault="04EF3ABE" w:rsidP="00DF49EE">
            <w:pPr>
              <w:pStyle w:val="ListParagraph"/>
              <w:numPr>
                <w:ilvl w:val="0"/>
                <w:numId w:val="23"/>
              </w:numPr>
              <w:spacing w:after="0" w:line="240" w:lineRule="auto"/>
              <w:rPr>
                <w:rFonts w:ascii="Arial" w:eastAsia="Arial" w:hAnsi="Arial" w:cs="Arial"/>
                <w:b/>
                <w:bCs/>
                <w:color w:val="000000" w:themeColor="text1"/>
              </w:rPr>
            </w:pPr>
            <w:r w:rsidRPr="5387DEF7">
              <w:rPr>
                <w:rFonts w:ascii="Arial" w:eastAsia="Arial" w:hAnsi="Arial" w:cs="Arial"/>
                <w:color w:val="000000" w:themeColor="text1"/>
              </w:rPr>
              <w:t>8 controls were not met</w:t>
            </w:r>
          </w:p>
          <w:p w14:paraId="4D428B0B" w14:textId="0F8B4D68" w:rsidR="001F0AFC" w:rsidRPr="00172904" w:rsidRDefault="04EF3ABE" w:rsidP="00DF49EE">
            <w:pPr>
              <w:pStyle w:val="ListParagraph"/>
              <w:numPr>
                <w:ilvl w:val="0"/>
                <w:numId w:val="23"/>
              </w:numPr>
              <w:spacing w:after="0" w:line="240" w:lineRule="auto"/>
              <w:rPr>
                <w:rFonts w:ascii="Arial" w:eastAsia="Arial" w:hAnsi="Arial" w:cs="Arial"/>
                <w:color w:val="000000" w:themeColor="text1"/>
              </w:rPr>
            </w:pPr>
            <w:r w:rsidRPr="5387DEF7">
              <w:rPr>
                <w:rFonts w:ascii="Arial" w:eastAsia="Arial" w:hAnsi="Arial" w:cs="Arial"/>
                <w:color w:val="000000" w:themeColor="text1"/>
              </w:rPr>
              <w:t xml:space="preserve">37 controls were not applicable and were out of </w:t>
            </w:r>
            <w:r w:rsidRPr="6AD13147">
              <w:rPr>
                <w:rFonts w:ascii="Arial" w:eastAsia="Arial" w:hAnsi="Arial" w:cs="Arial"/>
                <w:color w:val="000000" w:themeColor="text1"/>
              </w:rPr>
              <w:t>scope</w:t>
            </w:r>
          </w:p>
          <w:p w14:paraId="3B113CF9" w14:textId="11FDBFE5" w:rsidR="6AD13147" w:rsidRDefault="6AD13147" w:rsidP="6AD13147">
            <w:pPr>
              <w:spacing w:after="0" w:line="240" w:lineRule="auto"/>
              <w:ind w:left="720"/>
              <w:rPr>
                <w:rFonts w:ascii="Arial" w:eastAsia="Arial" w:hAnsi="Arial" w:cs="Arial"/>
                <w:color w:val="000000" w:themeColor="text1"/>
                <w:lang w:val="en-CA"/>
              </w:rPr>
            </w:pPr>
          </w:p>
          <w:p w14:paraId="67E845D9" w14:textId="5920B6A4" w:rsidR="6AD13147" w:rsidRDefault="427CD4D8" w:rsidP="5387DEF7">
            <w:pPr>
              <w:spacing w:after="0" w:line="240" w:lineRule="auto"/>
              <w:rPr>
                <w:rFonts w:ascii="Arial" w:eastAsia="Arial" w:hAnsi="Arial" w:cs="Arial"/>
                <w:lang w:val="en-CA"/>
              </w:rPr>
            </w:pPr>
            <w:r w:rsidRPr="062BCBB7">
              <w:rPr>
                <w:rFonts w:ascii="Arial" w:eastAsia="Arial" w:hAnsi="Arial" w:cs="Arial"/>
                <w:color w:val="000000" w:themeColor="text1"/>
                <w:lang w:val="en-CA"/>
              </w:rPr>
              <w:t>1.</w:t>
            </w:r>
            <w:r w:rsidR="2815F2C2" w:rsidRPr="062BCBB7">
              <w:rPr>
                <w:rFonts w:ascii="Arial" w:eastAsia="Arial" w:hAnsi="Arial" w:cs="Arial"/>
                <w:color w:val="000000" w:themeColor="text1"/>
                <w:lang w:val="en-CA"/>
              </w:rPr>
              <w:t xml:space="preserve">RA-5 </w:t>
            </w:r>
            <w:r w:rsidR="34D4BED2" w:rsidRPr="062BCBB7">
              <w:rPr>
                <w:rFonts w:ascii="Arial" w:eastAsia="Arial" w:hAnsi="Arial" w:cs="Arial"/>
                <w:color w:val="000000" w:themeColor="text1"/>
                <w:lang w:val="en-CA"/>
              </w:rPr>
              <w:t>Vulnerability</w:t>
            </w:r>
            <w:r w:rsidR="2815F2C2" w:rsidRPr="062BCBB7">
              <w:rPr>
                <w:rFonts w:ascii="Arial" w:eastAsia="Arial" w:hAnsi="Arial" w:cs="Arial"/>
                <w:color w:val="000000" w:themeColor="text1"/>
                <w:lang w:val="en-CA"/>
              </w:rPr>
              <w:t xml:space="preserve"> Scanning (ST&amp;E </w:t>
            </w:r>
            <w:r w:rsidR="52CDA05E" w:rsidRPr="062BCBB7">
              <w:rPr>
                <w:rFonts w:ascii="Arial" w:eastAsia="Arial" w:hAnsi="Arial" w:cs="Arial"/>
                <w:color w:val="000000" w:themeColor="text1"/>
                <w:lang w:val="en-CA"/>
              </w:rPr>
              <w:t>Security Testing</w:t>
            </w:r>
            <w:r w:rsidR="693B553D" w:rsidRPr="062BCBB7">
              <w:rPr>
                <w:rFonts w:ascii="Arial" w:eastAsia="Arial" w:hAnsi="Arial" w:cs="Arial"/>
                <w:color w:val="000000" w:themeColor="text1"/>
                <w:lang w:val="en-CA"/>
              </w:rPr>
              <w:t>)</w:t>
            </w:r>
            <w:r w:rsidR="2815F2C2" w:rsidRPr="062BCBB7">
              <w:rPr>
                <w:rFonts w:ascii="Arial" w:eastAsia="Arial" w:hAnsi="Arial" w:cs="Arial"/>
                <w:color w:val="000000" w:themeColor="text1"/>
                <w:lang w:val="en-CA"/>
              </w:rPr>
              <w:t xml:space="preserve"> is in progress</w:t>
            </w:r>
            <w:r w:rsidR="2C279394" w:rsidRPr="062BCBB7">
              <w:rPr>
                <w:rFonts w:ascii="Arial" w:eastAsia="Arial" w:hAnsi="Arial" w:cs="Arial"/>
                <w:color w:val="000000" w:themeColor="text1"/>
                <w:lang w:val="en-CA"/>
              </w:rPr>
              <w:t>, currently</w:t>
            </w:r>
            <w:r w:rsidR="2815F2C2" w:rsidRPr="062BCBB7">
              <w:rPr>
                <w:rFonts w:ascii="Arial" w:eastAsia="Arial" w:hAnsi="Arial" w:cs="Arial"/>
                <w:color w:val="000000" w:themeColor="text1"/>
                <w:lang w:val="en-CA"/>
              </w:rPr>
              <w:t xml:space="preserve"> </w:t>
            </w:r>
            <w:r w:rsidR="1E91D518" w:rsidRPr="062BCBB7">
              <w:rPr>
                <w:rFonts w:ascii="Arial" w:eastAsia="Arial" w:hAnsi="Arial" w:cs="Arial"/>
                <w:color w:val="000000" w:themeColor="text1"/>
                <w:lang w:val="en-CA"/>
              </w:rPr>
              <w:t>IT sec</w:t>
            </w:r>
            <w:r w:rsidR="2C279394" w:rsidRPr="062BCBB7">
              <w:rPr>
                <w:rFonts w:ascii="Arial" w:eastAsia="Arial" w:hAnsi="Arial" w:cs="Arial"/>
                <w:color w:val="000000" w:themeColor="text1"/>
                <w:lang w:val="en-CA"/>
              </w:rPr>
              <w:t>urity</w:t>
            </w:r>
            <w:r w:rsidR="1E91D518" w:rsidRPr="062BCBB7">
              <w:rPr>
                <w:rFonts w:ascii="Arial" w:eastAsia="Arial" w:hAnsi="Arial" w:cs="Arial"/>
                <w:lang w:val="en-CA"/>
              </w:rPr>
              <w:t xml:space="preserve"> ha</w:t>
            </w:r>
            <w:r w:rsidR="2C279394" w:rsidRPr="062BCBB7">
              <w:rPr>
                <w:rFonts w:ascii="Arial" w:eastAsia="Arial" w:hAnsi="Arial" w:cs="Arial"/>
                <w:lang w:val="en-CA"/>
              </w:rPr>
              <w:t>s</w:t>
            </w:r>
            <w:r w:rsidR="0A2C07AA" w:rsidRPr="062BCBB7">
              <w:rPr>
                <w:rFonts w:ascii="Arial" w:eastAsia="Arial" w:hAnsi="Arial" w:cs="Arial"/>
                <w:lang w:val="en-CA"/>
              </w:rPr>
              <w:t xml:space="preserve"> not</w:t>
            </w:r>
            <w:r w:rsidR="1B96466C" w:rsidRPr="062BCBB7">
              <w:rPr>
                <w:rFonts w:ascii="Arial" w:eastAsia="Arial" w:hAnsi="Arial" w:cs="Arial"/>
                <w:lang w:val="en-CA"/>
              </w:rPr>
              <w:t xml:space="preserve"> </w:t>
            </w:r>
            <w:r w:rsidR="1E91D518" w:rsidRPr="062BCBB7">
              <w:rPr>
                <w:rFonts w:ascii="Arial" w:eastAsia="Arial" w:hAnsi="Arial" w:cs="Arial"/>
                <w:lang w:val="en-CA"/>
              </w:rPr>
              <w:t xml:space="preserve">seen, highs, </w:t>
            </w:r>
            <w:r w:rsidR="47A98B60" w:rsidRPr="062BCBB7">
              <w:rPr>
                <w:rFonts w:ascii="Arial" w:eastAsia="Arial" w:hAnsi="Arial" w:cs="Arial"/>
                <w:lang w:val="en-CA"/>
              </w:rPr>
              <w:t xml:space="preserve">or </w:t>
            </w:r>
            <w:r w:rsidR="1E91D518" w:rsidRPr="062BCBB7">
              <w:rPr>
                <w:rFonts w:ascii="Arial" w:eastAsia="Arial" w:hAnsi="Arial" w:cs="Arial"/>
                <w:lang w:val="en-CA"/>
              </w:rPr>
              <w:t>mediums, only some lows that are false positive</w:t>
            </w:r>
            <w:r w:rsidR="00E547CB">
              <w:rPr>
                <w:rFonts w:ascii="Arial" w:eastAsia="Arial" w:hAnsi="Arial" w:cs="Arial"/>
                <w:lang w:val="en-CA"/>
              </w:rPr>
              <w:t>s</w:t>
            </w:r>
            <w:r w:rsidR="1E91D518" w:rsidRPr="062BCBB7">
              <w:rPr>
                <w:rFonts w:ascii="Arial" w:eastAsia="Arial" w:hAnsi="Arial" w:cs="Arial"/>
                <w:lang w:val="en-CA"/>
              </w:rPr>
              <w:t>,</w:t>
            </w:r>
          </w:p>
          <w:p w14:paraId="26CEA59D" w14:textId="77777777" w:rsidR="0093680A" w:rsidRDefault="0093680A" w:rsidP="5387DEF7">
            <w:pPr>
              <w:spacing w:after="0" w:line="240" w:lineRule="auto"/>
              <w:rPr>
                <w:rFonts w:ascii="Arial" w:eastAsia="Arial" w:hAnsi="Arial" w:cs="Arial"/>
                <w:color w:val="000000" w:themeColor="text1"/>
              </w:rPr>
            </w:pPr>
          </w:p>
          <w:p w14:paraId="636ABE5D" w14:textId="0A8DF851" w:rsidR="7AA70871" w:rsidRDefault="7AA70871" w:rsidP="6AD13147">
            <w:pPr>
              <w:spacing w:after="0" w:line="240" w:lineRule="auto"/>
              <w:rPr>
                <w:rFonts w:ascii="Arial" w:eastAsia="Arial" w:hAnsi="Arial" w:cs="Arial"/>
                <w:lang w:val="en-CA"/>
              </w:rPr>
            </w:pPr>
            <w:r w:rsidRPr="6AD13147">
              <w:rPr>
                <w:rFonts w:ascii="Arial" w:eastAsia="Arial" w:hAnsi="Arial" w:cs="Arial"/>
                <w:lang w:val="en-CA"/>
              </w:rPr>
              <w:t>2.</w:t>
            </w:r>
            <w:r w:rsidR="376803E2" w:rsidRPr="6AD13147">
              <w:rPr>
                <w:rFonts w:ascii="Arial" w:eastAsia="Arial" w:hAnsi="Arial" w:cs="Arial"/>
                <w:lang w:val="en-CA"/>
              </w:rPr>
              <w:t>2</w:t>
            </w:r>
            <w:r w:rsidRPr="6AD13147">
              <w:rPr>
                <w:rFonts w:ascii="Arial" w:eastAsia="Arial" w:hAnsi="Arial" w:cs="Arial"/>
                <w:lang w:val="en-CA"/>
              </w:rPr>
              <w:t xml:space="preserve"> Controls related to Audit Trails</w:t>
            </w:r>
            <w:r w:rsidR="00FF027C">
              <w:rPr>
                <w:rFonts w:ascii="Arial" w:eastAsia="Arial" w:hAnsi="Arial" w:cs="Arial"/>
                <w:lang w:val="en-CA"/>
              </w:rPr>
              <w:t>:</w:t>
            </w:r>
          </w:p>
          <w:p w14:paraId="482869DB" w14:textId="439BBED2" w:rsidR="7AA70871" w:rsidRDefault="0991A1D2" w:rsidP="6AD13147">
            <w:pPr>
              <w:spacing w:before="240" w:after="240"/>
              <w:rPr>
                <w:rFonts w:ascii="Arial" w:eastAsia="Arial" w:hAnsi="Arial" w:cs="Arial"/>
                <w:lang w:val="en-CA"/>
              </w:rPr>
            </w:pPr>
            <w:r w:rsidRPr="6D00F725">
              <w:rPr>
                <w:rFonts w:ascii="Arial" w:eastAsia="Arial" w:hAnsi="Arial" w:cs="Arial"/>
                <w:lang w:val="en-CA"/>
              </w:rPr>
              <w:t>C</w:t>
            </w:r>
            <w:r w:rsidR="1E91D518" w:rsidRPr="6D00F725">
              <w:rPr>
                <w:rFonts w:ascii="Arial" w:eastAsia="Arial" w:hAnsi="Arial" w:cs="Arial"/>
                <w:lang w:val="en-CA"/>
              </w:rPr>
              <w:t xml:space="preserve">yber security </w:t>
            </w:r>
            <w:r w:rsidRPr="6D00F725">
              <w:rPr>
                <w:rFonts w:ascii="Arial" w:eastAsia="Arial" w:hAnsi="Arial" w:cs="Arial"/>
                <w:lang w:val="en-CA"/>
              </w:rPr>
              <w:t xml:space="preserve">confirmed </w:t>
            </w:r>
            <w:r w:rsidR="188EA36D" w:rsidRPr="6D00F725">
              <w:rPr>
                <w:rFonts w:ascii="Arial" w:eastAsia="Arial" w:hAnsi="Arial" w:cs="Arial"/>
                <w:lang w:val="en-CA"/>
              </w:rPr>
              <w:t>that they will m</w:t>
            </w:r>
            <w:r w:rsidR="1E91D518" w:rsidRPr="6D00F725">
              <w:rPr>
                <w:rFonts w:ascii="Arial" w:eastAsia="Arial" w:hAnsi="Arial" w:cs="Arial"/>
                <w:lang w:val="en-CA"/>
              </w:rPr>
              <w:t>onitor alerts from Sentinel SIEM tool</w:t>
            </w:r>
            <w:r w:rsidR="6288094B" w:rsidRPr="6D00F725">
              <w:rPr>
                <w:rFonts w:ascii="Arial" w:eastAsia="Arial" w:hAnsi="Arial" w:cs="Arial"/>
                <w:lang w:val="en-CA"/>
              </w:rPr>
              <w:t xml:space="preserve"> for EVA Chat</w:t>
            </w:r>
            <w:r w:rsidR="1E91D518" w:rsidRPr="6D00F725">
              <w:rPr>
                <w:rFonts w:ascii="Arial" w:eastAsia="Arial" w:hAnsi="Arial" w:cs="Arial"/>
                <w:lang w:val="en-CA"/>
              </w:rPr>
              <w:t xml:space="preserve">. </w:t>
            </w:r>
            <w:r w:rsidR="356F4494" w:rsidRPr="6D00F725">
              <w:rPr>
                <w:rFonts w:ascii="Arial" w:eastAsia="Arial" w:hAnsi="Arial" w:cs="Arial"/>
                <w:lang w:val="en-CA"/>
              </w:rPr>
              <w:t>This will include a</w:t>
            </w:r>
            <w:r w:rsidR="1E91D518" w:rsidRPr="6D00F725">
              <w:rPr>
                <w:rFonts w:ascii="Arial" w:eastAsia="Arial" w:hAnsi="Arial" w:cs="Arial"/>
                <w:lang w:val="en-CA"/>
              </w:rPr>
              <w:t>nalysis of audit records, eliminate false positives, etc</w:t>
            </w:r>
            <w:r w:rsidR="20BA0860" w:rsidRPr="6D00F725">
              <w:rPr>
                <w:rFonts w:ascii="Arial" w:eastAsia="Arial" w:hAnsi="Arial" w:cs="Arial"/>
                <w:lang w:val="en-CA"/>
              </w:rPr>
              <w:t>.</w:t>
            </w:r>
            <w:r w:rsidR="001E124F">
              <w:rPr>
                <w:rFonts w:ascii="Arial" w:eastAsia="Arial" w:hAnsi="Arial" w:cs="Arial"/>
                <w:lang w:val="en-CA"/>
              </w:rPr>
              <w:t xml:space="preserve"> (See Annex F)</w:t>
            </w:r>
          </w:p>
          <w:p w14:paraId="2FBADE0A" w14:textId="1661ADD2" w:rsidR="61884F95" w:rsidRDefault="61884F95" w:rsidP="6AD13147">
            <w:pPr>
              <w:spacing w:before="240" w:after="240"/>
              <w:rPr>
                <w:rFonts w:ascii="Arial" w:eastAsia="Arial" w:hAnsi="Arial" w:cs="Arial"/>
                <w:lang w:val="en-CA"/>
              </w:rPr>
            </w:pPr>
            <w:r w:rsidRPr="6AD13147">
              <w:rPr>
                <w:rFonts w:ascii="Arial" w:eastAsia="Arial" w:hAnsi="Arial" w:cs="Arial"/>
                <w:lang w:val="en-CA"/>
              </w:rPr>
              <w:t xml:space="preserve">3. 5 Controls </w:t>
            </w:r>
            <w:r w:rsidR="003013E9">
              <w:rPr>
                <w:rFonts w:ascii="Arial" w:eastAsia="Arial" w:hAnsi="Arial" w:cs="Arial"/>
                <w:lang w:val="en-CA"/>
              </w:rPr>
              <w:t xml:space="preserve">identified </w:t>
            </w:r>
            <w:r w:rsidR="29632214" w:rsidRPr="34FF7321">
              <w:rPr>
                <w:rFonts w:ascii="Arial" w:eastAsia="Arial" w:hAnsi="Arial" w:cs="Arial"/>
                <w:lang w:val="en-CA"/>
              </w:rPr>
              <w:t>relate</w:t>
            </w:r>
            <w:r w:rsidRPr="6AD13147">
              <w:rPr>
                <w:rFonts w:ascii="Arial" w:eastAsia="Arial" w:hAnsi="Arial" w:cs="Arial"/>
                <w:lang w:val="en-CA"/>
              </w:rPr>
              <w:t xml:space="preserve"> to Incident Manag</w:t>
            </w:r>
            <w:r w:rsidR="004679C7">
              <w:rPr>
                <w:rFonts w:ascii="Arial" w:eastAsia="Arial" w:hAnsi="Arial" w:cs="Arial"/>
                <w:lang w:val="en-CA"/>
              </w:rPr>
              <w:t>e</w:t>
            </w:r>
            <w:r w:rsidRPr="6AD13147">
              <w:rPr>
                <w:rFonts w:ascii="Arial" w:eastAsia="Arial" w:hAnsi="Arial" w:cs="Arial"/>
                <w:lang w:val="en-CA"/>
              </w:rPr>
              <w:t>ment</w:t>
            </w:r>
            <w:r w:rsidR="29632214" w:rsidRPr="34FF7321">
              <w:rPr>
                <w:rFonts w:ascii="Arial" w:eastAsia="Arial" w:hAnsi="Arial" w:cs="Arial"/>
                <w:lang w:val="en-CA"/>
              </w:rPr>
              <w:t>.</w:t>
            </w:r>
            <w:r w:rsidRPr="6AD13147" w:rsidDel="003013E9">
              <w:rPr>
                <w:rFonts w:ascii="Arial" w:eastAsia="Arial" w:hAnsi="Arial" w:cs="Arial"/>
                <w:lang w:val="en-CA"/>
              </w:rPr>
              <w:t xml:space="preserve"> </w:t>
            </w:r>
            <w:r w:rsidR="003013E9">
              <w:rPr>
                <w:rFonts w:ascii="Arial" w:eastAsia="Arial" w:hAnsi="Arial" w:cs="Arial"/>
                <w:lang w:val="en-CA"/>
              </w:rPr>
              <w:t xml:space="preserve">An </w:t>
            </w:r>
            <w:r w:rsidRPr="6AD13147">
              <w:rPr>
                <w:rFonts w:ascii="Arial" w:eastAsia="Arial" w:hAnsi="Arial" w:cs="Arial"/>
                <w:lang w:val="en-CA"/>
              </w:rPr>
              <w:t>incident management document</w:t>
            </w:r>
            <w:r w:rsidR="003013E9">
              <w:rPr>
                <w:rFonts w:ascii="Arial" w:eastAsia="Arial" w:hAnsi="Arial" w:cs="Arial"/>
                <w:lang w:val="en-CA"/>
              </w:rPr>
              <w:t xml:space="preserve"> has been prepared for EVA</w:t>
            </w:r>
            <w:r w:rsidRPr="6AD13147">
              <w:rPr>
                <w:rFonts w:ascii="Arial" w:eastAsia="Arial" w:hAnsi="Arial" w:cs="Arial"/>
                <w:lang w:val="en-CA"/>
              </w:rPr>
              <w:t>.</w:t>
            </w:r>
            <w:r w:rsidR="003013E9">
              <w:rPr>
                <w:rFonts w:ascii="Arial" w:eastAsia="Arial" w:hAnsi="Arial" w:cs="Arial"/>
                <w:lang w:val="en-CA"/>
              </w:rPr>
              <w:t xml:space="preserve"> (See Annex F)</w:t>
            </w:r>
            <w:r w:rsidRPr="6AD13147">
              <w:rPr>
                <w:rFonts w:ascii="Arial" w:eastAsia="Arial" w:hAnsi="Arial" w:cs="Arial"/>
                <w:lang w:val="en-CA"/>
              </w:rPr>
              <w:t xml:space="preserve"> </w:t>
            </w:r>
          </w:p>
          <w:p w14:paraId="26447A9B" w14:textId="5107A701" w:rsidR="001F0AFC" w:rsidRPr="00172904" w:rsidRDefault="6CBE5740" w:rsidP="00D25C4E">
            <w:pPr>
              <w:spacing w:before="240" w:after="240" w:line="240" w:lineRule="auto"/>
              <w:rPr>
                <w:rFonts w:ascii="Arial" w:hAnsi="Arial" w:cs="Arial"/>
                <w:lang w:val="en-CA"/>
              </w:rPr>
            </w:pPr>
            <w:r w:rsidRPr="34FF7321">
              <w:rPr>
                <w:rFonts w:ascii="Arial" w:eastAsiaTheme="minorEastAsia" w:hAnsi="Arial" w:cs="Arial"/>
                <w:lang w:val="en-CA"/>
              </w:rPr>
              <w:lastRenderedPageBreak/>
              <w:t xml:space="preserve">All traffic will be </w:t>
            </w:r>
            <w:r w:rsidR="22D45D00" w:rsidRPr="34FF7321">
              <w:rPr>
                <w:rFonts w:ascii="Arial" w:eastAsiaTheme="minorEastAsia" w:hAnsi="Arial" w:cs="Arial"/>
                <w:lang w:val="en-CA"/>
              </w:rPr>
              <w:t xml:space="preserve">routed </w:t>
            </w:r>
            <w:r w:rsidRPr="34FF7321">
              <w:rPr>
                <w:rFonts w:ascii="Arial" w:eastAsiaTheme="minorEastAsia" w:hAnsi="Arial" w:cs="Arial"/>
                <w:lang w:val="en-CA"/>
              </w:rPr>
              <w:t>through Secure Cloud Enablement Defense (SCED) managed by SSC</w:t>
            </w:r>
            <w:r w:rsidR="7AE423A0" w:rsidRPr="34FF7321">
              <w:rPr>
                <w:rFonts w:ascii="Arial" w:eastAsiaTheme="minorEastAsia" w:hAnsi="Arial" w:cs="Arial"/>
                <w:lang w:val="en-CA"/>
              </w:rPr>
              <w:t>.</w:t>
            </w:r>
            <w:r w:rsidR="58DCA509" w:rsidRPr="34FF7321">
              <w:rPr>
                <w:rFonts w:ascii="Arial" w:eastAsiaTheme="minorEastAsia" w:hAnsi="Arial" w:cs="Arial"/>
                <w:lang w:val="en-CA"/>
              </w:rPr>
              <w:t xml:space="preserve"> </w:t>
            </w:r>
            <w:r w:rsidR="7AE423A0" w:rsidRPr="34FF7321">
              <w:rPr>
                <w:rFonts w:ascii="Arial" w:eastAsiaTheme="minorEastAsia" w:hAnsi="Arial" w:cs="Arial"/>
                <w:lang w:val="en-CA"/>
              </w:rPr>
              <w:t>It cannot be accessed outside ESDC.</w:t>
            </w:r>
            <w:r w:rsidR="7AE423A0" w:rsidRPr="56B373B7">
              <w:rPr>
                <w:rFonts w:eastAsiaTheme="minorEastAsia"/>
                <w:i/>
                <w:iCs/>
                <w:lang w:val="en-CA"/>
              </w:rPr>
              <w:t xml:space="preserve"> </w:t>
            </w:r>
          </w:p>
        </w:tc>
        <w:tc>
          <w:tcPr>
            <w:tcW w:w="1937" w:type="pct"/>
          </w:tcPr>
          <w:p w14:paraId="2C2049AD" w14:textId="17B41833" w:rsidR="001F0AFC" w:rsidRPr="00172904" w:rsidRDefault="00BE4A3C" w:rsidP="00561B97">
            <w:pPr>
              <w:spacing w:after="200" w:line="240" w:lineRule="auto"/>
              <w:rPr>
                <w:rFonts w:ascii="Arial" w:hAnsi="Arial" w:cs="Arial"/>
                <w:highlight w:val="lightGray"/>
                <w:lang w:val="en-CA"/>
              </w:rPr>
            </w:pPr>
            <w:r w:rsidRPr="00BE4A3C">
              <w:rPr>
                <w:rFonts w:ascii="Arial" w:hAnsi="Arial" w:cs="Arial"/>
                <w:lang w:val="en-CA"/>
              </w:rPr>
              <w:lastRenderedPageBreak/>
              <w:t>No privacy risk or compliance issue identified.</w:t>
            </w:r>
          </w:p>
        </w:tc>
      </w:tr>
      <w:tr w:rsidR="001F0AFC" w:rsidRPr="00172904" w14:paraId="7838F776" w14:textId="77777777" w:rsidTr="70C8F3DC">
        <w:trPr>
          <w:trHeight w:val="692"/>
        </w:trPr>
        <w:tc>
          <w:tcPr>
            <w:tcW w:w="1047" w:type="pct"/>
          </w:tcPr>
          <w:p w14:paraId="2A83A042" w14:textId="77777777" w:rsidR="001F0AFC" w:rsidRPr="00172904" w:rsidRDefault="001F0AFC" w:rsidP="00DF49EE">
            <w:pPr>
              <w:pStyle w:val="ListParagraph"/>
              <w:numPr>
                <w:ilvl w:val="0"/>
                <w:numId w:val="15"/>
              </w:numPr>
              <w:spacing w:after="200" w:line="240" w:lineRule="auto"/>
              <w:rPr>
                <w:rFonts w:ascii="Arial" w:hAnsi="Arial" w:cs="Arial"/>
              </w:rPr>
            </w:pPr>
            <w:r w:rsidRPr="00172904">
              <w:rPr>
                <w:rFonts w:ascii="Arial" w:hAnsi="Arial" w:cs="Arial"/>
              </w:rPr>
              <w:t xml:space="preserve">Have all required </w:t>
            </w:r>
            <w:bookmarkStart w:id="213" w:name="_Hlk168407485"/>
            <w:r w:rsidRPr="00172904">
              <w:rPr>
                <w:rFonts w:ascii="Arial" w:hAnsi="Arial" w:cs="Arial"/>
              </w:rPr>
              <w:t xml:space="preserve">Authorities to Operate (ATOs) </w:t>
            </w:r>
            <w:bookmarkEnd w:id="213"/>
            <w:r w:rsidRPr="00172904">
              <w:rPr>
                <w:rFonts w:ascii="Arial" w:hAnsi="Arial" w:cs="Arial"/>
              </w:rPr>
              <w:t>been granted?</w:t>
            </w:r>
          </w:p>
        </w:tc>
        <w:sdt>
          <w:sdtPr>
            <w:rPr>
              <w:rFonts w:ascii="Arial" w:hAnsi="Arial" w:cs="Arial"/>
              <w:lang w:val="en-CA"/>
            </w:rPr>
            <w:id w:val="-445236033"/>
            <w:placeholder>
              <w:docPart w:val="2E6068AF4D15426CB254395A7319534E"/>
            </w:placeholder>
            <w:dropDownList>
              <w:listItem w:value="Choose an item."/>
              <w:listItem w:displayText="Yes" w:value="Yes"/>
              <w:listItem w:displayText="No" w:value="No"/>
              <w:listItem w:displayText="N/A" w:value="N/A"/>
            </w:dropDownList>
          </w:sdtPr>
          <w:sdtEndPr/>
          <w:sdtContent>
            <w:tc>
              <w:tcPr>
                <w:tcW w:w="645" w:type="pct"/>
              </w:tcPr>
              <w:p w14:paraId="16A7DD5E" w14:textId="20E88843" w:rsidR="001F0AFC" w:rsidRPr="00172904" w:rsidRDefault="1A7A6974"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40E42D60" w14:textId="2E51E742" w:rsidR="001F0AFC" w:rsidRPr="00172904" w:rsidRDefault="00874A42" w:rsidP="685A6F4F">
            <w:pPr>
              <w:spacing w:after="200" w:line="240" w:lineRule="auto"/>
              <w:rPr>
                <w:rFonts w:ascii="Arial" w:hAnsi="Arial" w:cs="Arial"/>
                <w:lang w:val="en-CA"/>
              </w:rPr>
            </w:pPr>
            <w:r>
              <w:rPr>
                <w:rFonts w:ascii="Arial" w:hAnsi="Arial" w:cs="Arial"/>
                <w:lang w:val="en-CA"/>
              </w:rPr>
              <w:t xml:space="preserve">The </w:t>
            </w:r>
            <w:r w:rsidR="71780274" w:rsidRPr="34FF7321">
              <w:rPr>
                <w:rFonts w:ascii="Arial" w:hAnsi="Arial" w:cs="Arial"/>
                <w:lang w:val="en-CA"/>
              </w:rPr>
              <w:t>f</w:t>
            </w:r>
            <w:r w:rsidR="24A742C1" w:rsidRPr="34FF7321">
              <w:rPr>
                <w:rFonts w:ascii="Arial" w:hAnsi="Arial" w:cs="Arial"/>
                <w:lang w:val="en-CA"/>
              </w:rPr>
              <w:t>ull</w:t>
            </w:r>
            <w:r w:rsidR="2DD8AB16" w:rsidRPr="685A6F4F">
              <w:rPr>
                <w:rFonts w:ascii="Arial" w:hAnsi="Arial" w:cs="Arial"/>
                <w:lang w:val="en-CA"/>
              </w:rPr>
              <w:t xml:space="preserve"> ATO for EVA </w:t>
            </w:r>
            <w:r w:rsidR="00693C8E">
              <w:rPr>
                <w:rFonts w:ascii="Arial" w:hAnsi="Arial" w:cs="Arial"/>
                <w:lang w:val="en-CA"/>
              </w:rPr>
              <w:t>C</w:t>
            </w:r>
            <w:r w:rsidR="2DD8AB16" w:rsidRPr="685A6F4F">
              <w:rPr>
                <w:rFonts w:ascii="Arial" w:hAnsi="Arial" w:cs="Arial"/>
                <w:lang w:val="en-CA"/>
              </w:rPr>
              <w:t xml:space="preserve">hat </w:t>
            </w:r>
            <w:r w:rsidR="00693C8E">
              <w:rPr>
                <w:rFonts w:ascii="Arial" w:hAnsi="Arial" w:cs="Arial"/>
                <w:lang w:val="en-CA"/>
              </w:rPr>
              <w:t xml:space="preserve">was </w:t>
            </w:r>
            <w:r w:rsidR="2DD8AB16" w:rsidRPr="685A6F4F">
              <w:rPr>
                <w:rFonts w:ascii="Arial" w:hAnsi="Arial" w:cs="Arial"/>
                <w:lang w:val="en-CA"/>
              </w:rPr>
              <w:t>granted.</w:t>
            </w:r>
          </w:p>
        </w:tc>
        <w:tc>
          <w:tcPr>
            <w:tcW w:w="1937" w:type="pct"/>
          </w:tcPr>
          <w:p w14:paraId="0CAD87A2" w14:textId="54C738E5" w:rsidR="001F0AFC" w:rsidRPr="00172904" w:rsidRDefault="00BE4A3C" w:rsidP="00561B97">
            <w:pPr>
              <w:spacing w:after="200" w:line="240" w:lineRule="auto"/>
              <w:rPr>
                <w:rFonts w:ascii="Arial" w:hAnsi="Arial" w:cs="Arial"/>
                <w:highlight w:val="darkGray"/>
                <w:lang w:val="en-CA"/>
              </w:rPr>
            </w:pPr>
            <w:r w:rsidRPr="002E18E2">
              <w:rPr>
                <w:rFonts w:ascii="Arial" w:hAnsi="Arial" w:cs="Arial"/>
                <w:lang w:val="en-CA"/>
              </w:rPr>
              <w:t>No privacy risk or compliance issue identified.</w:t>
            </w:r>
          </w:p>
        </w:tc>
      </w:tr>
      <w:tr w:rsidR="001F0AFC" w:rsidRPr="00172904" w14:paraId="06FEC83F" w14:textId="77777777" w:rsidTr="70C8F3DC">
        <w:trPr>
          <w:trHeight w:val="692"/>
        </w:trPr>
        <w:tc>
          <w:tcPr>
            <w:tcW w:w="1047" w:type="pct"/>
          </w:tcPr>
          <w:p w14:paraId="3C7A711D" w14:textId="77777777" w:rsidR="001F0AFC" w:rsidRPr="00172904" w:rsidRDefault="001F0AFC" w:rsidP="00DF49EE">
            <w:pPr>
              <w:pStyle w:val="ListParagraph"/>
              <w:numPr>
                <w:ilvl w:val="0"/>
                <w:numId w:val="15"/>
              </w:numPr>
              <w:spacing w:after="200" w:line="240" w:lineRule="auto"/>
              <w:rPr>
                <w:rFonts w:ascii="Arial" w:hAnsi="Arial" w:cs="Arial"/>
              </w:rPr>
            </w:pPr>
            <w:r w:rsidRPr="00172904">
              <w:rPr>
                <w:rFonts w:ascii="Arial" w:hAnsi="Arial" w:cs="Arial"/>
              </w:rPr>
              <w:t>If the ATO was granted “with conditions,” is there a mitigation plan in place and a timeline for completion?</w:t>
            </w:r>
          </w:p>
        </w:tc>
        <w:sdt>
          <w:sdtPr>
            <w:rPr>
              <w:rFonts w:ascii="Arial" w:hAnsi="Arial" w:cs="Arial"/>
              <w:lang w:val="en-CA"/>
            </w:rPr>
            <w:id w:val="-671566672"/>
            <w:placeholder>
              <w:docPart w:val="B9D5A433400E4DC39A7ABB91C9D547AC"/>
            </w:placeholder>
            <w:dropDownList>
              <w:listItem w:value="Choose an item."/>
              <w:listItem w:displayText="Yes" w:value="Yes"/>
              <w:listItem w:displayText="No" w:value="No"/>
              <w:listItem w:displayText="N/A" w:value="N/A"/>
            </w:dropDownList>
          </w:sdtPr>
          <w:sdtEndPr/>
          <w:sdtContent>
            <w:tc>
              <w:tcPr>
                <w:tcW w:w="645" w:type="pct"/>
              </w:tcPr>
              <w:p w14:paraId="40523A21" w14:textId="2693056F" w:rsidR="001F0AFC" w:rsidRPr="00172904" w:rsidRDefault="3F3FF6FA"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10913AE8" w14:textId="4D2552B7" w:rsidR="001F0AFC" w:rsidRPr="00172904" w:rsidRDefault="002C3390" w:rsidP="47D7C777">
            <w:pPr>
              <w:spacing w:after="200" w:line="240" w:lineRule="auto"/>
            </w:pPr>
            <w:r>
              <w:rPr>
                <w:rFonts w:ascii="Arial" w:hAnsi="Arial" w:cs="Arial"/>
                <w:lang w:val="en-CA"/>
              </w:rPr>
              <w:t>An</w:t>
            </w:r>
            <w:r w:rsidR="5643AB1C" w:rsidRPr="062BCBB7">
              <w:rPr>
                <w:rFonts w:ascii="Arial" w:hAnsi="Arial" w:cs="Arial"/>
                <w:lang w:val="en-CA"/>
              </w:rPr>
              <w:t xml:space="preserve"> SA&amp;A </w:t>
            </w:r>
            <w:r w:rsidR="35207A8A" w:rsidRPr="062BCBB7">
              <w:rPr>
                <w:rFonts w:ascii="Arial" w:hAnsi="Arial" w:cs="Arial"/>
                <w:lang w:val="en-CA"/>
              </w:rPr>
              <w:t>R</w:t>
            </w:r>
            <w:r w:rsidR="525D7751" w:rsidRPr="062BCBB7">
              <w:rPr>
                <w:rFonts w:ascii="Arial" w:hAnsi="Arial" w:cs="Arial"/>
                <w:lang w:val="en-CA"/>
              </w:rPr>
              <w:t xml:space="preserve">isk </w:t>
            </w:r>
            <w:r w:rsidR="35207A8A" w:rsidRPr="062BCBB7">
              <w:rPr>
                <w:rFonts w:ascii="Arial" w:hAnsi="Arial" w:cs="Arial"/>
                <w:lang w:val="en-CA"/>
              </w:rPr>
              <w:t>M</w:t>
            </w:r>
            <w:r w:rsidR="525D7751" w:rsidRPr="062BCBB7">
              <w:rPr>
                <w:rFonts w:ascii="Arial" w:hAnsi="Arial" w:cs="Arial"/>
                <w:lang w:val="en-CA"/>
              </w:rPr>
              <w:t xml:space="preserve">itigation </w:t>
            </w:r>
            <w:r w:rsidR="35207A8A" w:rsidRPr="062BCBB7">
              <w:rPr>
                <w:rFonts w:ascii="Arial" w:hAnsi="Arial" w:cs="Arial"/>
                <w:lang w:val="en-CA"/>
              </w:rPr>
              <w:t>P</w:t>
            </w:r>
            <w:r w:rsidR="525D7751" w:rsidRPr="062BCBB7">
              <w:rPr>
                <w:rFonts w:ascii="Arial" w:hAnsi="Arial" w:cs="Arial"/>
                <w:lang w:val="en-CA"/>
              </w:rPr>
              <w:t>lan</w:t>
            </w:r>
            <w:r w:rsidR="35207A8A" w:rsidRPr="062BCBB7">
              <w:rPr>
                <w:rFonts w:ascii="Arial" w:hAnsi="Arial" w:cs="Arial"/>
                <w:lang w:val="en-CA"/>
              </w:rPr>
              <w:t xml:space="preserve"> has been completed and approved by IT </w:t>
            </w:r>
            <w:r w:rsidR="5643AB1C" w:rsidRPr="062BCBB7">
              <w:rPr>
                <w:rFonts w:ascii="Arial" w:hAnsi="Arial" w:cs="Arial"/>
                <w:lang w:val="en-CA"/>
              </w:rPr>
              <w:t>S</w:t>
            </w:r>
            <w:r w:rsidR="35207A8A" w:rsidRPr="062BCBB7">
              <w:rPr>
                <w:rFonts w:ascii="Arial" w:hAnsi="Arial" w:cs="Arial"/>
                <w:lang w:val="en-CA"/>
              </w:rPr>
              <w:t>ecurity.</w:t>
            </w:r>
          </w:p>
        </w:tc>
        <w:tc>
          <w:tcPr>
            <w:tcW w:w="1937" w:type="pct"/>
          </w:tcPr>
          <w:p w14:paraId="2E8D8A48" w14:textId="1D104931" w:rsidR="001F0AFC" w:rsidRPr="00172904" w:rsidRDefault="00BE4A3C" w:rsidP="00561B97">
            <w:pPr>
              <w:spacing w:after="200" w:line="240" w:lineRule="auto"/>
              <w:rPr>
                <w:rFonts w:ascii="Arial" w:hAnsi="Arial" w:cs="Arial"/>
                <w:highlight w:val="darkGray"/>
                <w:lang w:val="en-CA"/>
              </w:rPr>
            </w:pPr>
            <w:r w:rsidRPr="002E18E2">
              <w:rPr>
                <w:rFonts w:ascii="Arial" w:hAnsi="Arial" w:cs="Arial"/>
                <w:lang w:val="en-CA"/>
              </w:rPr>
              <w:t>No privacy risk or compliance issue identified.</w:t>
            </w:r>
          </w:p>
        </w:tc>
      </w:tr>
      <w:tr w:rsidR="001F0AFC" w:rsidRPr="00172904" w14:paraId="5CC962FC" w14:textId="77777777" w:rsidTr="70C8F3DC">
        <w:trPr>
          <w:trHeight w:val="692"/>
        </w:trPr>
        <w:tc>
          <w:tcPr>
            <w:tcW w:w="1047" w:type="pct"/>
          </w:tcPr>
          <w:p w14:paraId="7754D56D" w14:textId="77777777" w:rsidR="001F0AFC" w:rsidRPr="00172904" w:rsidRDefault="001F0AFC" w:rsidP="00DF49EE">
            <w:pPr>
              <w:pStyle w:val="ListParagraph"/>
              <w:numPr>
                <w:ilvl w:val="0"/>
                <w:numId w:val="15"/>
              </w:numPr>
              <w:spacing w:after="200" w:line="240" w:lineRule="auto"/>
              <w:rPr>
                <w:rFonts w:ascii="Arial" w:hAnsi="Arial" w:cs="Arial"/>
              </w:rPr>
            </w:pPr>
            <w:r w:rsidRPr="00172904">
              <w:rPr>
                <w:rFonts w:ascii="Arial" w:hAnsi="Arial" w:cs="Arial"/>
              </w:rPr>
              <w:t>Have all security assessments,</w:t>
            </w:r>
            <w:r w:rsidRPr="00172904" w:rsidDel="00815837">
              <w:rPr>
                <w:rFonts w:ascii="Arial" w:hAnsi="Arial" w:cs="Arial"/>
              </w:rPr>
              <w:t xml:space="preserve"> </w:t>
            </w:r>
            <w:r w:rsidRPr="00172904">
              <w:rPr>
                <w:rFonts w:ascii="Arial" w:hAnsi="Arial" w:cs="Arial"/>
              </w:rPr>
              <w:t>authorizations, threat and risk assessments, or their equivalents, been completed in consultation with the departmental information management or information technology security team?</w:t>
            </w:r>
          </w:p>
        </w:tc>
        <w:sdt>
          <w:sdtPr>
            <w:rPr>
              <w:rFonts w:ascii="Arial" w:hAnsi="Arial" w:cs="Arial"/>
              <w:lang w:val="en-CA"/>
            </w:rPr>
            <w:id w:val="598685576"/>
            <w:placeholder>
              <w:docPart w:val="4B11BFF9BF8C46BA9D6FE0539E012844"/>
            </w:placeholder>
            <w:dropDownList>
              <w:listItem w:value="Choose an item."/>
              <w:listItem w:displayText="Yes" w:value="Yes"/>
              <w:listItem w:displayText="No" w:value="No"/>
              <w:listItem w:displayText="N/A" w:value="N/A"/>
            </w:dropDownList>
          </w:sdtPr>
          <w:sdtEndPr/>
          <w:sdtContent>
            <w:tc>
              <w:tcPr>
                <w:tcW w:w="645" w:type="pct"/>
              </w:tcPr>
              <w:p w14:paraId="0C8CADD0" w14:textId="6D1EAF4B" w:rsidR="001F0AFC" w:rsidRPr="00172904" w:rsidRDefault="72EB0C19"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75C50544" w14:textId="7891825E" w:rsidR="00A621BD" w:rsidRDefault="00A621BD" w:rsidP="50290AD4">
            <w:pPr>
              <w:spacing w:after="200" w:line="240" w:lineRule="auto"/>
              <w:rPr>
                <w:rFonts w:ascii="Arial" w:hAnsi="Arial" w:cs="Arial"/>
                <w:lang w:val="en-CA"/>
              </w:rPr>
            </w:pPr>
            <w:r>
              <w:rPr>
                <w:rFonts w:ascii="Arial" w:hAnsi="Arial" w:cs="Arial"/>
                <w:lang w:val="en-CA"/>
              </w:rPr>
              <w:t xml:space="preserve">As detailed under question 2 above, </w:t>
            </w:r>
            <w:r w:rsidRPr="00A621BD">
              <w:rPr>
                <w:rFonts w:ascii="Arial" w:hAnsi="Arial" w:cs="Arial"/>
                <w:lang w:val="en-CA"/>
              </w:rPr>
              <w:t>A full SA&amp;A has been completed</w:t>
            </w:r>
            <w:r>
              <w:rPr>
                <w:rFonts w:ascii="Arial" w:hAnsi="Arial" w:cs="Arial"/>
                <w:lang w:val="en-CA"/>
              </w:rPr>
              <w:t xml:space="preserve"> with ESDC IT Security. </w:t>
            </w:r>
          </w:p>
          <w:p w14:paraId="1E3D68F6" w14:textId="6881253C" w:rsidR="001F0AFC" w:rsidRPr="00172904" w:rsidRDefault="0FEBDDC7" w:rsidP="50290AD4">
            <w:pPr>
              <w:spacing w:after="200" w:line="240" w:lineRule="auto"/>
              <w:rPr>
                <w:rFonts w:ascii="Arial" w:hAnsi="Arial" w:cs="Arial"/>
                <w:lang w:val="en-CA"/>
              </w:rPr>
            </w:pPr>
            <w:r w:rsidRPr="062BCBB7">
              <w:rPr>
                <w:rFonts w:ascii="Arial" w:hAnsi="Arial" w:cs="Arial"/>
                <w:lang w:val="en-CA"/>
              </w:rPr>
              <w:t xml:space="preserve">8 Controls </w:t>
            </w:r>
            <w:r w:rsidR="51CD531D" w:rsidRPr="062BCBB7">
              <w:rPr>
                <w:rFonts w:ascii="Arial" w:hAnsi="Arial" w:cs="Arial"/>
                <w:lang w:val="en-CA"/>
              </w:rPr>
              <w:t xml:space="preserve">were identified as </w:t>
            </w:r>
            <w:r w:rsidRPr="062BCBB7">
              <w:rPr>
                <w:rFonts w:ascii="Arial" w:hAnsi="Arial" w:cs="Arial"/>
                <w:lang w:val="en-CA"/>
              </w:rPr>
              <w:t>not met</w:t>
            </w:r>
            <w:r w:rsidR="51CD531D" w:rsidRPr="062BCBB7">
              <w:rPr>
                <w:rFonts w:ascii="Arial" w:hAnsi="Arial" w:cs="Arial"/>
                <w:lang w:val="en-CA"/>
              </w:rPr>
              <w:t xml:space="preserve"> in </w:t>
            </w:r>
            <w:r w:rsidR="1A17FE90" w:rsidRPr="062BCBB7">
              <w:rPr>
                <w:rFonts w:ascii="Arial" w:hAnsi="Arial" w:cs="Arial"/>
                <w:lang w:val="en-CA"/>
              </w:rPr>
              <w:t>the SA&amp;A</w:t>
            </w:r>
            <w:r w:rsidRPr="062BCBB7">
              <w:rPr>
                <w:rFonts w:ascii="Arial" w:hAnsi="Arial" w:cs="Arial"/>
                <w:lang w:val="en-CA"/>
              </w:rPr>
              <w:t xml:space="preserve">, </w:t>
            </w:r>
            <w:r w:rsidR="00A621BD">
              <w:rPr>
                <w:rFonts w:ascii="Arial" w:hAnsi="Arial" w:cs="Arial"/>
                <w:lang w:val="en-CA"/>
              </w:rPr>
              <w:t xml:space="preserve">for which </w:t>
            </w:r>
            <w:r w:rsidR="23BCD7F2" w:rsidRPr="062BCBB7">
              <w:rPr>
                <w:rFonts w:ascii="Arial" w:hAnsi="Arial" w:cs="Arial"/>
                <w:lang w:val="en-CA"/>
              </w:rPr>
              <w:t xml:space="preserve">a </w:t>
            </w:r>
            <w:r w:rsidRPr="062BCBB7">
              <w:rPr>
                <w:rFonts w:ascii="Arial" w:hAnsi="Arial" w:cs="Arial"/>
                <w:lang w:val="en-CA"/>
              </w:rPr>
              <w:t xml:space="preserve">Risk Mitigation </w:t>
            </w:r>
            <w:r w:rsidR="1F8251E6" w:rsidRPr="062BCBB7">
              <w:rPr>
                <w:rFonts w:ascii="Arial" w:hAnsi="Arial" w:cs="Arial"/>
                <w:lang w:val="en-CA"/>
              </w:rPr>
              <w:t>P</w:t>
            </w:r>
            <w:r w:rsidRPr="062BCBB7">
              <w:rPr>
                <w:rFonts w:ascii="Arial" w:hAnsi="Arial" w:cs="Arial"/>
                <w:lang w:val="en-CA"/>
              </w:rPr>
              <w:t>lan</w:t>
            </w:r>
            <w:r w:rsidR="1F8251E6" w:rsidRPr="062BCBB7">
              <w:rPr>
                <w:rFonts w:ascii="Arial" w:hAnsi="Arial" w:cs="Arial"/>
                <w:lang w:val="en-CA"/>
              </w:rPr>
              <w:t xml:space="preserve"> was developed</w:t>
            </w:r>
            <w:r w:rsidRPr="062BCBB7">
              <w:rPr>
                <w:rFonts w:ascii="Arial" w:hAnsi="Arial" w:cs="Arial"/>
                <w:lang w:val="en-CA"/>
              </w:rPr>
              <w:t xml:space="preserve">. </w:t>
            </w:r>
          </w:p>
          <w:p w14:paraId="0DDB5512" w14:textId="6DD823DA" w:rsidR="001F0AFC" w:rsidRPr="00172904" w:rsidRDefault="109F81D6" w:rsidP="2B52707A">
            <w:pPr>
              <w:spacing w:after="200" w:line="240" w:lineRule="auto"/>
              <w:rPr>
                <w:rFonts w:ascii="Arial" w:eastAsia="Arial" w:hAnsi="Arial" w:cs="Arial"/>
                <w:lang w:val="en-CA"/>
              </w:rPr>
            </w:pPr>
            <w:r w:rsidRPr="50290AD4">
              <w:rPr>
                <w:rFonts w:ascii="Arial" w:eastAsia="Arial" w:hAnsi="Arial" w:cs="Arial"/>
                <w:color w:val="000000" w:themeColor="text1"/>
                <w:lang w:val="en-CA"/>
              </w:rPr>
              <w:t>RA-5 Vulnerability Scanning (ST&amp;E Security Testing</w:t>
            </w:r>
            <w:r w:rsidR="001F4A8A">
              <w:rPr>
                <w:rFonts w:ascii="Arial" w:eastAsia="Arial" w:hAnsi="Arial" w:cs="Arial"/>
                <w:color w:val="000000" w:themeColor="text1"/>
                <w:lang w:val="en-CA"/>
              </w:rPr>
              <w:t>)</w:t>
            </w:r>
            <w:r w:rsidRPr="50290AD4">
              <w:rPr>
                <w:rFonts w:ascii="Arial" w:eastAsia="Arial" w:hAnsi="Arial" w:cs="Arial"/>
                <w:color w:val="000000" w:themeColor="text1"/>
                <w:lang w:val="en-CA"/>
              </w:rPr>
              <w:t xml:space="preserve"> </w:t>
            </w:r>
            <w:r w:rsidR="73B612F3" w:rsidRPr="5387DEF7">
              <w:rPr>
                <w:rFonts w:ascii="Arial" w:eastAsia="Arial" w:hAnsi="Arial" w:cs="Arial"/>
                <w:color w:val="000000" w:themeColor="text1"/>
                <w:lang w:val="en-CA"/>
              </w:rPr>
              <w:t>is</w:t>
            </w:r>
            <w:r w:rsidRPr="50290AD4">
              <w:rPr>
                <w:rFonts w:ascii="Arial" w:eastAsia="Arial" w:hAnsi="Arial" w:cs="Arial"/>
                <w:color w:val="000000" w:themeColor="text1"/>
                <w:lang w:val="en-CA"/>
              </w:rPr>
              <w:t xml:space="preserve"> in progress</w:t>
            </w:r>
            <w:r w:rsidR="001F4A8A">
              <w:rPr>
                <w:rFonts w:ascii="Arial" w:eastAsia="Arial" w:hAnsi="Arial" w:cs="Arial"/>
                <w:color w:val="000000" w:themeColor="text1"/>
                <w:lang w:val="en-CA"/>
              </w:rPr>
              <w:t>.</w:t>
            </w:r>
            <w:r w:rsidRPr="50290AD4">
              <w:rPr>
                <w:rFonts w:ascii="Arial" w:eastAsia="Arial" w:hAnsi="Arial" w:cs="Arial"/>
                <w:color w:val="000000" w:themeColor="text1"/>
                <w:lang w:val="en-CA"/>
              </w:rPr>
              <w:t xml:space="preserve"> </w:t>
            </w:r>
            <w:r w:rsidR="001F4A8A">
              <w:rPr>
                <w:rFonts w:ascii="Arial" w:eastAsia="Arial" w:hAnsi="Arial" w:cs="Arial"/>
                <w:color w:val="000000" w:themeColor="text1"/>
                <w:lang w:val="en-CA"/>
              </w:rPr>
              <w:t xml:space="preserve">At this times </w:t>
            </w:r>
            <w:r w:rsidRPr="50290AD4">
              <w:rPr>
                <w:rFonts w:ascii="Arial" w:eastAsia="Arial" w:hAnsi="Arial" w:cs="Arial"/>
                <w:color w:val="000000" w:themeColor="text1"/>
                <w:lang w:val="en-CA"/>
              </w:rPr>
              <w:t>IT sec</w:t>
            </w:r>
            <w:r w:rsidR="001F4A8A">
              <w:rPr>
                <w:rFonts w:ascii="Arial" w:eastAsia="Arial" w:hAnsi="Arial" w:cs="Arial"/>
                <w:color w:val="000000" w:themeColor="text1"/>
                <w:lang w:val="en-CA"/>
              </w:rPr>
              <w:t>urity has</w:t>
            </w:r>
            <w:r w:rsidR="0037704A">
              <w:rPr>
                <w:rFonts w:ascii="Arial" w:eastAsia="Arial" w:hAnsi="Arial" w:cs="Arial"/>
                <w:color w:val="000000" w:themeColor="text1"/>
                <w:lang w:val="en-CA"/>
              </w:rPr>
              <w:t xml:space="preserve"> </w:t>
            </w:r>
            <w:r w:rsidRPr="50290AD4">
              <w:rPr>
                <w:rFonts w:ascii="Arial" w:eastAsia="Arial" w:hAnsi="Arial" w:cs="Arial"/>
                <w:lang w:val="en-CA"/>
              </w:rPr>
              <w:t xml:space="preserve">only </w:t>
            </w:r>
            <w:r w:rsidR="0037704A">
              <w:rPr>
                <w:rFonts w:ascii="Arial" w:eastAsia="Arial" w:hAnsi="Arial" w:cs="Arial"/>
                <w:lang w:val="en-CA"/>
              </w:rPr>
              <w:t xml:space="preserve">seen </w:t>
            </w:r>
            <w:r w:rsidRPr="50290AD4">
              <w:rPr>
                <w:rFonts w:ascii="Arial" w:eastAsia="Arial" w:hAnsi="Arial" w:cs="Arial"/>
                <w:lang w:val="en-CA"/>
              </w:rPr>
              <w:t>lows</w:t>
            </w:r>
            <w:r w:rsidR="00E53886">
              <w:rPr>
                <w:rFonts w:ascii="Arial" w:eastAsia="Arial" w:hAnsi="Arial" w:cs="Arial"/>
                <w:lang w:val="en-CA"/>
              </w:rPr>
              <w:t>,</w:t>
            </w:r>
            <w:r w:rsidRPr="50290AD4">
              <w:rPr>
                <w:rFonts w:ascii="Arial" w:eastAsia="Arial" w:hAnsi="Arial" w:cs="Arial"/>
                <w:lang w:val="en-CA"/>
              </w:rPr>
              <w:t xml:space="preserve"> </w:t>
            </w:r>
            <w:r w:rsidR="0037704A">
              <w:rPr>
                <w:rFonts w:ascii="Arial" w:eastAsia="Arial" w:hAnsi="Arial" w:cs="Arial"/>
                <w:lang w:val="en-CA"/>
              </w:rPr>
              <w:t>which</w:t>
            </w:r>
            <w:r w:rsidR="001974C9">
              <w:rPr>
                <w:rFonts w:ascii="Arial" w:eastAsia="Arial" w:hAnsi="Arial" w:cs="Arial"/>
                <w:lang w:val="en-CA"/>
              </w:rPr>
              <w:t xml:space="preserve"> </w:t>
            </w:r>
            <w:r w:rsidRPr="50290AD4">
              <w:rPr>
                <w:rFonts w:ascii="Arial" w:eastAsia="Arial" w:hAnsi="Arial" w:cs="Arial"/>
                <w:lang w:val="en-CA"/>
              </w:rPr>
              <w:t>are false positive</w:t>
            </w:r>
            <w:r w:rsidR="001974C9">
              <w:rPr>
                <w:rFonts w:ascii="Arial" w:eastAsia="Arial" w:hAnsi="Arial" w:cs="Arial"/>
                <w:lang w:val="en-CA"/>
              </w:rPr>
              <w:t>s</w:t>
            </w:r>
            <w:r w:rsidR="683B6E8A" w:rsidRPr="06BEB0D3">
              <w:rPr>
                <w:rFonts w:ascii="Arial" w:eastAsia="Arial" w:hAnsi="Arial" w:cs="Arial"/>
                <w:lang w:val="en-CA"/>
              </w:rPr>
              <w:t>.</w:t>
            </w:r>
          </w:p>
          <w:p w14:paraId="41FB978E" w14:textId="2C4C608B" w:rsidR="001D0CF1" w:rsidRDefault="7B57B232" w:rsidP="001D0CF1">
            <w:pPr>
              <w:spacing w:before="240" w:after="240"/>
              <w:rPr>
                <w:rFonts w:ascii="Arial" w:eastAsia="Arial" w:hAnsi="Arial" w:cs="Arial"/>
                <w:lang w:val="en-CA"/>
              </w:rPr>
            </w:pPr>
            <w:r w:rsidRPr="062BCBB7">
              <w:rPr>
                <w:rFonts w:ascii="Arial" w:eastAsia="Arial" w:hAnsi="Arial" w:cs="Arial"/>
                <w:lang w:val="en-CA"/>
              </w:rPr>
              <w:t xml:space="preserve">Cyber security </w:t>
            </w:r>
            <w:r w:rsidR="001974C9">
              <w:rPr>
                <w:rFonts w:ascii="Arial" w:eastAsia="Arial" w:hAnsi="Arial" w:cs="Arial"/>
                <w:lang w:val="en-CA"/>
              </w:rPr>
              <w:t xml:space="preserve">has </w:t>
            </w:r>
            <w:r w:rsidRPr="062BCBB7">
              <w:rPr>
                <w:rFonts w:ascii="Arial" w:eastAsia="Arial" w:hAnsi="Arial" w:cs="Arial"/>
                <w:lang w:val="en-CA"/>
              </w:rPr>
              <w:t xml:space="preserve">confirmed that they will monitor alerts from </w:t>
            </w:r>
            <w:r w:rsidR="001974C9">
              <w:rPr>
                <w:rFonts w:ascii="Arial" w:eastAsia="Arial" w:hAnsi="Arial" w:cs="Arial"/>
                <w:lang w:val="en-CA"/>
              </w:rPr>
              <w:t xml:space="preserve">the </w:t>
            </w:r>
            <w:r w:rsidRPr="062BCBB7">
              <w:rPr>
                <w:rFonts w:ascii="Arial" w:eastAsia="Arial" w:hAnsi="Arial" w:cs="Arial"/>
                <w:lang w:val="en-CA"/>
              </w:rPr>
              <w:t xml:space="preserve">Sentinel SIEM tool for EVA Chat. </w:t>
            </w:r>
            <w:r w:rsidR="728FEDE5" w:rsidRPr="062BCBB7">
              <w:rPr>
                <w:rFonts w:ascii="Arial" w:eastAsia="Arial" w:hAnsi="Arial" w:cs="Arial"/>
                <w:lang w:val="en-CA"/>
              </w:rPr>
              <w:t>This will include analysis</w:t>
            </w:r>
            <w:r w:rsidRPr="062BCBB7">
              <w:rPr>
                <w:rFonts w:ascii="Arial" w:eastAsia="Arial" w:hAnsi="Arial" w:cs="Arial"/>
                <w:lang w:val="en-CA"/>
              </w:rPr>
              <w:t xml:space="preserve"> of audit records, </w:t>
            </w:r>
            <w:r w:rsidR="51C2B75C" w:rsidRPr="06BEB0D3">
              <w:rPr>
                <w:rFonts w:ascii="Arial" w:eastAsia="Arial" w:hAnsi="Arial" w:cs="Arial"/>
                <w:lang w:val="en-CA"/>
              </w:rPr>
              <w:t>eliminat</w:t>
            </w:r>
            <w:r w:rsidR="683B6E8A" w:rsidRPr="06BEB0D3">
              <w:rPr>
                <w:rFonts w:ascii="Arial" w:eastAsia="Arial" w:hAnsi="Arial" w:cs="Arial"/>
                <w:lang w:val="en-CA"/>
              </w:rPr>
              <w:t>ion</w:t>
            </w:r>
            <w:r w:rsidRPr="062BCBB7">
              <w:rPr>
                <w:rFonts w:ascii="Arial" w:eastAsia="Arial" w:hAnsi="Arial" w:cs="Arial"/>
                <w:lang w:val="en-CA"/>
              </w:rPr>
              <w:t xml:space="preserve"> </w:t>
            </w:r>
            <w:r w:rsidR="001974C9">
              <w:rPr>
                <w:rFonts w:ascii="Arial" w:eastAsia="Arial" w:hAnsi="Arial" w:cs="Arial"/>
                <w:lang w:val="en-CA"/>
              </w:rPr>
              <w:t xml:space="preserve">of </w:t>
            </w:r>
            <w:r w:rsidRPr="062BCBB7">
              <w:rPr>
                <w:rFonts w:ascii="Arial" w:eastAsia="Arial" w:hAnsi="Arial" w:cs="Arial"/>
                <w:lang w:val="en-CA"/>
              </w:rPr>
              <w:t>false positives, etc</w:t>
            </w:r>
            <w:r w:rsidR="00DB1938">
              <w:rPr>
                <w:rFonts w:ascii="Arial" w:eastAsia="Arial" w:hAnsi="Arial" w:cs="Arial"/>
                <w:lang w:val="en-CA"/>
              </w:rPr>
              <w:t>.</w:t>
            </w:r>
          </w:p>
          <w:p w14:paraId="4639A9D2" w14:textId="0D93086A" w:rsidR="001F0AFC" w:rsidRPr="00172904" w:rsidRDefault="00EE26DD" w:rsidP="003D3963">
            <w:pPr>
              <w:spacing w:before="240" w:after="120" w:line="240" w:lineRule="auto"/>
              <w:rPr>
                <w:rFonts w:ascii="Arial" w:eastAsia="Arial" w:hAnsi="Arial" w:cs="Arial"/>
                <w:lang w:val="en-CA"/>
              </w:rPr>
            </w:pPr>
            <w:r>
              <w:rPr>
                <w:rFonts w:ascii="Arial" w:eastAsia="Arial" w:hAnsi="Arial" w:cs="Arial"/>
                <w:lang w:val="en-CA"/>
              </w:rPr>
              <w:t xml:space="preserve">An </w:t>
            </w:r>
            <w:r w:rsidR="109F81D6" w:rsidRPr="50290AD4">
              <w:rPr>
                <w:rFonts w:ascii="Arial" w:eastAsia="Arial" w:hAnsi="Arial" w:cs="Arial"/>
                <w:lang w:val="en-CA"/>
              </w:rPr>
              <w:t>incident management document</w:t>
            </w:r>
            <w:r>
              <w:rPr>
                <w:rFonts w:ascii="Arial" w:eastAsia="Arial" w:hAnsi="Arial" w:cs="Arial"/>
                <w:lang w:val="en-CA"/>
              </w:rPr>
              <w:t xml:space="preserve"> has been prepared for EVA</w:t>
            </w:r>
            <w:r w:rsidR="109F81D6" w:rsidRPr="50290AD4">
              <w:rPr>
                <w:rFonts w:ascii="Arial" w:eastAsia="Arial" w:hAnsi="Arial" w:cs="Arial"/>
                <w:lang w:val="en-CA"/>
              </w:rPr>
              <w:t>.</w:t>
            </w:r>
            <w:r w:rsidR="00942BF2">
              <w:rPr>
                <w:rFonts w:ascii="Arial" w:eastAsia="Arial" w:hAnsi="Arial" w:cs="Arial"/>
                <w:lang w:val="en-CA"/>
              </w:rPr>
              <w:t xml:space="preserve"> (See Annex F)</w:t>
            </w:r>
          </w:p>
        </w:tc>
        <w:tc>
          <w:tcPr>
            <w:tcW w:w="1937" w:type="pct"/>
          </w:tcPr>
          <w:p w14:paraId="2D34C72A" w14:textId="699CDBE0" w:rsidR="001F0AFC" w:rsidRPr="00172904" w:rsidRDefault="00BE4A3C" w:rsidP="00561B97">
            <w:pPr>
              <w:spacing w:after="200" w:line="240" w:lineRule="auto"/>
              <w:rPr>
                <w:rFonts w:ascii="Arial" w:hAnsi="Arial" w:cs="Arial"/>
                <w:highlight w:val="darkGray"/>
                <w:lang w:val="en-CA"/>
              </w:rPr>
            </w:pPr>
            <w:r w:rsidRPr="002E18E2">
              <w:rPr>
                <w:rFonts w:ascii="Arial" w:hAnsi="Arial" w:cs="Arial"/>
                <w:lang w:val="en-CA"/>
              </w:rPr>
              <w:t>No privacy risk or compliance issue identified.</w:t>
            </w:r>
          </w:p>
        </w:tc>
      </w:tr>
      <w:tr w:rsidR="001F0AFC" w:rsidRPr="00172904" w14:paraId="3E415B86" w14:textId="77777777" w:rsidTr="70C8F3DC">
        <w:trPr>
          <w:trHeight w:val="692"/>
        </w:trPr>
        <w:tc>
          <w:tcPr>
            <w:tcW w:w="1047" w:type="pct"/>
          </w:tcPr>
          <w:p w14:paraId="34E73763" w14:textId="77777777" w:rsidR="001F0AFC" w:rsidRPr="00172904" w:rsidRDefault="001F0AFC" w:rsidP="00DF49EE">
            <w:pPr>
              <w:pStyle w:val="ListParagraph"/>
              <w:numPr>
                <w:ilvl w:val="0"/>
                <w:numId w:val="15"/>
              </w:numPr>
              <w:spacing w:after="200" w:line="240" w:lineRule="auto"/>
              <w:rPr>
                <w:rFonts w:ascii="Arial" w:hAnsi="Arial" w:cs="Arial"/>
              </w:rPr>
            </w:pPr>
            <w:r w:rsidRPr="00172904">
              <w:rPr>
                <w:rFonts w:ascii="Arial" w:hAnsi="Arial" w:cs="Arial"/>
              </w:rPr>
              <w:lastRenderedPageBreak/>
              <w:t xml:space="preserve">Will controls be in place </w:t>
            </w:r>
            <w:r w:rsidRPr="00172904" w:rsidDel="009C1A0D">
              <w:rPr>
                <w:rFonts w:ascii="Arial" w:hAnsi="Arial" w:cs="Arial"/>
              </w:rPr>
              <w:t xml:space="preserve">for </w:t>
            </w:r>
            <w:r w:rsidRPr="00172904">
              <w:rPr>
                <w:rFonts w:ascii="Arial" w:hAnsi="Arial" w:cs="Arial"/>
              </w:rPr>
              <w:t>all processes</w:t>
            </w:r>
            <w:r w:rsidRPr="00172904" w:rsidDel="009C1A0D">
              <w:rPr>
                <w:rFonts w:ascii="Arial" w:hAnsi="Arial" w:cs="Arial"/>
              </w:rPr>
              <w:t xml:space="preserve"> to grant authorization to </w:t>
            </w:r>
            <w:r w:rsidRPr="00172904">
              <w:rPr>
                <w:rFonts w:ascii="Arial" w:hAnsi="Arial" w:cs="Arial"/>
              </w:rPr>
              <w:t>modify (add, view, change or delete) personal information</w:t>
            </w:r>
            <w:r w:rsidRPr="00172904" w:rsidDel="009C1A0D">
              <w:rPr>
                <w:rFonts w:ascii="Arial" w:hAnsi="Arial" w:cs="Arial"/>
              </w:rPr>
              <w:t xml:space="preserve"> from records</w:t>
            </w:r>
            <w:r w:rsidRPr="00172904">
              <w:rPr>
                <w:rFonts w:ascii="Arial" w:hAnsi="Arial" w:cs="Arial"/>
              </w:rPr>
              <w:t>, upon implementation?</w:t>
            </w:r>
          </w:p>
        </w:tc>
        <w:sdt>
          <w:sdtPr>
            <w:rPr>
              <w:rFonts w:ascii="Arial" w:hAnsi="Arial" w:cs="Arial"/>
              <w:lang w:val="en-CA"/>
            </w:rPr>
            <w:id w:val="-1358505983"/>
            <w:placeholder>
              <w:docPart w:val="06E3BEEFC5F04EFFB6091E9A7EECF5B0"/>
            </w:placeholder>
            <w:dropDownList>
              <w:listItem w:value="Choose an item."/>
              <w:listItem w:displayText="Yes" w:value="Yes"/>
              <w:listItem w:displayText="No" w:value="No"/>
              <w:listItem w:displayText="N/A" w:value="N/A"/>
            </w:dropDownList>
          </w:sdtPr>
          <w:sdtEndPr/>
          <w:sdtContent>
            <w:tc>
              <w:tcPr>
                <w:tcW w:w="645" w:type="pct"/>
              </w:tcPr>
              <w:p w14:paraId="2544A2A3" w14:textId="02EC64CB" w:rsidR="001F0AFC" w:rsidRPr="00172904" w:rsidRDefault="79ED8D56" w:rsidP="00561B97">
                <w:pPr>
                  <w:spacing w:after="200" w:line="240" w:lineRule="auto"/>
                  <w:rPr>
                    <w:rFonts w:ascii="Arial" w:hAnsi="Arial" w:cs="Arial"/>
                    <w:lang w:val="en-CA"/>
                  </w:rPr>
                </w:pPr>
                <w:r w:rsidRPr="6AD13147">
                  <w:rPr>
                    <w:rFonts w:ascii="Arial" w:hAnsi="Arial" w:cs="Arial"/>
                    <w:lang w:val="en-CA"/>
                  </w:rPr>
                  <w:t>Yes</w:t>
                </w:r>
              </w:p>
            </w:tc>
          </w:sdtContent>
        </w:sdt>
        <w:tc>
          <w:tcPr>
            <w:tcW w:w="1371" w:type="pct"/>
          </w:tcPr>
          <w:p w14:paraId="7E22D42D" w14:textId="66067BAA" w:rsidR="003E04A7" w:rsidRPr="004112BD" w:rsidRDefault="003E04A7" w:rsidP="6AD13147">
            <w:pPr>
              <w:spacing w:after="200" w:line="240" w:lineRule="auto"/>
              <w:rPr>
                <w:rFonts w:ascii="Arial" w:eastAsia="Arial" w:hAnsi="Arial" w:cs="Arial"/>
                <w:lang w:val="en-CA"/>
              </w:rPr>
            </w:pPr>
            <w:r w:rsidRPr="004112BD">
              <w:rPr>
                <w:rFonts w:ascii="Arial" w:eastAsia="Arial" w:hAnsi="Arial" w:cs="Arial"/>
                <w:lang w:val="en-CA"/>
              </w:rPr>
              <w:t xml:space="preserve">EVA has Role-Based Access Control </w:t>
            </w:r>
            <w:r w:rsidR="00534655" w:rsidRPr="004112BD">
              <w:rPr>
                <w:rFonts w:ascii="Arial" w:eastAsia="Arial" w:hAnsi="Arial" w:cs="Arial"/>
                <w:lang w:val="en-CA"/>
              </w:rPr>
              <w:t xml:space="preserve">established, documented and in place </w:t>
            </w:r>
            <w:r w:rsidR="00271EEC" w:rsidRPr="004112BD">
              <w:rPr>
                <w:rFonts w:ascii="Arial" w:eastAsia="Arial" w:hAnsi="Arial" w:cs="Arial"/>
                <w:lang w:val="en-CA"/>
              </w:rPr>
              <w:t xml:space="preserve">(see </w:t>
            </w:r>
            <w:r w:rsidR="006B35BF" w:rsidRPr="004112BD">
              <w:rPr>
                <w:rFonts w:ascii="Arial" w:eastAsia="Arial" w:hAnsi="Arial" w:cs="Arial"/>
                <w:lang w:val="en-CA"/>
              </w:rPr>
              <w:t>section C-4</w:t>
            </w:r>
            <w:r w:rsidR="004F2A5C">
              <w:rPr>
                <w:rFonts w:ascii="Arial" w:eastAsia="Arial" w:hAnsi="Arial" w:cs="Arial"/>
                <w:lang w:val="en-CA"/>
              </w:rPr>
              <w:t>, and Annex F)</w:t>
            </w:r>
            <w:r w:rsidR="006B35BF" w:rsidRPr="004112BD">
              <w:rPr>
                <w:rFonts w:ascii="Arial" w:eastAsia="Arial" w:hAnsi="Arial" w:cs="Arial"/>
                <w:lang w:val="en-CA"/>
              </w:rPr>
              <w:t>.</w:t>
            </w:r>
          </w:p>
          <w:p w14:paraId="7D36384F" w14:textId="04D5A670" w:rsidR="00930378" w:rsidRPr="004112BD" w:rsidRDefault="00DB724F" w:rsidP="6AD13147">
            <w:pPr>
              <w:spacing w:after="200" w:line="240" w:lineRule="auto"/>
              <w:rPr>
                <w:rFonts w:ascii="Arial" w:eastAsia="Arial" w:hAnsi="Arial" w:cs="Arial"/>
                <w:lang w:val="en-CA"/>
              </w:rPr>
            </w:pPr>
            <w:r w:rsidRPr="004112BD">
              <w:rPr>
                <w:rFonts w:ascii="Arial" w:eastAsia="Arial" w:hAnsi="Arial" w:cs="Arial"/>
                <w:lang w:val="en-CA"/>
              </w:rPr>
              <w:t>Program-related personal information captured in the logs is incidental</w:t>
            </w:r>
            <w:r w:rsidR="00C0750A" w:rsidRPr="004112BD">
              <w:rPr>
                <w:rFonts w:ascii="Arial" w:eastAsia="Arial" w:hAnsi="Arial" w:cs="Arial"/>
                <w:lang w:val="en-CA"/>
              </w:rPr>
              <w:t xml:space="preserve"> </w:t>
            </w:r>
            <w:r w:rsidR="004112BD" w:rsidRPr="004112BD">
              <w:rPr>
                <w:rFonts w:ascii="Arial" w:eastAsia="Arial" w:hAnsi="Arial" w:cs="Arial"/>
                <w:lang w:val="en-CA"/>
              </w:rPr>
              <w:t>and cannot be modified.</w:t>
            </w:r>
          </w:p>
          <w:p w14:paraId="5520209A" w14:textId="05B7888C" w:rsidR="001F0AFC" w:rsidRPr="00172904" w:rsidRDefault="61195B71" w:rsidP="6AD13147">
            <w:pPr>
              <w:spacing w:after="200" w:line="240" w:lineRule="auto"/>
              <w:rPr>
                <w:rFonts w:ascii="Arial" w:eastAsia="Arial" w:hAnsi="Arial" w:cs="Arial"/>
                <w:lang w:val="en-CA"/>
              </w:rPr>
            </w:pPr>
            <w:r w:rsidRPr="630B7281">
              <w:rPr>
                <w:rFonts w:ascii="Arial" w:eastAsia="Arial" w:hAnsi="Arial" w:cs="Arial"/>
                <w:lang w:val="en-CA"/>
              </w:rPr>
              <w:t xml:space="preserve">The logs are retained in </w:t>
            </w:r>
            <w:r w:rsidR="00FD3541">
              <w:rPr>
                <w:rFonts w:ascii="Arial" w:eastAsia="Arial" w:hAnsi="Arial" w:cs="Arial"/>
                <w:lang w:val="en-CA"/>
              </w:rPr>
              <w:t>their</w:t>
            </w:r>
            <w:r w:rsidRPr="630B7281">
              <w:rPr>
                <w:rFonts w:ascii="Arial" w:eastAsia="Arial" w:hAnsi="Arial" w:cs="Arial"/>
                <w:lang w:val="en-CA"/>
              </w:rPr>
              <w:t xml:space="preserve"> </w:t>
            </w:r>
            <w:r w:rsidRPr="748AAC3C">
              <w:rPr>
                <w:rFonts w:ascii="Arial" w:eastAsia="Arial" w:hAnsi="Arial" w:cs="Arial"/>
                <w:lang w:val="en-CA"/>
              </w:rPr>
              <w:t>original</w:t>
            </w:r>
            <w:r w:rsidRPr="630B7281">
              <w:rPr>
                <w:rFonts w:ascii="Arial" w:eastAsia="Arial" w:hAnsi="Arial" w:cs="Arial"/>
                <w:lang w:val="en-CA"/>
              </w:rPr>
              <w:t xml:space="preserve"> form. </w:t>
            </w:r>
            <w:r w:rsidR="00BC1414">
              <w:rPr>
                <w:rFonts w:ascii="Arial" w:eastAsia="Arial" w:hAnsi="Arial" w:cs="Arial"/>
                <w:lang w:val="en-CA"/>
              </w:rPr>
              <w:t>C</w:t>
            </w:r>
            <w:r w:rsidRPr="06A8C29E">
              <w:rPr>
                <w:rFonts w:ascii="Arial" w:eastAsia="Arial" w:hAnsi="Arial" w:cs="Arial"/>
                <w:lang w:val="en-CA"/>
              </w:rPr>
              <w:t xml:space="preserve">hat history </w:t>
            </w:r>
            <w:r w:rsidR="0235EAB5" w:rsidRPr="2E01A223">
              <w:rPr>
                <w:rFonts w:ascii="Arial" w:eastAsia="Arial" w:hAnsi="Arial" w:cs="Arial"/>
                <w:lang w:val="en-CA"/>
              </w:rPr>
              <w:t>cannot</w:t>
            </w:r>
            <w:r w:rsidRPr="06A8C29E">
              <w:rPr>
                <w:rFonts w:ascii="Arial" w:eastAsia="Arial" w:hAnsi="Arial" w:cs="Arial"/>
                <w:lang w:val="en-CA"/>
              </w:rPr>
              <w:t xml:space="preserve"> be altered</w:t>
            </w:r>
            <w:r w:rsidR="00BC1414">
              <w:rPr>
                <w:rFonts w:ascii="Arial" w:eastAsia="Arial" w:hAnsi="Arial" w:cs="Arial"/>
                <w:lang w:val="en-CA"/>
              </w:rPr>
              <w:t>,</w:t>
            </w:r>
            <w:r w:rsidRPr="06A8C29E">
              <w:rPr>
                <w:rFonts w:ascii="Arial" w:eastAsia="Arial" w:hAnsi="Arial" w:cs="Arial"/>
                <w:lang w:val="en-CA"/>
              </w:rPr>
              <w:t xml:space="preserve"> only accessed for </w:t>
            </w:r>
            <w:r w:rsidRPr="28C8F48B">
              <w:rPr>
                <w:rFonts w:ascii="Arial" w:eastAsia="Arial" w:hAnsi="Arial" w:cs="Arial"/>
                <w:lang w:val="en-CA"/>
              </w:rPr>
              <w:t>auditing</w:t>
            </w:r>
            <w:r w:rsidR="00BC1414">
              <w:rPr>
                <w:rFonts w:ascii="Arial" w:eastAsia="Arial" w:hAnsi="Arial" w:cs="Arial"/>
                <w:lang w:val="en-CA"/>
              </w:rPr>
              <w:t xml:space="preserve"> or investigative</w:t>
            </w:r>
            <w:r w:rsidRPr="28C8F48B">
              <w:rPr>
                <w:rFonts w:ascii="Arial" w:eastAsia="Arial" w:hAnsi="Arial" w:cs="Arial"/>
                <w:lang w:val="en-CA"/>
              </w:rPr>
              <w:t xml:space="preserve"> </w:t>
            </w:r>
            <w:r w:rsidRPr="748AAC3C">
              <w:rPr>
                <w:rFonts w:ascii="Arial" w:eastAsia="Arial" w:hAnsi="Arial" w:cs="Arial"/>
                <w:lang w:val="en-CA"/>
              </w:rPr>
              <w:t xml:space="preserve">purposes. </w:t>
            </w:r>
            <w:r w:rsidR="00FD50C3" w:rsidRPr="004112BD">
              <w:rPr>
                <w:rFonts w:ascii="Arial" w:eastAsia="Arial" w:hAnsi="Arial" w:cs="Arial"/>
                <w:lang w:val="en-CA"/>
              </w:rPr>
              <w:t xml:space="preserve">Admin </w:t>
            </w:r>
            <w:r w:rsidR="00FD50C3">
              <w:rPr>
                <w:rFonts w:ascii="Arial" w:eastAsia="Arial" w:hAnsi="Arial" w:cs="Arial"/>
                <w:lang w:val="en-CA"/>
              </w:rPr>
              <w:t xml:space="preserve">cannot modify </w:t>
            </w:r>
            <w:r w:rsidR="00FD50C3" w:rsidRPr="004112BD">
              <w:rPr>
                <w:rFonts w:ascii="Arial" w:eastAsia="Arial" w:hAnsi="Arial" w:cs="Arial"/>
                <w:lang w:val="en-CA"/>
              </w:rPr>
              <w:t>logs.</w:t>
            </w:r>
          </w:p>
        </w:tc>
        <w:tc>
          <w:tcPr>
            <w:tcW w:w="1937" w:type="pct"/>
          </w:tcPr>
          <w:p w14:paraId="4C8FA889" w14:textId="60B533BC" w:rsidR="001F0AFC" w:rsidRPr="00172904" w:rsidRDefault="00805835" w:rsidP="00561B97">
            <w:pPr>
              <w:spacing w:after="200" w:line="240" w:lineRule="auto"/>
              <w:rPr>
                <w:rFonts w:ascii="Arial" w:hAnsi="Arial" w:cs="Arial"/>
                <w:highlight w:val="darkGray"/>
                <w:lang w:val="en-CA"/>
              </w:rPr>
            </w:pPr>
            <w:r w:rsidRPr="002E18E2">
              <w:rPr>
                <w:rFonts w:ascii="Arial" w:hAnsi="Arial" w:cs="Arial"/>
                <w:lang w:val="en-CA"/>
              </w:rPr>
              <w:t>No privacy risk or compliance issue identified.</w:t>
            </w:r>
          </w:p>
        </w:tc>
      </w:tr>
      <w:tr w:rsidR="001F0AFC" w:rsidRPr="00172904" w14:paraId="30AE91E8" w14:textId="77777777" w:rsidTr="70C8F3DC">
        <w:trPr>
          <w:trHeight w:val="692"/>
        </w:trPr>
        <w:tc>
          <w:tcPr>
            <w:tcW w:w="1047" w:type="pct"/>
          </w:tcPr>
          <w:p w14:paraId="6C60EFA8" w14:textId="77777777" w:rsidR="001F0AFC" w:rsidRPr="00172904" w:rsidRDefault="001F0AFC" w:rsidP="00DF49EE">
            <w:pPr>
              <w:pStyle w:val="ListParagraph"/>
              <w:numPr>
                <w:ilvl w:val="0"/>
                <w:numId w:val="15"/>
              </w:numPr>
              <w:spacing w:after="200" w:line="240" w:lineRule="auto"/>
              <w:rPr>
                <w:rFonts w:ascii="Arial" w:hAnsi="Arial" w:cs="Arial"/>
              </w:rPr>
            </w:pPr>
            <w:r w:rsidRPr="00172904">
              <w:rPr>
                <w:rFonts w:ascii="Arial" w:hAnsi="Arial" w:cs="Arial"/>
              </w:rPr>
              <w:t>Will security measures be in place to match the sensitivity of the information recorded, upon implementation?</w:t>
            </w:r>
          </w:p>
        </w:tc>
        <w:sdt>
          <w:sdtPr>
            <w:rPr>
              <w:rFonts w:ascii="Arial" w:hAnsi="Arial" w:cs="Arial"/>
              <w:lang w:val="en-CA"/>
            </w:rPr>
            <w:id w:val="1176000062"/>
            <w:placeholder>
              <w:docPart w:val="1BF87666EE964FA8BCC26DB13A2533F1"/>
            </w:placeholder>
            <w:dropDownList>
              <w:listItem w:value="Choose an item."/>
              <w:listItem w:displayText="Yes" w:value="Yes"/>
              <w:listItem w:displayText="No" w:value="No"/>
            </w:dropDownList>
          </w:sdtPr>
          <w:sdtEndPr/>
          <w:sdtContent>
            <w:tc>
              <w:tcPr>
                <w:tcW w:w="645" w:type="pct"/>
              </w:tcPr>
              <w:p w14:paraId="5DD6E0E9" w14:textId="21563CC4" w:rsidR="001F0AFC" w:rsidRPr="00172904" w:rsidRDefault="4F57E7B5"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7CAA1844" w14:textId="2C4A8CC1" w:rsidR="001F0AFC" w:rsidRDefault="002013AE" w:rsidP="47D7C777">
            <w:pPr>
              <w:spacing w:after="200" w:line="240" w:lineRule="auto"/>
              <w:rPr>
                <w:rFonts w:ascii="Arial" w:hAnsi="Arial" w:cs="Arial"/>
                <w:lang w:val="en-CA"/>
              </w:rPr>
            </w:pPr>
            <w:r>
              <w:rPr>
                <w:rFonts w:ascii="Arial" w:hAnsi="Arial" w:cs="Arial"/>
                <w:lang w:val="en-CA"/>
              </w:rPr>
              <w:t xml:space="preserve">A </w:t>
            </w:r>
            <w:r w:rsidR="3A8D61A6" w:rsidRPr="6AD13147">
              <w:rPr>
                <w:rFonts w:ascii="Arial" w:hAnsi="Arial" w:cs="Arial"/>
                <w:lang w:val="en-CA"/>
              </w:rPr>
              <w:t xml:space="preserve">Security </w:t>
            </w:r>
            <w:r w:rsidR="6A142777" w:rsidRPr="5387DEF7">
              <w:rPr>
                <w:rFonts w:ascii="Arial" w:hAnsi="Arial" w:cs="Arial"/>
                <w:lang w:val="en-CA"/>
              </w:rPr>
              <w:t>Assessment</w:t>
            </w:r>
            <w:r w:rsidR="3A8D61A6" w:rsidRPr="6AD13147">
              <w:rPr>
                <w:rFonts w:ascii="Arial" w:hAnsi="Arial" w:cs="Arial"/>
                <w:lang w:val="en-CA"/>
              </w:rPr>
              <w:t xml:space="preserve"> Questionnaire </w:t>
            </w:r>
            <w:r w:rsidR="005A4A47">
              <w:rPr>
                <w:rFonts w:ascii="Arial" w:hAnsi="Arial" w:cs="Arial"/>
                <w:lang w:val="en-CA"/>
              </w:rPr>
              <w:t xml:space="preserve">was </w:t>
            </w:r>
            <w:r w:rsidR="3A8D61A6" w:rsidRPr="6AD13147">
              <w:rPr>
                <w:rFonts w:ascii="Arial" w:hAnsi="Arial" w:cs="Arial"/>
                <w:lang w:val="en-CA"/>
              </w:rPr>
              <w:t>completed</w:t>
            </w:r>
            <w:r w:rsidR="434AE99B" w:rsidRPr="6AD13147">
              <w:rPr>
                <w:rFonts w:ascii="Arial" w:hAnsi="Arial" w:cs="Arial"/>
                <w:lang w:val="en-CA"/>
              </w:rPr>
              <w:t xml:space="preserve"> and approved by IT </w:t>
            </w:r>
            <w:r w:rsidR="35F340CA" w:rsidRPr="0AF2DAA5">
              <w:rPr>
                <w:rFonts w:ascii="Arial" w:hAnsi="Arial" w:cs="Arial"/>
                <w:lang w:val="en-CA"/>
              </w:rPr>
              <w:t>S</w:t>
            </w:r>
            <w:r w:rsidR="014F0D58" w:rsidRPr="0AF2DAA5">
              <w:rPr>
                <w:rFonts w:ascii="Arial" w:hAnsi="Arial" w:cs="Arial"/>
                <w:lang w:val="en-CA"/>
              </w:rPr>
              <w:t>ecurity</w:t>
            </w:r>
            <w:r w:rsidR="35F340CA" w:rsidRPr="0AF2DAA5">
              <w:rPr>
                <w:rFonts w:ascii="Arial" w:hAnsi="Arial" w:cs="Arial"/>
                <w:lang w:val="en-CA"/>
              </w:rPr>
              <w:t>.</w:t>
            </w:r>
            <w:r w:rsidR="00393CD2">
              <w:rPr>
                <w:rFonts w:ascii="Arial" w:hAnsi="Arial" w:cs="Arial"/>
                <w:lang w:val="en-CA"/>
              </w:rPr>
              <w:t xml:space="preserve"> (See Ann</w:t>
            </w:r>
            <w:r w:rsidR="00907F60">
              <w:rPr>
                <w:rFonts w:ascii="Arial" w:hAnsi="Arial" w:cs="Arial"/>
                <w:lang w:val="en-CA"/>
              </w:rPr>
              <w:t>ex F).</w:t>
            </w:r>
          </w:p>
          <w:p w14:paraId="177F459B" w14:textId="343A8C9E" w:rsidR="001F0AFC" w:rsidRPr="00172904" w:rsidRDefault="00F77A84" w:rsidP="6AD13147">
            <w:pPr>
              <w:spacing w:after="200" w:line="240" w:lineRule="auto"/>
              <w:rPr>
                <w:rFonts w:ascii="Arial" w:hAnsi="Arial" w:cs="Arial"/>
                <w:highlight w:val="darkGray"/>
                <w:lang w:val="en-CA"/>
              </w:rPr>
            </w:pPr>
            <w:r w:rsidRPr="70C8F3DC">
              <w:rPr>
                <w:rFonts w:ascii="Arial" w:hAnsi="Arial" w:cs="Arial"/>
                <w:lang w:val="en-CA"/>
              </w:rPr>
              <w:t xml:space="preserve">EVA is approved </w:t>
            </w:r>
            <w:r w:rsidR="00CB2E5C" w:rsidRPr="70C8F3DC">
              <w:rPr>
                <w:rFonts w:ascii="Arial" w:hAnsi="Arial" w:cs="Arial"/>
                <w:lang w:val="en-CA"/>
              </w:rPr>
              <w:t>for the input and upload of</w:t>
            </w:r>
            <w:del w:id="214" w:author="Hodgson, Rachel R [NC]" w:date="2025-09-23T13:52:00Z" w16du:dateUtc="2025-09-23T17:52:00Z">
              <w:r w:rsidR="00CB2E5C" w:rsidRPr="70C8F3DC" w:rsidDel="00A535AF">
                <w:rPr>
                  <w:rFonts w:ascii="Arial" w:hAnsi="Arial" w:cs="Arial"/>
                  <w:lang w:val="en-CA"/>
                </w:rPr>
                <w:delText xml:space="preserve"> </w:delText>
              </w:r>
            </w:del>
            <w:r w:rsidR="00CB2E5C" w:rsidRPr="70C8F3DC">
              <w:rPr>
                <w:rFonts w:ascii="Arial" w:hAnsi="Arial" w:cs="Arial"/>
                <w:lang w:val="en-CA"/>
              </w:rPr>
              <w:t xml:space="preserve"> information which is Protected B or lower, users are advised </w:t>
            </w:r>
            <w:r w:rsidR="00AC59CE" w:rsidRPr="70C8F3DC">
              <w:rPr>
                <w:rFonts w:ascii="Arial" w:hAnsi="Arial" w:cs="Arial"/>
                <w:lang w:val="en-CA"/>
              </w:rPr>
              <w:t>in the ToU not to enter information above Protected B into EVA.</w:t>
            </w:r>
          </w:p>
        </w:tc>
        <w:tc>
          <w:tcPr>
            <w:tcW w:w="1937" w:type="pct"/>
          </w:tcPr>
          <w:p w14:paraId="089E018F" w14:textId="558E3111" w:rsidR="001F0AFC" w:rsidRPr="00172904" w:rsidRDefault="00805835" w:rsidP="00561B97">
            <w:pPr>
              <w:spacing w:after="200" w:line="240" w:lineRule="auto"/>
              <w:rPr>
                <w:rFonts w:ascii="Arial" w:hAnsi="Arial" w:cs="Arial"/>
                <w:highlight w:val="darkGray"/>
                <w:lang w:val="en-CA"/>
              </w:rPr>
            </w:pPr>
            <w:r w:rsidRPr="002E18E2">
              <w:rPr>
                <w:rFonts w:ascii="Arial" w:hAnsi="Arial" w:cs="Arial"/>
                <w:lang w:val="en-CA"/>
              </w:rPr>
              <w:t>No privacy risk or compliance issue identified.</w:t>
            </w:r>
          </w:p>
        </w:tc>
      </w:tr>
      <w:tr w:rsidR="001F0AFC" w:rsidRPr="00172904" w14:paraId="36B0FF97" w14:textId="77777777" w:rsidTr="70C8F3DC">
        <w:trPr>
          <w:trHeight w:val="692"/>
        </w:trPr>
        <w:tc>
          <w:tcPr>
            <w:tcW w:w="1047" w:type="pct"/>
          </w:tcPr>
          <w:p w14:paraId="34204BA5" w14:textId="5205760C" w:rsidR="001F0AFC" w:rsidRPr="00172904" w:rsidRDefault="001F0AFC" w:rsidP="00DF49EE">
            <w:pPr>
              <w:pStyle w:val="ListParagraph"/>
              <w:numPr>
                <w:ilvl w:val="0"/>
                <w:numId w:val="15"/>
              </w:numPr>
              <w:spacing w:after="200" w:line="240" w:lineRule="auto"/>
              <w:rPr>
                <w:rFonts w:ascii="Arial" w:hAnsi="Arial" w:cs="Arial"/>
              </w:rPr>
            </w:pPr>
            <w:r w:rsidRPr="00172904">
              <w:rPr>
                <w:rFonts w:ascii="Arial" w:hAnsi="Arial" w:cs="Arial"/>
              </w:rPr>
              <w:t xml:space="preserve">Will the </w:t>
            </w:r>
            <w:r w:rsidR="0065348E">
              <w:rPr>
                <w:rFonts w:ascii="Arial" w:hAnsi="Arial" w:cs="Arial"/>
              </w:rPr>
              <w:t xml:space="preserve">system </w:t>
            </w:r>
            <w:r w:rsidRPr="00172904">
              <w:rPr>
                <w:rFonts w:ascii="Arial" w:hAnsi="Arial" w:cs="Arial"/>
              </w:rPr>
              <w:t>use specialized software or new databases?</w:t>
            </w:r>
          </w:p>
        </w:tc>
        <w:tc>
          <w:tcPr>
            <w:tcW w:w="645" w:type="pct"/>
          </w:tcPr>
          <w:p w14:paraId="5602D507" w14:textId="26F68AFF" w:rsidR="001F0AFC" w:rsidRPr="00172904" w:rsidRDefault="009F428A" w:rsidP="00561B97">
            <w:pPr>
              <w:spacing w:after="200" w:line="240" w:lineRule="auto"/>
              <w:rPr>
                <w:rFonts w:ascii="Arial" w:hAnsi="Arial" w:cs="Arial"/>
                <w:lang w:val="en-CA"/>
              </w:rPr>
            </w:pPr>
            <w:sdt>
              <w:sdtPr>
                <w:rPr>
                  <w:rFonts w:ascii="Arial" w:hAnsi="Arial" w:cs="Arial"/>
                  <w:lang w:val="en-CA"/>
                </w:rPr>
                <w:id w:val="-585607822"/>
                <w:placeholder>
                  <w:docPart w:val="978EA93511064B80A2FB380F86C66DAB"/>
                </w:placeholder>
                <w:dropDownList>
                  <w:listItem w:value="Choose an item."/>
                  <w:listItem w:displayText="Yes" w:value="Yes"/>
                  <w:listItem w:displayText="No" w:value="No"/>
                </w:dropDownList>
              </w:sdtPr>
              <w:sdtEndPr/>
              <w:sdtContent>
                <w:r w:rsidR="1AD20FD4" w:rsidRPr="47D7C777">
                  <w:rPr>
                    <w:rFonts w:ascii="Arial" w:hAnsi="Arial" w:cs="Arial"/>
                    <w:lang w:val="en-CA"/>
                  </w:rPr>
                  <w:t>No</w:t>
                </w:r>
              </w:sdtContent>
            </w:sdt>
          </w:p>
        </w:tc>
        <w:tc>
          <w:tcPr>
            <w:tcW w:w="1371" w:type="pct"/>
          </w:tcPr>
          <w:p w14:paraId="45B35073" w14:textId="371E8F21" w:rsidR="001F0AFC" w:rsidRPr="00172904" w:rsidRDefault="001F0AFC" w:rsidP="00561B97">
            <w:pPr>
              <w:spacing w:after="200" w:line="240" w:lineRule="auto"/>
              <w:rPr>
                <w:rFonts w:ascii="Arial" w:hAnsi="Arial" w:cs="Arial"/>
                <w:lang w:val="en-CA"/>
              </w:rPr>
            </w:pPr>
          </w:p>
        </w:tc>
        <w:tc>
          <w:tcPr>
            <w:tcW w:w="1937" w:type="pct"/>
          </w:tcPr>
          <w:p w14:paraId="0B221CA1" w14:textId="2553C354" w:rsidR="001F0AFC" w:rsidRPr="00172904" w:rsidRDefault="00FD55C7" w:rsidP="00561B97">
            <w:pPr>
              <w:spacing w:after="200" w:line="240" w:lineRule="auto"/>
              <w:rPr>
                <w:rFonts w:ascii="Arial" w:hAnsi="Arial" w:cs="Arial"/>
                <w:highlight w:val="darkGray"/>
                <w:lang w:val="en-CA"/>
              </w:rPr>
            </w:pPr>
            <w:r w:rsidRPr="002E18E2">
              <w:rPr>
                <w:rFonts w:ascii="Arial" w:hAnsi="Arial" w:cs="Arial"/>
                <w:lang w:val="en-CA"/>
              </w:rPr>
              <w:t>No privacy risk or compliance issue identified.</w:t>
            </w:r>
          </w:p>
        </w:tc>
      </w:tr>
      <w:tr w:rsidR="00421EB8" w:rsidRPr="00172904" w14:paraId="42150224" w14:textId="77777777" w:rsidTr="70C8F3DC">
        <w:trPr>
          <w:trHeight w:val="692"/>
        </w:trPr>
        <w:tc>
          <w:tcPr>
            <w:tcW w:w="1047" w:type="pct"/>
          </w:tcPr>
          <w:p w14:paraId="3F4A190D" w14:textId="77777777" w:rsidR="00421EB8" w:rsidRPr="00172904" w:rsidRDefault="00421EB8" w:rsidP="00DF49EE">
            <w:pPr>
              <w:pStyle w:val="ListParagraph"/>
              <w:numPr>
                <w:ilvl w:val="0"/>
                <w:numId w:val="15"/>
              </w:numPr>
              <w:spacing w:after="200" w:line="240" w:lineRule="auto"/>
              <w:rPr>
                <w:rFonts w:ascii="Arial" w:hAnsi="Arial" w:cs="Arial"/>
              </w:rPr>
            </w:pPr>
            <w:r w:rsidRPr="00172904">
              <w:rPr>
                <w:rFonts w:ascii="Arial" w:hAnsi="Arial" w:cs="Arial"/>
                <w:lang w:val="en-US"/>
              </w:rPr>
              <w:t xml:space="preserve">Are there guidelines, policies or training materials for employees who handle personal information that go beyond the requirements of the </w:t>
            </w:r>
            <w:hyperlink r:id="rId39">
              <w:r w:rsidRPr="00172904">
                <w:rPr>
                  <w:rStyle w:val="Hyperlink"/>
                  <w:rFonts w:ascii="Arial" w:hAnsi="Arial" w:cs="Arial"/>
                  <w:lang w:val="en-US"/>
                </w:rPr>
                <w:t>Directive on Personal Information Requests and Correction of Personal Information</w:t>
              </w:r>
            </w:hyperlink>
            <w:r w:rsidRPr="00172904">
              <w:rPr>
                <w:rFonts w:ascii="Arial" w:hAnsi="Arial" w:cs="Arial"/>
                <w:lang w:val="en-US"/>
              </w:rPr>
              <w:t>?</w:t>
            </w:r>
          </w:p>
        </w:tc>
        <w:sdt>
          <w:sdtPr>
            <w:rPr>
              <w:rFonts w:ascii="Arial" w:hAnsi="Arial" w:cs="Arial"/>
              <w:lang w:val="en-CA"/>
            </w:rPr>
            <w:id w:val="902724083"/>
            <w:placeholder>
              <w:docPart w:val="206074550AD549D793EF1D75B82E191F"/>
            </w:placeholder>
            <w:dropDownList>
              <w:listItem w:value="Choose an item."/>
              <w:listItem w:displayText="Yes" w:value="Yes"/>
              <w:listItem w:displayText="No" w:value="No"/>
              <w:listItem w:displayText="N/A" w:value="N/A"/>
            </w:dropDownList>
          </w:sdtPr>
          <w:sdtEndPr/>
          <w:sdtContent>
            <w:tc>
              <w:tcPr>
                <w:tcW w:w="645" w:type="pct"/>
              </w:tcPr>
              <w:p w14:paraId="18AFCF5B" w14:textId="02AC737B" w:rsidR="00421EB8" w:rsidRPr="00172904" w:rsidRDefault="70C8B631"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5ADC0914" w14:textId="67E59C27" w:rsidR="00083D03" w:rsidRDefault="70C8B631" w:rsidP="47D7C777">
            <w:pPr>
              <w:spacing w:after="200" w:line="240" w:lineRule="auto"/>
              <w:rPr>
                <w:rFonts w:ascii="Arial" w:hAnsi="Arial" w:cs="Arial"/>
              </w:rPr>
            </w:pPr>
            <w:r w:rsidRPr="0F77326B">
              <w:rPr>
                <w:rFonts w:ascii="Arial" w:hAnsi="Arial" w:cs="Arial"/>
              </w:rPr>
              <w:t>Users</w:t>
            </w:r>
            <w:r w:rsidR="00CF471F" w:rsidRPr="0F77326B">
              <w:rPr>
                <w:rFonts w:ascii="Arial" w:hAnsi="Arial" w:cs="Arial"/>
              </w:rPr>
              <w:t>, as employees of ESDC,</w:t>
            </w:r>
            <w:r w:rsidRPr="0F77326B" w:rsidDel="00CF471F">
              <w:rPr>
                <w:rFonts w:ascii="Arial" w:hAnsi="Arial" w:cs="Arial"/>
              </w:rPr>
              <w:t xml:space="preserve"> </w:t>
            </w:r>
            <w:r w:rsidRPr="0F77326B">
              <w:rPr>
                <w:rFonts w:ascii="Arial" w:hAnsi="Arial" w:cs="Arial"/>
              </w:rPr>
              <w:t xml:space="preserve">have onboarding guidelines </w:t>
            </w:r>
            <w:r w:rsidR="51903199" w:rsidRPr="0AF2DAA5">
              <w:rPr>
                <w:rFonts w:ascii="Arial" w:hAnsi="Arial" w:cs="Arial"/>
              </w:rPr>
              <w:t>i</w:t>
            </w:r>
            <w:r w:rsidR="31190026" w:rsidRPr="0AF2DAA5">
              <w:rPr>
                <w:rFonts w:ascii="Arial" w:hAnsi="Arial" w:cs="Arial"/>
              </w:rPr>
              <w:t>n</w:t>
            </w:r>
            <w:r w:rsidRPr="0F77326B">
              <w:rPr>
                <w:rFonts w:ascii="Arial" w:hAnsi="Arial" w:cs="Arial"/>
              </w:rPr>
              <w:t xml:space="preserve"> the</w:t>
            </w:r>
            <w:r w:rsidR="00083D03" w:rsidRPr="0F77326B">
              <w:rPr>
                <w:rFonts w:ascii="Arial" w:hAnsi="Arial" w:cs="Arial"/>
              </w:rPr>
              <w:t xml:space="preserve"> document</w:t>
            </w:r>
            <w:r w:rsidRPr="0F77326B">
              <w:rPr>
                <w:rFonts w:ascii="Arial" w:hAnsi="Arial" w:cs="Arial"/>
              </w:rPr>
              <w:t xml:space="preserve"> </w:t>
            </w:r>
            <w:r w:rsidR="00083D03" w:rsidRPr="0F77326B">
              <w:rPr>
                <w:rFonts w:ascii="Arial" w:hAnsi="Arial" w:cs="Arial"/>
              </w:rPr>
              <w:t>“</w:t>
            </w:r>
            <w:r w:rsidRPr="0F77326B">
              <w:rPr>
                <w:rFonts w:ascii="Arial" w:hAnsi="Arial" w:cs="Arial"/>
              </w:rPr>
              <w:t>Responsible Use of Generative AI</w:t>
            </w:r>
            <w:r w:rsidR="00083D03" w:rsidRPr="0F77326B">
              <w:rPr>
                <w:rFonts w:ascii="Arial" w:hAnsi="Arial" w:cs="Arial"/>
              </w:rPr>
              <w:t>”.</w:t>
            </w:r>
          </w:p>
          <w:p w14:paraId="662C21D0" w14:textId="05A14B4F" w:rsidR="00421EB8" w:rsidRPr="00172904" w:rsidRDefault="00DE6F5D" w:rsidP="47D7C777">
            <w:pPr>
              <w:spacing w:after="200" w:line="240" w:lineRule="auto"/>
              <w:rPr>
                <w:rFonts w:ascii="Arial" w:hAnsi="Arial" w:cs="Arial"/>
                <w:lang w:val="en-CA"/>
              </w:rPr>
            </w:pPr>
            <w:r>
              <w:rPr>
                <w:rFonts w:ascii="Arial" w:hAnsi="Arial" w:cs="Arial"/>
                <w:lang w:val="en-CA"/>
              </w:rPr>
              <w:t>Users, as employees, also have access to Information Management training through the depart</w:t>
            </w:r>
            <w:r w:rsidR="007D55D6">
              <w:rPr>
                <w:rFonts w:ascii="Arial" w:hAnsi="Arial" w:cs="Arial"/>
                <w:lang w:val="en-CA"/>
              </w:rPr>
              <w:t>ment.</w:t>
            </w:r>
            <w:r w:rsidR="70C8B631" w:rsidRPr="47D7C777">
              <w:rPr>
                <w:rFonts w:ascii="Arial" w:hAnsi="Arial" w:cs="Arial"/>
                <w:lang w:val="en-CA"/>
              </w:rPr>
              <w:t xml:space="preserve"> </w:t>
            </w:r>
            <w:r w:rsidR="007D55D6">
              <w:rPr>
                <w:rFonts w:ascii="Arial" w:hAnsi="Arial" w:cs="Arial"/>
                <w:lang w:val="en-CA"/>
              </w:rPr>
              <w:t>(See Annex F)</w:t>
            </w:r>
          </w:p>
          <w:p w14:paraId="6D0C9EBE" w14:textId="72F2194E" w:rsidR="16DBD8A6" w:rsidRDefault="16DBD8A6" w:rsidP="3339DEEE">
            <w:pPr>
              <w:spacing w:after="200" w:line="240" w:lineRule="auto"/>
              <w:rPr>
                <w:rFonts w:ascii="Arial" w:eastAsia="Calibri" w:hAnsi="Arial" w:cs="Arial"/>
                <w:lang w:val="en-CA"/>
              </w:rPr>
            </w:pPr>
            <w:r w:rsidRPr="3339DEEE">
              <w:rPr>
                <w:rFonts w:ascii="Arial" w:eastAsia="Calibri" w:hAnsi="Arial" w:cs="Arial"/>
                <w:lang w:val="en-CA"/>
              </w:rPr>
              <w:t xml:space="preserve">Generative AI training is part of </w:t>
            </w:r>
            <w:r w:rsidR="00DB0EA6">
              <w:rPr>
                <w:rFonts w:ascii="Arial" w:eastAsia="Calibri" w:hAnsi="Arial" w:cs="Arial"/>
                <w:lang w:val="en-CA"/>
              </w:rPr>
              <w:t xml:space="preserve">the </w:t>
            </w:r>
            <w:r w:rsidRPr="3339DEEE">
              <w:rPr>
                <w:rFonts w:ascii="Arial" w:eastAsia="Calibri" w:hAnsi="Arial" w:cs="Arial"/>
                <w:lang w:val="en-CA"/>
              </w:rPr>
              <w:t xml:space="preserve">mandatory Essential </w:t>
            </w:r>
            <w:r w:rsidR="6232F115" w:rsidRPr="2B52707A">
              <w:rPr>
                <w:rFonts w:ascii="Arial" w:eastAsia="Calibri" w:hAnsi="Arial" w:cs="Arial"/>
                <w:lang w:val="en-CA"/>
              </w:rPr>
              <w:t>T</w:t>
            </w:r>
            <w:r w:rsidR="0DCC113C" w:rsidRPr="2B52707A">
              <w:rPr>
                <w:rFonts w:ascii="Arial" w:eastAsia="Calibri" w:hAnsi="Arial" w:cs="Arial"/>
                <w:lang w:val="en-CA"/>
              </w:rPr>
              <w:t xml:space="preserve">raining </w:t>
            </w:r>
            <w:r w:rsidR="6232F115" w:rsidRPr="2B52707A">
              <w:rPr>
                <w:rFonts w:ascii="Arial" w:eastAsia="Calibri" w:hAnsi="Arial" w:cs="Arial"/>
                <w:lang w:val="en-CA"/>
              </w:rPr>
              <w:t>C</w:t>
            </w:r>
            <w:r w:rsidR="0DCC113C" w:rsidRPr="2B52707A">
              <w:rPr>
                <w:rFonts w:ascii="Arial" w:eastAsia="Calibri" w:hAnsi="Arial" w:cs="Arial"/>
                <w:lang w:val="en-CA"/>
              </w:rPr>
              <w:t>urriculum</w:t>
            </w:r>
            <w:r w:rsidRPr="3339DEEE">
              <w:rPr>
                <w:rFonts w:ascii="Arial" w:eastAsia="Calibri" w:hAnsi="Arial" w:cs="Arial"/>
                <w:lang w:val="en-CA"/>
              </w:rPr>
              <w:t xml:space="preserve"> for ESDC </w:t>
            </w:r>
            <w:r w:rsidRPr="3339DEEE">
              <w:rPr>
                <w:rFonts w:ascii="Arial" w:eastAsia="Calibri" w:hAnsi="Arial" w:cs="Arial"/>
                <w:lang w:val="en-CA"/>
              </w:rPr>
              <w:lastRenderedPageBreak/>
              <w:t>employee</w:t>
            </w:r>
            <w:r w:rsidR="00DB0EA6">
              <w:rPr>
                <w:rFonts w:ascii="Arial" w:eastAsia="Calibri" w:hAnsi="Arial" w:cs="Arial"/>
                <w:lang w:val="en-CA"/>
              </w:rPr>
              <w:t>s</w:t>
            </w:r>
            <w:r w:rsidRPr="3339DEEE">
              <w:rPr>
                <w:rFonts w:ascii="Arial" w:eastAsia="Calibri" w:hAnsi="Arial" w:cs="Arial"/>
                <w:lang w:val="en-CA"/>
              </w:rPr>
              <w:t xml:space="preserve">. </w:t>
            </w:r>
            <w:r w:rsidR="00DB0EA6">
              <w:rPr>
                <w:rFonts w:ascii="Arial" w:eastAsia="Calibri" w:hAnsi="Arial" w:cs="Arial"/>
                <w:lang w:val="en-CA"/>
              </w:rPr>
              <w:t xml:space="preserve">This </w:t>
            </w:r>
            <w:r w:rsidRPr="3339DEEE">
              <w:rPr>
                <w:rFonts w:ascii="Arial" w:eastAsia="Calibri" w:hAnsi="Arial" w:cs="Arial"/>
                <w:lang w:val="en-CA"/>
              </w:rPr>
              <w:t xml:space="preserve">detailed training course </w:t>
            </w:r>
            <w:r w:rsidR="00DB0EA6">
              <w:rPr>
                <w:rFonts w:ascii="Arial" w:eastAsia="Calibri" w:hAnsi="Arial" w:cs="Arial"/>
                <w:lang w:val="en-CA"/>
              </w:rPr>
              <w:t xml:space="preserve">must be completed </w:t>
            </w:r>
            <w:r w:rsidRPr="3339DEEE">
              <w:rPr>
                <w:rFonts w:ascii="Arial" w:eastAsia="Calibri" w:hAnsi="Arial" w:cs="Arial"/>
                <w:lang w:val="en-CA"/>
              </w:rPr>
              <w:t xml:space="preserve">prior to </w:t>
            </w:r>
            <w:r w:rsidR="00DB0EA6">
              <w:rPr>
                <w:rFonts w:ascii="Arial" w:eastAsia="Calibri" w:hAnsi="Arial" w:cs="Arial"/>
                <w:lang w:val="en-CA"/>
              </w:rPr>
              <w:t>accessing</w:t>
            </w:r>
            <w:r w:rsidRPr="3339DEEE">
              <w:rPr>
                <w:rFonts w:ascii="Arial" w:eastAsia="Calibri" w:hAnsi="Arial" w:cs="Arial"/>
                <w:lang w:val="en-CA"/>
              </w:rPr>
              <w:t xml:space="preserve"> EVA Chat</w:t>
            </w:r>
            <w:r w:rsidR="0018397C">
              <w:rPr>
                <w:rFonts w:ascii="Arial" w:eastAsia="Calibri" w:hAnsi="Arial" w:cs="Arial"/>
                <w:lang w:val="en-CA"/>
              </w:rPr>
              <w:t>.</w:t>
            </w:r>
          </w:p>
          <w:p w14:paraId="2BB2A269" w14:textId="354C8D71" w:rsidR="00421EB8" w:rsidRPr="00172904" w:rsidRDefault="00B00D5D" w:rsidP="47D7C777">
            <w:pPr>
              <w:spacing w:after="200" w:line="240" w:lineRule="auto"/>
              <w:rPr>
                <w:rFonts w:ascii="Arial" w:hAnsi="Arial" w:cs="Arial"/>
                <w:lang w:val="en-CA"/>
              </w:rPr>
            </w:pPr>
            <w:r>
              <w:rPr>
                <w:rFonts w:ascii="Arial" w:hAnsi="Arial" w:cs="Arial"/>
                <w:lang w:val="en-CA"/>
              </w:rPr>
              <w:t>(See Annex F)</w:t>
            </w:r>
          </w:p>
        </w:tc>
        <w:tc>
          <w:tcPr>
            <w:tcW w:w="1937" w:type="pct"/>
          </w:tcPr>
          <w:p w14:paraId="7F0D7380" w14:textId="0C5DDCA8" w:rsidR="00421EB8" w:rsidRPr="00172904" w:rsidRDefault="006B6D56" w:rsidP="00561B97">
            <w:pPr>
              <w:spacing w:after="200" w:line="240" w:lineRule="auto"/>
              <w:rPr>
                <w:rFonts w:ascii="Arial" w:hAnsi="Arial" w:cs="Arial"/>
                <w:highlight w:val="darkGray"/>
                <w:lang w:val="en-CA"/>
              </w:rPr>
            </w:pPr>
            <w:r w:rsidRPr="006B6D56">
              <w:rPr>
                <w:rFonts w:ascii="Arial" w:hAnsi="Arial" w:cs="Arial"/>
                <w:lang w:val="en-CA"/>
              </w:rPr>
              <w:lastRenderedPageBreak/>
              <w:t xml:space="preserve">Please see risks related to absence of mandatory training and inadequacy of training first identified under section 1, question </w:t>
            </w:r>
            <w:r w:rsidR="00156ADD">
              <w:rPr>
                <w:rFonts w:ascii="Arial" w:hAnsi="Arial" w:cs="Arial"/>
                <w:lang w:val="en-CA"/>
              </w:rPr>
              <w:t>1</w:t>
            </w:r>
            <w:r w:rsidRPr="006B6D56">
              <w:rPr>
                <w:rFonts w:ascii="Arial" w:hAnsi="Arial" w:cs="Arial"/>
                <w:lang w:val="en-CA"/>
              </w:rPr>
              <w:t>.</w:t>
            </w:r>
          </w:p>
        </w:tc>
      </w:tr>
      <w:tr w:rsidR="00421EB8" w:rsidRPr="00172904" w14:paraId="1C7BD67C" w14:textId="77777777" w:rsidTr="70C8F3DC">
        <w:trPr>
          <w:trHeight w:val="692"/>
        </w:trPr>
        <w:tc>
          <w:tcPr>
            <w:tcW w:w="1047" w:type="pct"/>
          </w:tcPr>
          <w:p w14:paraId="3AFFF6AC" w14:textId="77777777" w:rsidR="00421EB8" w:rsidRPr="005E16E8" w:rsidRDefault="00421EB8" w:rsidP="00DF49EE">
            <w:pPr>
              <w:pStyle w:val="ListParagraph"/>
              <w:numPr>
                <w:ilvl w:val="0"/>
                <w:numId w:val="15"/>
              </w:numPr>
              <w:spacing w:after="200" w:line="240" w:lineRule="auto"/>
              <w:rPr>
                <w:rFonts w:ascii="Arial" w:hAnsi="Arial" w:cs="Arial"/>
                <w:lang w:val="en-US"/>
              </w:rPr>
            </w:pPr>
            <w:r w:rsidRPr="005E16E8">
              <w:rPr>
                <w:rFonts w:ascii="Arial" w:hAnsi="Arial" w:cs="Arial"/>
              </w:rPr>
              <w:t>Can the systems track and record who accesses, changes</w:t>
            </w:r>
            <w:r w:rsidRPr="005E16E8" w:rsidDel="00DA2B0F">
              <w:rPr>
                <w:rFonts w:ascii="Arial" w:hAnsi="Arial" w:cs="Arial"/>
              </w:rPr>
              <w:t xml:space="preserve"> </w:t>
            </w:r>
            <w:r w:rsidRPr="005E16E8">
              <w:rPr>
                <w:rFonts w:ascii="Arial" w:hAnsi="Arial" w:cs="Arial"/>
              </w:rPr>
              <w:t>or discloses personal information, along with the date it happened?</w:t>
            </w:r>
          </w:p>
        </w:tc>
        <w:sdt>
          <w:sdtPr>
            <w:rPr>
              <w:rFonts w:ascii="Arial" w:hAnsi="Arial" w:cs="Arial"/>
              <w:lang w:val="en-CA"/>
            </w:rPr>
            <w:id w:val="-146049281"/>
            <w:placeholder>
              <w:docPart w:val="81E10AD25A764A6D87BBCB1503597886"/>
            </w:placeholder>
            <w:dropDownList>
              <w:listItem w:value="Choose an item."/>
              <w:listItem w:displayText="Yes" w:value="Yes"/>
              <w:listItem w:displayText="No" w:value="No"/>
              <w:listItem w:displayText="N/A" w:value="N/A"/>
            </w:dropDownList>
          </w:sdtPr>
          <w:sdtEndPr/>
          <w:sdtContent>
            <w:tc>
              <w:tcPr>
                <w:tcW w:w="645" w:type="pct"/>
              </w:tcPr>
              <w:p w14:paraId="08A6E4ED" w14:textId="435446A6" w:rsidR="00421EB8" w:rsidRPr="00172904" w:rsidRDefault="0FEA6B77"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4D13D3C5" w14:textId="6738D217" w:rsidR="00421EB8" w:rsidRDefault="00492E7D" w:rsidP="00561B97">
            <w:pPr>
              <w:spacing w:after="200" w:line="240" w:lineRule="auto"/>
              <w:rPr>
                <w:rFonts w:ascii="Arial" w:hAnsi="Arial" w:cs="Arial"/>
                <w:lang w:val="en-CA"/>
              </w:rPr>
            </w:pPr>
            <w:r>
              <w:rPr>
                <w:rFonts w:ascii="Arial" w:hAnsi="Arial" w:cs="Arial"/>
                <w:lang w:val="en-CA"/>
              </w:rPr>
              <w:t xml:space="preserve">The </w:t>
            </w:r>
            <w:r w:rsidR="7E986B4E" w:rsidRPr="56B373B7">
              <w:rPr>
                <w:rFonts w:ascii="Arial" w:hAnsi="Arial" w:cs="Arial"/>
                <w:lang w:val="en-CA"/>
              </w:rPr>
              <w:t>Micr</w:t>
            </w:r>
            <w:r w:rsidR="2512C18A" w:rsidRPr="56B373B7">
              <w:rPr>
                <w:rFonts w:ascii="Arial" w:hAnsi="Arial" w:cs="Arial"/>
                <w:lang w:val="en-CA"/>
              </w:rPr>
              <w:t>o</w:t>
            </w:r>
            <w:r w:rsidR="7E986B4E" w:rsidRPr="56B373B7">
              <w:rPr>
                <w:rFonts w:ascii="Arial" w:hAnsi="Arial" w:cs="Arial"/>
                <w:lang w:val="en-CA"/>
              </w:rPr>
              <w:t>soft Azure Log</w:t>
            </w:r>
            <w:r>
              <w:rPr>
                <w:rFonts w:ascii="Arial" w:hAnsi="Arial" w:cs="Arial"/>
                <w:lang w:val="en-CA"/>
              </w:rPr>
              <w:t xml:space="preserve"> does not capture any personal information</w:t>
            </w:r>
            <w:r w:rsidR="7E986B4E" w:rsidRPr="56B373B7">
              <w:rPr>
                <w:rFonts w:ascii="Arial" w:hAnsi="Arial" w:cs="Arial"/>
                <w:lang w:val="en-CA"/>
              </w:rPr>
              <w:t xml:space="preserve">. </w:t>
            </w:r>
          </w:p>
          <w:p w14:paraId="05A913AB" w14:textId="12DAC493" w:rsidR="008757D9" w:rsidRPr="00172904" w:rsidRDefault="228437C2" w:rsidP="00561B97">
            <w:pPr>
              <w:spacing w:after="200" w:line="240" w:lineRule="auto"/>
              <w:rPr>
                <w:rFonts w:ascii="Arial" w:hAnsi="Arial" w:cs="Arial"/>
                <w:lang w:val="en-CA"/>
              </w:rPr>
            </w:pPr>
            <w:r w:rsidRPr="2F505D02">
              <w:rPr>
                <w:rFonts w:ascii="Arial" w:hAnsi="Arial" w:cs="Arial"/>
                <w:lang w:val="en-CA"/>
              </w:rPr>
              <w:t>PostgreSQL Database plus volume fileshare</w:t>
            </w:r>
            <w:r w:rsidR="52D9AEAB" w:rsidRPr="2F505D02">
              <w:rPr>
                <w:rFonts w:ascii="Arial" w:hAnsi="Arial" w:cs="Arial"/>
                <w:lang w:val="en-CA"/>
              </w:rPr>
              <w:t xml:space="preserve"> tracks </w:t>
            </w:r>
            <w:r w:rsidR="1C87030A" w:rsidRPr="2F505D02">
              <w:rPr>
                <w:rFonts w:ascii="Arial" w:hAnsi="Arial" w:cs="Arial"/>
                <w:lang w:val="en-CA"/>
              </w:rPr>
              <w:t xml:space="preserve">the user and time of who </w:t>
            </w:r>
            <w:r w:rsidR="52D9AEAB" w:rsidRPr="2F505D02">
              <w:rPr>
                <w:rFonts w:ascii="Arial" w:hAnsi="Arial" w:cs="Arial"/>
                <w:lang w:val="en-CA"/>
              </w:rPr>
              <w:t>upload</w:t>
            </w:r>
            <w:r w:rsidR="1C87030A" w:rsidRPr="2F505D02">
              <w:rPr>
                <w:rFonts w:ascii="Arial" w:hAnsi="Arial" w:cs="Arial"/>
                <w:lang w:val="en-CA"/>
              </w:rPr>
              <w:t>ed a document.</w:t>
            </w:r>
            <w:r w:rsidR="301E820B" w:rsidRPr="2F505D02">
              <w:rPr>
                <w:rFonts w:ascii="Arial" w:hAnsi="Arial" w:cs="Arial"/>
                <w:lang w:val="en-CA"/>
              </w:rPr>
              <w:t xml:space="preserve"> No </w:t>
            </w:r>
            <w:r w:rsidR="24C45531" w:rsidRPr="2F505D02">
              <w:rPr>
                <w:rFonts w:ascii="Arial" w:hAnsi="Arial" w:cs="Arial"/>
                <w:lang w:val="en-CA"/>
              </w:rPr>
              <w:t>changes can be made to the logs</w:t>
            </w:r>
            <w:r w:rsidR="007F1995">
              <w:rPr>
                <w:rFonts w:ascii="Arial" w:hAnsi="Arial" w:cs="Arial"/>
                <w:lang w:val="en-CA"/>
              </w:rPr>
              <w:t>.</w:t>
            </w:r>
            <w:r w:rsidR="72E95487" w:rsidRPr="2F505D02">
              <w:rPr>
                <w:rFonts w:ascii="Arial" w:hAnsi="Arial" w:cs="Arial"/>
                <w:lang w:val="en-CA"/>
              </w:rPr>
              <w:t xml:space="preserve"> </w:t>
            </w:r>
            <w:r w:rsidR="007F1995">
              <w:rPr>
                <w:rFonts w:ascii="Arial" w:hAnsi="Arial" w:cs="Arial"/>
                <w:lang w:val="en-CA"/>
              </w:rPr>
              <w:t>T</w:t>
            </w:r>
            <w:r w:rsidR="72E95487" w:rsidRPr="2F505D02">
              <w:rPr>
                <w:rFonts w:ascii="Arial" w:hAnsi="Arial" w:cs="Arial"/>
                <w:lang w:val="en-CA"/>
              </w:rPr>
              <w:t>here is an access record which traces if a log has been accessed.</w:t>
            </w:r>
          </w:p>
        </w:tc>
        <w:tc>
          <w:tcPr>
            <w:tcW w:w="1937" w:type="pct"/>
          </w:tcPr>
          <w:p w14:paraId="42644A1B" w14:textId="5B5CB07B" w:rsidR="00421EB8" w:rsidRPr="00172904" w:rsidRDefault="007F1995" w:rsidP="00561B97">
            <w:pPr>
              <w:spacing w:after="200" w:line="240" w:lineRule="auto"/>
              <w:rPr>
                <w:rFonts w:ascii="Arial" w:hAnsi="Arial" w:cs="Arial"/>
                <w:highlight w:val="darkGray"/>
                <w:lang w:val="en-CA"/>
              </w:rPr>
            </w:pPr>
            <w:r w:rsidRPr="007F1995">
              <w:rPr>
                <w:rFonts w:ascii="Arial" w:hAnsi="Arial" w:cs="Arial"/>
                <w:lang w:val="en-CA"/>
              </w:rPr>
              <w:t>No privacy risk or compliance issue identified.</w:t>
            </w:r>
          </w:p>
        </w:tc>
      </w:tr>
      <w:tr w:rsidR="00421EB8" w:rsidRPr="00172904" w14:paraId="7A7D713B" w14:textId="77777777" w:rsidTr="70C8F3DC">
        <w:trPr>
          <w:trHeight w:val="692"/>
        </w:trPr>
        <w:tc>
          <w:tcPr>
            <w:tcW w:w="1047" w:type="pct"/>
          </w:tcPr>
          <w:p w14:paraId="55E0235E" w14:textId="77777777" w:rsidR="00421EB8" w:rsidRPr="005E16E8" w:rsidRDefault="00421EB8" w:rsidP="00DF49EE">
            <w:pPr>
              <w:pStyle w:val="ListParagraph"/>
              <w:numPr>
                <w:ilvl w:val="1"/>
                <w:numId w:val="15"/>
              </w:numPr>
              <w:spacing w:after="200" w:line="240" w:lineRule="auto"/>
              <w:rPr>
                <w:rFonts w:ascii="Arial" w:hAnsi="Arial" w:cs="Arial"/>
              </w:rPr>
            </w:pPr>
            <w:r w:rsidRPr="005E16E8">
              <w:rPr>
                <w:rFonts w:ascii="Arial" w:hAnsi="Arial" w:cs="Arial"/>
              </w:rPr>
              <w:t>If yes, are access, changes and disclosures logged and monitored?</w:t>
            </w:r>
          </w:p>
        </w:tc>
        <w:sdt>
          <w:sdtPr>
            <w:rPr>
              <w:rFonts w:ascii="Arial" w:hAnsi="Arial" w:cs="Arial"/>
              <w:lang w:val="en-CA"/>
            </w:rPr>
            <w:id w:val="-1869295126"/>
            <w:placeholder>
              <w:docPart w:val="79F06871AF0A49F7B9FDE2BBFC0A4FE6"/>
            </w:placeholder>
            <w:dropDownList>
              <w:listItem w:value="Choose an item."/>
              <w:listItem w:displayText="Yes" w:value="Yes"/>
              <w:listItem w:displayText="No" w:value="No"/>
              <w:listItem w:displayText="N/A" w:value="N/A"/>
            </w:dropDownList>
          </w:sdtPr>
          <w:sdtEndPr/>
          <w:sdtContent>
            <w:tc>
              <w:tcPr>
                <w:tcW w:w="645" w:type="pct"/>
              </w:tcPr>
              <w:p w14:paraId="12B9C290" w14:textId="0B946EBE" w:rsidR="00421EB8" w:rsidRPr="00172904" w:rsidRDefault="1404D91A"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50D167FE" w14:textId="3F9AE87F" w:rsidR="00421EB8" w:rsidRPr="0018397C" w:rsidRDefault="2F597914" w:rsidP="00C95FE9">
            <w:pPr>
              <w:spacing w:after="200" w:line="240" w:lineRule="auto"/>
              <w:rPr>
                <w:rFonts w:ascii="Arial" w:hAnsi="Arial" w:cs="Arial"/>
                <w:lang w:val="en-CA"/>
              </w:rPr>
            </w:pPr>
            <w:r w:rsidRPr="0018397C">
              <w:rPr>
                <w:rFonts w:ascii="Arial" w:hAnsi="Arial" w:cs="Arial"/>
                <w:lang w:val="en-CA"/>
              </w:rPr>
              <w:t>Azure Logs</w:t>
            </w:r>
          </w:p>
          <w:p w14:paraId="2715F676" w14:textId="66762793" w:rsidR="00421EB8" w:rsidRPr="0018397C" w:rsidRDefault="2F597914" w:rsidP="00DF49EE">
            <w:pPr>
              <w:pStyle w:val="ListParagraph"/>
              <w:numPr>
                <w:ilvl w:val="0"/>
                <w:numId w:val="22"/>
              </w:numPr>
              <w:spacing w:after="0" w:line="240" w:lineRule="auto"/>
              <w:ind w:left="1044"/>
              <w:rPr>
                <w:rFonts w:ascii="Arial" w:hAnsi="Arial" w:cs="Arial"/>
              </w:rPr>
            </w:pPr>
            <w:r w:rsidRPr="0018397C">
              <w:rPr>
                <w:rFonts w:ascii="Arial" w:hAnsi="Arial" w:cs="Arial"/>
              </w:rPr>
              <w:t>This log only shows post, get, and requests and whether they were successful or not.</w:t>
            </w:r>
          </w:p>
          <w:p w14:paraId="2AD0E6EC" w14:textId="13791E5E" w:rsidR="00421EB8" w:rsidRPr="0018397C" w:rsidRDefault="00421EB8" w:rsidP="50290AD4">
            <w:pPr>
              <w:spacing w:after="0" w:line="240" w:lineRule="auto"/>
              <w:ind w:left="1440"/>
              <w:rPr>
                <w:rFonts w:ascii="Arial" w:eastAsia="Arial" w:hAnsi="Arial" w:cs="Arial"/>
                <w:color w:val="000000" w:themeColor="text1"/>
                <w:sz w:val="24"/>
                <w:szCs w:val="24"/>
                <w:lang w:val="en-GB"/>
              </w:rPr>
            </w:pPr>
          </w:p>
          <w:p w14:paraId="650D90BE" w14:textId="261328AD" w:rsidR="00421EB8" w:rsidRPr="0018397C" w:rsidRDefault="2F597914" w:rsidP="00C95FE9">
            <w:pPr>
              <w:spacing w:after="0" w:line="240" w:lineRule="auto"/>
              <w:rPr>
                <w:rFonts w:ascii="Arial" w:hAnsi="Arial" w:cs="Arial"/>
              </w:rPr>
            </w:pPr>
            <w:r w:rsidRPr="0018397C">
              <w:rPr>
                <w:rFonts w:ascii="Arial" w:hAnsi="Arial" w:cs="Arial"/>
              </w:rPr>
              <w:t xml:space="preserve">PostgreSQL Database </w:t>
            </w:r>
            <w:r w:rsidR="45842D64" w:rsidRPr="0018397C">
              <w:rPr>
                <w:rFonts w:ascii="Arial" w:hAnsi="Arial" w:cs="Arial"/>
              </w:rPr>
              <w:t>plusvolume</w:t>
            </w:r>
            <w:r w:rsidRPr="0018397C">
              <w:rPr>
                <w:rFonts w:ascii="Arial" w:hAnsi="Arial" w:cs="Arial"/>
              </w:rPr>
              <w:t xml:space="preserve"> fileshare:  </w:t>
            </w:r>
          </w:p>
          <w:p w14:paraId="6AB7893A" w14:textId="00D3EFE3" w:rsidR="00421EB8" w:rsidRPr="00C95FE9" w:rsidRDefault="2F597914" w:rsidP="00DF49EE">
            <w:pPr>
              <w:pStyle w:val="ListParagraph"/>
              <w:numPr>
                <w:ilvl w:val="0"/>
                <w:numId w:val="21"/>
              </w:numPr>
              <w:spacing w:after="0" w:line="240" w:lineRule="auto"/>
              <w:rPr>
                <w:rFonts w:ascii="Arial" w:hAnsi="Arial" w:cs="Arial"/>
              </w:rPr>
            </w:pPr>
            <w:r w:rsidRPr="00C95FE9">
              <w:rPr>
                <w:rFonts w:ascii="Arial" w:hAnsi="Arial" w:cs="Arial"/>
              </w:rPr>
              <w:t>Chat History</w:t>
            </w:r>
          </w:p>
          <w:p w14:paraId="265317B6" w14:textId="5D1E861C" w:rsidR="00421EB8" w:rsidRPr="00C95FE9" w:rsidRDefault="2F597914" w:rsidP="00DF49EE">
            <w:pPr>
              <w:pStyle w:val="ListParagraph"/>
              <w:numPr>
                <w:ilvl w:val="0"/>
                <w:numId w:val="21"/>
              </w:numPr>
              <w:spacing w:after="0" w:line="240" w:lineRule="auto"/>
              <w:rPr>
                <w:rFonts w:ascii="Arial" w:hAnsi="Arial" w:cs="Arial"/>
              </w:rPr>
            </w:pPr>
            <w:r w:rsidRPr="00C95FE9">
              <w:rPr>
                <w:rFonts w:ascii="Arial" w:hAnsi="Arial" w:cs="Arial"/>
              </w:rPr>
              <w:t>(Approved List of users) will be switched to azure user group.</w:t>
            </w:r>
          </w:p>
          <w:p w14:paraId="382C46C9" w14:textId="1AA70DDF" w:rsidR="00421EB8" w:rsidRPr="00C95FE9" w:rsidRDefault="2F597914" w:rsidP="00DF49EE">
            <w:pPr>
              <w:pStyle w:val="ListParagraph"/>
              <w:numPr>
                <w:ilvl w:val="0"/>
                <w:numId w:val="21"/>
              </w:numPr>
              <w:spacing w:after="0" w:line="240" w:lineRule="auto"/>
              <w:rPr>
                <w:rFonts w:ascii="Arial" w:hAnsi="Arial" w:cs="Arial"/>
              </w:rPr>
            </w:pPr>
            <w:r w:rsidRPr="00C95FE9">
              <w:rPr>
                <w:rFonts w:ascii="Arial" w:hAnsi="Arial" w:cs="Arial"/>
              </w:rPr>
              <w:t>Authentication information (Email and OAuth Sub, timestamp)</w:t>
            </w:r>
          </w:p>
          <w:p w14:paraId="21F87A1A" w14:textId="4C89C7BB" w:rsidR="00421EB8" w:rsidRPr="00C95FE9" w:rsidRDefault="2F597914" w:rsidP="00DF49EE">
            <w:pPr>
              <w:pStyle w:val="ListParagraph"/>
              <w:numPr>
                <w:ilvl w:val="0"/>
                <w:numId w:val="21"/>
              </w:numPr>
              <w:spacing w:after="0" w:line="240" w:lineRule="auto"/>
              <w:rPr>
                <w:rFonts w:ascii="Arial" w:hAnsi="Arial" w:cs="Arial"/>
              </w:rPr>
            </w:pPr>
            <w:r w:rsidRPr="00C95FE9">
              <w:rPr>
                <w:rFonts w:ascii="Arial" w:hAnsi="Arial" w:cs="Arial"/>
              </w:rPr>
              <w:t>Uploaded Files</w:t>
            </w:r>
          </w:p>
          <w:p w14:paraId="7B69D9FD" w14:textId="1CCCC605" w:rsidR="00421EB8" w:rsidRPr="00172904" w:rsidRDefault="00421EB8" w:rsidP="00561B97">
            <w:pPr>
              <w:spacing w:after="200" w:line="240" w:lineRule="auto"/>
              <w:rPr>
                <w:rFonts w:ascii="Arial" w:hAnsi="Arial" w:cs="Arial"/>
                <w:lang w:val="en-CA"/>
              </w:rPr>
            </w:pPr>
          </w:p>
        </w:tc>
        <w:tc>
          <w:tcPr>
            <w:tcW w:w="1937" w:type="pct"/>
          </w:tcPr>
          <w:p w14:paraId="26DCAA49" w14:textId="40B64926" w:rsidR="00421EB8" w:rsidRPr="00172904" w:rsidRDefault="007F7AD6" w:rsidP="00561B97">
            <w:pPr>
              <w:spacing w:after="200" w:line="240" w:lineRule="auto"/>
              <w:rPr>
                <w:rFonts w:ascii="Arial" w:hAnsi="Arial" w:cs="Arial"/>
                <w:highlight w:val="darkGray"/>
                <w:lang w:val="en-CA"/>
              </w:rPr>
            </w:pPr>
            <w:r w:rsidRPr="00F14445">
              <w:rPr>
                <w:rFonts w:ascii="Arial" w:hAnsi="Arial" w:cs="Arial"/>
                <w:lang w:val="en-CA"/>
              </w:rPr>
              <w:t>No privacy risk or compliance issue identified.</w:t>
            </w:r>
          </w:p>
        </w:tc>
      </w:tr>
      <w:tr w:rsidR="00421EB8" w:rsidRPr="00172904" w14:paraId="5897DA0B" w14:textId="77777777" w:rsidTr="70C8F3DC">
        <w:trPr>
          <w:trHeight w:val="692"/>
        </w:trPr>
        <w:tc>
          <w:tcPr>
            <w:tcW w:w="1047" w:type="pct"/>
          </w:tcPr>
          <w:p w14:paraId="396DE5E9" w14:textId="77777777" w:rsidR="00421EB8" w:rsidRPr="00172904" w:rsidRDefault="00421EB8" w:rsidP="00DF49EE">
            <w:pPr>
              <w:pStyle w:val="ListParagraph"/>
              <w:numPr>
                <w:ilvl w:val="0"/>
                <w:numId w:val="15"/>
              </w:numPr>
              <w:spacing w:after="200" w:line="240" w:lineRule="auto"/>
              <w:rPr>
                <w:rFonts w:ascii="Arial" w:hAnsi="Arial" w:cs="Arial"/>
              </w:rPr>
            </w:pPr>
            <w:r w:rsidRPr="00172904">
              <w:rPr>
                <w:rFonts w:ascii="Arial" w:hAnsi="Arial" w:cs="Arial"/>
              </w:rPr>
              <w:t>Is there a plan for quality assurance and auditing of programs to assess the system’s safeguards to make sure they are working properly?</w:t>
            </w:r>
          </w:p>
        </w:tc>
        <w:sdt>
          <w:sdtPr>
            <w:rPr>
              <w:rFonts w:ascii="Arial" w:hAnsi="Arial" w:cs="Arial"/>
              <w:lang w:val="en-CA"/>
            </w:rPr>
            <w:id w:val="1990121636"/>
            <w:placeholder>
              <w:docPart w:val="9C69352F9A234A99AF2A0FDB84D79DD4"/>
            </w:placeholder>
            <w:dropDownList>
              <w:listItem w:value="Choose an item."/>
              <w:listItem w:displayText="Yes" w:value="Yes"/>
              <w:listItem w:displayText="No" w:value="No"/>
              <w:listItem w:displayText="N/A" w:value="N/A"/>
            </w:dropDownList>
          </w:sdtPr>
          <w:sdtEndPr/>
          <w:sdtContent>
            <w:tc>
              <w:tcPr>
                <w:tcW w:w="645" w:type="pct"/>
              </w:tcPr>
              <w:p w14:paraId="4819F0B0" w14:textId="35689057" w:rsidR="00421EB8" w:rsidRPr="00172904" w:rsidDel="00DA2B0F" w:rsidRDefault="678925AE"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26336FFF" w14:textId="77DBA98A" w:rsidR="00421EB8" w:rsidRPr="00172904" w:rsidRDefault="00781626" w:rsidP="47D7C777">
            <w:pPr>
              <w:spacing w:after="200" w:line="240" w:lineRule="auto"/>
              <w:rPr>
                <w:rFonts w:ascii="Arial" w:eastAsia="Arial" w:hAnsi="Arial" w:cs="Arial"/>
                <w:lang w:val="en-CA"/>
              </w:rPr>
            </w:pPr>
            <w:r w:rsidRPr="00781626">
              <w:rPr>
                <w:rFonts w:ascii="Arial" w:eastAsia="Arial" w:hAnsi="Arial" w:cs="Arial"/>
              </w:rPr>
              <w:t>Cyber security has confirmed that they will monitor alerts from the Sentinel SIEM tool for EVA Chat. This will include analysis of audit records, elimination of false positives, etc.</w:t>
            </w:r>
            <w:r w:rsidR="000E142B">
              <w:rPr>
                <w:rFonts w:ascii="Arial" w:eastAsia="Arial" w:hAnsi="Arial" w:cs="Arial"/>
              </w:rPr>
              <w:t xml:space="preserve"> (See Annex F)</w:t>
            </w:r>
          </w:p>
        </w:tc>
        <w:tc>
          <w:tcPr>
            <w:tcW w:w="1937" w:type="pct"/>
          </w:tcPr>
          <w:p w14:paraId="1E5C5E3C" w14:textId="3E6125CC" w:rsidR="00421EB8" w:rsidRPr="00172904" w:rsidRDefault="007F7AD6" w:rsidP="00561B97">
            <w:pPr>
              <w:spacing w:after="200" w:line="240" w:lineRule="auto"/>
              <w:rPr>
                <w:rFonts w:ascii="Arial" w:hAnsi="Arial" w:cs="Arial"/>
                <w:highlight w:val="darkGray"/>
                <w:lang w:val="en-CA"/>
              </w:rPr>
            </w:pPr>
            <w:r w:rsidRPr="00F14445">
              <w:rPr>
                <w:rFonts w:ascii="Arial" w:hAnsi="Arial" w:cs="Arial"/>
                <w:lang w:val="en-CA"/>
              </w:rPr>
              <w:t>No privacy risk or compliance issue identified.</w:t>
            </w:r>
          </w:p>
        </w:tc>
      </w:tr>
      <w:tr w:rsidR="00421EB8" w:rsidRPr="00172904" w14:paraId="72615458" w14:textId="77777777" w:rsidTr="70C8F3DC">
        <w:trPr>
          <w:trHeight w:val="692"/>
        </w:trPr>
        <w:tc>
          <w:tcPr>
            <w:tcW w:w="1047" w:type="pct"/>
          </w:tcPr>
          <w:p w14:paraId="5494C551" w14:textId="77777777" w:rsidR="00421EB8" w:rsidRPr="00172904" w:rsidRDefault="00421EB8" w:rsidP="00DF49EE">
            <w:pPr>
              <w:pStyle w:val="ListParagraph"/>
              <w:numPr>
                <w:ilvl w:val="0"/>
                <w:numId w:val="15"/>
              </w:numPr>
              <w:spacing w:after="200" w:line="240" w:lineRule="auto"/>
              <w:rPr>
                <w:rFonts w:ascii="Arial" w:hAnsi="Arial" w:cs="Arial"/>
              </w:rPr>
            </w:pPr>
            <w:r w:rsidRPr="00172904">
              <w:rPr>
                <w:rFonts w:ascii="Arial" w:hAnsi="Arial" w:cs="Arial"/>
              </w:rPr>
              <w:lastRenderedPageBreak/>
              <w:t>Are there policies and procedures in place to manage the use of portable storage devices such as flash drives that store personal information?</w:t>
            </w:r>
          </w:p>
        </w:tc>
        <w:sdt>
          <w:sdtPr>
            <w:rPr>
              <w:rFonts w:ascii="Arial" w:hAnsi="Arial" w:cs="Arial"/>
              <w:lang w:val="en-CA"/>
            </w:rPr>
            <w:id w:val="474259259"/>
            <w:placeholder>
              <w:docPart w:val="A5FF3C70939940DE83091B66AAF24F93"/>
            </w:placeholder>
            <w:dropDownList>
              <w:listItem w:value="Choose an item."/>
              <w:listItem w:displayText="Yes" w:value="Yes"/>
              <w:listItem w:displayText="No" w:value="No"/>
              <w:listItem w:displayText="N/A" w:value="N/A"/>
            </w:dropDownList>
          </w:sdtPr>
          <w:sdtEndPr/>
          <w:sdtContent>
            <w:tc>
              <w:tcPr>
                <w:tcW w:w="645" w:type="pct"/>
              </w:tcPr>
              <w:p w14:paraId="6A628EC9" w14:textId="3AB963A1" w:rsidR="00421EB8" w:rsidRPr="00172904" w:rsidRDefault="351B4D3F" w:rsidP="00561B97">
                <w:pPr>
                  <w:spacing w:after="200" w:line="240" w:lineRule="auto"/>
                  <w:rPr>
                    <w:rFonts w:ascii="Arial" w:hAnsi="Arial" w:cs="Arial"/>
                    <w:lang w:val="en-CA"/>
                  </w:rPr>
                </w:pPr>
                <w:r w:rsidRPr="47D7C777">
                  <w:rPr>
                    <w:rFonts w:ascii="Arial" w:hAnsi="Arial" w:cs="Arial"/>
                    <w:lang w:val="en-CA"/>
                  </w:rPr>
                  <w:t>N/A</w:t>
                </w:r>
              </w:p>
            </w:tc>
          </w:sdtContent>
        </w:sdt>
        <w:tc>
          <w:tcPr>
            <w:tcW w:w="1371" w:type="pct"/>
          </w:tcPr>
          <w:p w14:paraId="620CB778" w14:textId="299FD11C" w:rsidR="00421EB8" w:rsidRPr="00172904" w:rsidRDefault="002E6712" w:rsidP="00561B97">
            <w:pPr>
              <w:spacing w:after="200" w:line="240" w:lineRule="auto"/>
              <w:rPr>
                <w:rFonts w:ascii="Arial" w:hAnsi="Arial" w:cs="Arial"/>
                <w:lang w:val="en-CA"/>
              </w:rPr>
            </w:pPr>
            <w:r w:rsidRPr="1CA22F7D">
              <w:rPr>
                <w:rFonts w:ascii="Arial" w:hAnsi="Arial" w:cs="Arial"/>
                <w:lang w:val="en-CA"/>
              </w:rPr>
              <w:t>N/A</w:t>
            </w:r>
          </w:p>
        </w:tc>
        <w:tc>
          <w:tcPr>
            <w:tcW w:w="1937" w:type="pct"/>
          </w:tcPr>
          <w:p w14:paraId="1CE75980" w14:textId="40C25F01" w:rsidR="00421EB8" w:rsidRPr="00172904" w:rsidRDefault="002E6712" w:rsidP="00561B97">
            <w:pPr>
              <w:spacing w:after="200" w:line="240" w:lineRule="auto"/>
              <w:rPr>
                <w:rFonts w:ascii="Arial" w:hAnsi="Arial" w:cs="Arial"/>
                <w:lang w:val="en-CA"/>
              </w:rPr>
            </w:pPr>
            <w:r w:rsidRPr="4D7183E6">
              <w:rPr>
                <w:rFonts w:ascii="Arial" w:hAnsi="Arial" w:cs="Arial"/>
                <w:lang w:val="en-CA"/>
              </w:rPr>
              <w:t>N/A</w:t>
            </w:r>
          </w:p>
        </w:tc>
      </w:tr>
      <w:tr w:rsidR="00421EB8" w:rsidRPr="00172904" w14:paraId="60D6862E" w14:textId="77777777" w:rsidTr="70C8F3DC">
        <w:trPr>
          <w:trHeight w:val="692"/>
        </w:trPr>
        <w:tc>
          <w:tcPr>
            <w:tcW w:w="1047" w:type="pct"/>
          </w:tcPr>
          <w:p w14:paraId="1AEDB3CD" w14:textId="77777777" w:rsidR="00421EB8" w:rsidRPr="00172904" w:rsidRDefault="00421EB8" w:rsidP="00DF49EE">
            <w:pPr>
              <w:pStyle w:val="ListParagraph"/>
              <w:numPr>
                <w:ilvl w:val="0"/>
                <w:numId w:val="15"/>
              </w:numPr>
              <w:spacing w:after="200" w:line="240" w:lineRule="auto"/>
              <w:rPr>
                <w:rFonts w:ascii="Arial" w:hAnsi="Arial" w:cs="Arial"/>
              </w:rPr>
            </w:pPr>
            <w:r w:rsidRPr="00172904">
              <w:rPr>
                <w:rFonts w:ascii="Arial" w:hAnsi="Arial" w:cs="Arial"/>
              </w:rPr>
              <w:t>Will user accounts, access rights and security authorizations be controlled by a system or record management process?</w:t>
            </w:r>
          </w:p>
        </w:tc>
        <w:sdt>
          <w:sdtPr>
            <w:rPr>
              <w:rFonts w:ascii="Arial" w:hAnsi="Arial" w:cs="Arial"/>
              <w:lang w:val="en-CA"/>
            </w:rPr>
            <w:id w:val="-1640025891"/>
            <w:placeholder>
              <w:docPart w:val="06AF718117EE4F0693EDC32FB6169B75"/>
            </w:placeholder>
            <w:dropDownList>
              <w:listItem w:value="Choose an item."/>
              <w:listItem w:displayText="Yes" w:value="Yes"/>
              <w:listItem w:displayText="No" w:value="No"/>
              <w:listItem w:displayText="N/A" w:value="N/A"/>
            </w:dropDownList>
          </w:sdtPr>
          <w:sdtEndPr/>
          <w:sdtContent>
            <w:tc>
              <w:tcPr>
                <w:tcW w:w="645" w:type="pct"/>
              </w:tcPr>
              <w:p w14:paraId="2C176E74" w14:textId="248F4F90" w:rsidR="00421EB8" w:rsidRPr="00172904" w:rsidRDefault="02FA0BAE"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51CE051C" w14:textId="2D04D3EC" w:rsidR="00421EB8" w:rsidRPr="00172904" w:rsidRDefault="2B37CA41" w:rsidP="47D7C777">
            <w:pPr>
              <w:spacing w:after="200" w:line="240" w:lineRule="auto"/>
            </w:pPr>
            <w:r w:rsidRPr="44A32A20">
              <w:rPr>
                <w:rFonts w:ascii="Arial" w:hAnsi="Arial" w:cs="Arial"/>
                <w:lang w:val="en-CA"/>
              </w:rPr>
              <w:t>This will be controlled by Role</w:t>
            </w:r>
            <w:r w:rsidR="0009564E">
              <w:rPr>
                <w:rFonts w:ascii="Arial" w:hAnsi="Arial" w:cs="Arial"/>
                <w:lang w:val="en-CA"/>
              </w:rPr>
              <w:t>-B</w:t>
            </w:r>
            <w:r w:rsidRPr="44A32A20">
              <w:rPr>
                <w:rFonts w:ascii="Arial" w:hAnsi="Arial" w:cs="Arial"/>
                <w:lang w:val="en-CA"/>
              </w:rPr>
              <w:t xml:space="preserve">ased Access to </w:t>
            </w:r>
            <w:r w:rsidR="0009564E">
              <w:rPr>
                <w:rFonts w:ascii="Arial" w:hAnsi="Arial" w:cs="Arial"/>
                <w:lang w:val="en-CA"/>
              </w:rPr>
              <w:t xml:space="preserve">the </w:t>
            </w:r>
            <w:r w:rsidRPr="44A32A20">
              <w:rPr>
                <w:rFonts w:ascii="Arial" w:hAnsi="Arial" w:cs="Arial"/>
                <w:lang w:val="en-CA"/>
              </w:rPr>
              <w:t>EVA application.</w:t>
            </w:r>
          </w:p>
          <w:p w14:paraId="19F52DB6" w14:textId="524B7B5B" w:rsidR="00421EB8" w:rsidRPr="00172904" w:rsidRDefault="0009564E" w:rsidP="47D7C777">
            <w:pPr>
              <w:spacing w:after="200" w:line="240" w:lineRule="auto"/>
              <w:rPr>
                <w:rFonts w:ascii="Arial" w:eastAsia="Arial" w:hAnsi="Arial" w:cs="Arial"/>
                <w:lang w:val="en-CA"/>
              </w:rPr>
            </w:pPr>
            <w:r>
              <w:rPr>
                <w:rFonts w:ascii="Arial" w:hAnsi="Arial" w:cs="Arial"/>
                <w:lang w:val="en-CA"/>
              </w:rPr>
              <w:t xml:space="preserve">The </w:t>
            </w:r>
            <w:r w:rsidR="59365F47" w:rsidRPr="44A32A20">
              <w:rPr>
                <w:rFonts w:ascii="Arial" w:hAnsi="Arial" w:cs="Arial"/>
                <w:lang w:val="en-CA"/>
              </w:rPr>
              <w:t xml:space="preserve">EVA application operates on </w:t>
            </w:r>
            <w:r w:rsidR="00667911">
              <w:rPr>
                <w:rFonts w:ascii="Arial" w:hAnsi="Arial" w:cs="Arial"/>
                <w:lang w:val="en-CA"/>
              </w:rPr>
              <w:t xml:space="preserve">an </w:t>
            </w:r>
            <w:r w:rsidR="59365F47" w:rsidRPr="44A32A20">
              <w:rPr>
                <w:rFonts w:ascii="Arial" w:eastAsia="Arial" w:hAnsi="Arial" w:cs="Arial"/>
                <w:lang w:val="en-CA"/>
              </w:rPr>
              <w:t xml:space="preserve">Authoritative System of Record </w:t>
            </w:r>
            <w:r w:rsidR="59365F47" w:rsidRPr="44A32A20">
              <w:rPr>
                <w:rFonts w:ascii="Arial" w:hAnsi="Arial" w:cs="Arial"/>
              </w:rPr>
              <w:t>management process</w:t>
            </w:r>
            <w:r w:rsidR="00B8125D">
              <w:rPr>
                <w:rFonts w:ascii="Arial" w:hAnsi="Arial" w:cs="Arial"/>
              </w:rPr>
              <w:t>. (See Annex F)</w:t>
            </w:r>
          </w:p>
        </w:tc>
        <w:tc>
          <w:tcPr>
            <w:tcW w:w="1937" w:type="pct"/>
          </w:tcPr>
          <w:p w14:paraId="6DE76339" w14:textId="196B0723" w:rsidR="00421EB8" w:rsidRPr="00172904" w:rsidRDefault="00D271D9" w:rsidP="00561B97">
            <w:pPr>
              <w:spacing w:after="200" w:line="240" w:lineRule="auto"/>
              <w:rPr>
                <w:rFonts w:ascii="Arial" w:hAnsi="Arial" w:cs="Arial"/>
                <w:lang w:val="en-CA"/>
              </w:rPr>
            </w:pPr>
            <w:r w:rsidRPr="00D271D9">
              <w:rPr>
                <w:rFonts w:ascii="Arial" w:hAnsi="Arial" w:cs="Arial"/>
                <w:lang w:val="en-CA"/>
              </w:rPr>
              <w:t>No privacy risk or compliance issue identified.</w:t>
            </w:r>
          </w:p>
        </w:tc>
      </w:tr>
      <w:tr w:rsidR="00421EB8" w:rsidRPr="00172904" w14:paraId="1F7C3B62" w14:textId="77777777" w:rsidTr="70C8F3DC">
        <w:trPr>
          <w:trHeight w:val="692"/>
        </w:trPr>
        <w:tc>
          <w:tcPr>
            <w:tcW w:w="1047" w:type="pct"/>
          </w:tcPr>
          <w:p w14:paraId="20E671F2" w14:textId="77777777" w:rsidR="00421EB8" w:rsidRPr="00172904" w:rsidRDefault="00421EB8" w:rsidP="00DF49EE">
            <w:pPr>
              <w:pStyle w:val="ListParagraph"/>
              <w:numPr>
                <w:ilvl w:val="0"/>
                <w:numId w:val="15"/>
              </w:numPr>
              <w:spacing w:after="200" w:line="240" w:lineRule="auto"/>
              <w:rPr>
                <w:rFonts w:ascii="Arial" w:hAnsi="Arial" w:cs="Arial"/>
              </w:rPr>
            </w:pPr>
            <w:r w:rsidRPr="00172904">
              <w:rPr>
                <w:rFonts w:ascii="Arial" w:hAnsi="Arial" w:cs="Arial"/>
              </w:rPr>
              <w:t xml:space="preserve">Will access rights be provided to users only on a need-to-know basis, consistent with the stated purpose for which the personal information was collected? </w:t>
            </w:r>
          </w:p>
        </w:tc>
        <w:sdt>
          <w:sdtPr>
            <w:rPr>
              <w:rFonts w:ascii="Arial" w:hAnsi="Arial" w:cs="Arial"/>
              <w:lang w:val="en-CA"/>
            </w:rPr>
            <w:id w:val="623352280"/>
            <w:placeholder>
              <w:docPart w:val="1F66BC3868E84D14A11698477F614AA7"/>
            </w:placeholder>
            <w:dropDownList>
              <w:listItem w:value="Choose an item."/>
              <w:listItem w:displayText="Yes" w:value="Yes"/>
              <w:listItem w:displayText="No" w:value="No"/>
              <w:listItem w:displayText="N/A" w:value="N/A"/>
            </w:dropDownList>
          </w:sdtPr>
          <w:sdtEndPr/>
          <w:sdtContent>
            <w:tc>
              <w:tcPr>
                <w:tcW w:w="645" w:type="pct"/>
              </w:tcPr>
              <w:p w14:paraId="43AE2595" w14:textId="0A1D7E4C" w:rsidR="00421EB8" w:rsidRPr="00172904" w:rsidRDefault="7BCF73BF"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41243F25" w14:textId="72E9DDFA" w:rsidR="00F34EE9" w:rsidRDefault="00006A1D" w:rsidP="47D7C777">
            <w:pPr>
              <w:spacing w:after="200" w:line="240" w:lineRule="auto"/>
              <w:rPr>
                <w:rFonts w:ascii="Arial" w:hAnsi="Arial" w:cs="Arial"/>
                <w:lang w:val="en-CA"/>
              </w:rPr>
            </w:pPr>
            <w:ins w:id="215" w:author="Hodgson, Rachel R [NC]" w:date="2025-09-23T13:56:00Z" w16du:dateUtc="2025-09-23T17:56:00Z">
              <w:r>
                <w:rPr>
                  <w:rFonts w:ascii="Arial" w:hAnsi="Arial" w:cs="Arial"/>
                  <w:lang w:val="en-CA"/>
                </w:rPr>
                <w:t xml:space="preserve">Input </w:t>
              </w:r>
            </w:ins>
            <w:ins w:id="216" w:author="Hodgson, Rachel R [NC]" w:date="2025-09-23T13:57:00Z" w16du:dateUtc="2025-09-23T17:57:00Z">
              <w:r>
                <w:rPr>
                  <w:rFonts w:ascii="Arial" w:hAnsi="Arial" w:cs="Arial"/>
                  <w:lang w:val="en-CA"/>
                </w:rPr>
                <w:t xml:space="preserve">data, which includes </w:t>
              </w:r>
            </w:ins>
            <w:del w:id="217" w:author="Hodgson, Rachel R [NC]" w:date="2025-09-23T13:57:00Z" w16du:dateUtc="2025-09-23T17:57:00Z">
              <w:r w:rsidR="1EF76A7D" w:rsidRPr="6911AA19" w:rsidDel="00006A1D">
                <w:rPr>
                  <w:rFonts w:ascii="Arial" w:hAnsi="Arial" w:cs="Arial"/>
                  <w:lang w:val="en-CA"/>
                </w:rPr>
                <w:delText>P</w:delText>
              </w:r>
            </w:del>
            <w:ins w:id="218" w:author="Hodgson, Rachel R [NC]" w:date="2025-09-23T13:57:00Z" w16du:dateUtc="2025-09-23T17:57:00Z">
              <w:r>
                <w:rPr>
                  <w:rFonts w:ascii="Arial" w:hAnsi="Arial" w:cs="Arial"/>
                  <w:lang w:val="en-CA"/>
                </w:rPr>
                <w:t>p</w:t>
              </w:r>
            </w:ins>
            <w:r w:rsidR="1EF76A7D" w:rsidRPr="6911AA19">
              <w:rPr>
                <w:rFonts w:ascii="Arial" w:hAnsi="Arial" w:cs="Arial"/>
                <w:lang w:val="en-CA"/>
              </w:rPr>
              <w:t>ersonal information input into EVA by users</w:t>
            </w:r>
            <w:ins w:id="219" w:author="Hodgson, Rachel R [NC]" w:date="2025-09-23T13:57:00Z" w16du:dateUtc="2025-09-23T17:57:00Z">
              <w:r>
                <w:rPr>
                  <w:rFonts w:ascii="Arial" w:hAnsi="Arial" w:cs="Arial"/>
                  <w:lang w:val="en-CA"/>
                </w:rPr>
                <w:t>,</w:t>
              </w:r>
            </w:ins>
            <w:r w:rsidR="1EF76A7D" w:rsidRPr="6911AA19">
              <w:rPr>
                <w:rFonts w:ascii="Arial" w:hAnsi="Arial" w:cs="Arial"/>
                <w:lang w:val="en-CA"/>
              </w:rPr>
              <w:t xml:space="preserve"> </w:t>
            </w:r>
            <w:r w:rsidR="52AEBF2A" w:rsidRPr="6911AA19">
              <w:rPr>
                <w:rFonts w:ascii="Arial" w:hAnsi="Arial" w:cs="Arial"/>
                <w:lang w:val="en-CA"/>
              </w:rPr>
              <w:t>should</w:t>
            </w:r>
            <w:r w:rsidR="08546269" w:rsidRPr="6911AA19">
              <w:rPr>
                <w:rFonts w:ascii="Arial" w:hAnsi="Arial" w:cs="Arial"/>
                <w:lang w:val="en-CA"/>
              </w:rPr>
              <w:t xml:space="preserve"> already</w:t>
            </w:r>
            <w:r w:rsidR="52AEBF2A" w:rsidRPr="6911AA19">
              <w:rPr>
                <w:rFonts w:ascii="Arial" w:hAnsi="Arial" w:cs="Arial"/>
                <w:lang w:val="en-CA"/>
              </w:rPr>
              <w:t xml:space="preserve"> be accessible to those users </w:t>
            </w:r>
            <w:r w:rsidR="5072E84A" w:rsidRPr="6911AA19">
              <w:rPr>
                <w:rFonts w:ascii="Arial" w:hAnsi="Arial" w:cs="Arial"/>
                <w:lang w:val="en-CA"/>
              </w:rPr>
              <w:t>under the need-to-know</w:t>
            </w:r>
            <w:r w:rsidR="1D520159" w:rsidRPr="6911AA19">
              <w:rPr>
                <w:rFonts w:ascii="Arial" w:hAnsi="Arial" w:cs="Arial"/>
                <w:lang w:val="en-CA"/>
              </w:rPr>
              <w:t xml:space="preserve"> </w:t>
            </w:r>
            <w:r w:rsidR="74430BEE" w:rsidRPr="6911AA19">
              <w:rPr>
                <w:rFonts w:ascii="Arial" w:hAnsi="Arial" w:cs="Arial"/>
                <w:lang w:val="en-CA"/>
              </w:rPr>
              <w:t xml:space="preserve">principle </w:t>
            </w:r>
            <w:r w:rsidR="1D520159" w:rsidRPr="6911AA19">
              <w:rPr>
                <w:rFonts w:ascii="Arial" w:hAnsi="Arial" w:cs="Arial"/>
                <w:lang w:val="en-CA"/>
              </w:rPr>
              <w:t>consistent with the</w:t>
            </w:r>
            <w:r w:rsidR="3CD81AAD" w:rsidRPr="6911AA19">
              <w:rPr>
                <w:rFonts w:ascii="Arial" w:hAnsi="Arial" w:cs="Arial"/>
                <w:lang w:val="en-CA"/>
              </w:rPr>
              <w:t xml:space="preserve"> policies of their respective programs and duties of work</w:t>
            </w:r>
            <w:r w:rsidR="02A34258" w:rsidRPr="6911AA19">
              <w:rPr>
                <w:rFonts w:ascii="Arial" w:hAnsi="Arial" w:cs="Arial"/>
                <w:lang w:val="en-CA"/>
              </w:rPr>
              <w:t>, which is out of scope for EVA.</w:t>
            </w:r>
          </w:p>
          <w:p w14:paraId="0AE4A8B6" w14:textId="60911097" w:rsidR="00421EB8" w:rsidRPr="00172904" w:rsidRDefault="3CD81AAD" w:rsidP="00AB5A1A">
            <w:pPr>
              <w:spacing w:after="200" w:line="240" w:lineRule="auto"/>
              <w:rPr>
                <w:rFonts w:ascii="Arial" w:hAnsi="Arial" w:cs="Arial"/>
                <w:lang w:val="en-CA"/>
              </w:rPr>
            </w:pPr>
            <w:r w:rsidRPr="6911AA19">
              <w:rPr>
                <w:rFonts w:ascii="Arial" w:hAnsi="Arial" w:cs="Arial"/>
                <w:lang w:val="en-CA"/>
              </w:rPr>
              <w:t xml:space="preserve">Administrators </w:t>
            </w:r>
            <w:r w:rsidR="059AC1F2" w:rsidRPr="6911AA19">
              <w:rPr>
                <w:rFonts w:ascii="Arial" w:hAnsi="Arial" w:cs="Arial"/>
                <w:lang w:val="en-CA"/>
              </w:rPr>
              <w:t xml:space="preserve">and others from </w:t>
            </w:r>
            <w:r w:rsidR="18124AB5" w:rsidRPr="6911AA19">
              <w:rPr>
                <w:rFonts w:ascii="Arial" w:hAnsi="Arial" w:cs="Arial"/>
                <w:lang w:val="en-CA"/>
              </w:rPr>
              <w:t xml:space="preserve">the Automated Infrastructure </w:t>
            </w:r>
            <w:r w:rsidR="42FF1C3E" w:rsidRPr="6911AA19">
              <w:rPr>
                <w:rFonts w:ascii="Arial" w:hAnsi="Arial" w:cs="Arial"/>
                <w:lang w:val="en-CA"/>
              </w:rPr>
              <w:t>T</w:t>
            </w:r>
            <w:r w:rsidR="18124AB5" w:rsidRPr="6911AA19">
              <w:rPr>
                <w:rFonts w:ascii="Arial" w:hAnsi="Arial" w:cs="Arial"/>
                <w:lang w:val="en-CA"/>
              </w:rPr>
              <w:t>eam</w:t>
            </w:r>
            <w:r w:rsidR="42FF1C3E" w:rsidRPr="6911AA19">
              <w:rPr>
                <w:rFonts w:ascii="Arial" w:hAnsi="Arial" w:cs="Arial"/>
                <w:lang w:val="en-CA"/>
              </w:rPr>
              <w:t xml:space="preserve"> (AIT)</w:t>
            </w:r>
            <w:r w:rsidR="1FEB7C74" w:rsidRPr="6911AA19">
              <w:rPr>
                <w:rFonts w:ascii="Arial" w:hAnsi="Arial" w:cs="Arial"/>
                <w:lang w:val="en-CA"/>
              </w:rPr>
              <w:t xml:space="preserve"> will access logs on a need-to-know basis</w:t>
            </w:r>
            <w:r w:rsidR="059AC1F2" w:rsidRPr="6911AA19">
              <w:rPr>
                <w:rFonts w:ascii="Arial" w:hAnsi="Arial" w:cs="Arial"/>
                <w:lang w:val="en-CA"/>
              </w:rPr>
              <w:t xml:space="preserve"> in order to fulfill </w:t>
            </w:r>
            <w:r w:rsidR="166151A1" w:rsidRPr="6911AA19">
              <w:rPr>
                <w:rFonts w:ascii="Arial" w:hAnsi="Arial" w:cs="Arial"/>
                <w:lang w:val="en-CA"/>
              </w:rPr>
              <w:t xml:space="preserve">work tasks related to the functioning and security of </w:t>
            </w:r>
            <w:r w:rsidR="5E2101B3" w:rsidRPr="6911AA19">
              <w:rPr>
                <w:rFonts w:ascii="Arial" w:hAnsi="Arial" w:cs="Arial"/>
                <w:lang w:val="en-CA"/>
              </w:rPr>
              <w:t>the EVA</w:t>
            </w:r>
            <w:r w:rsidR="74430BEE" w:rsidRPr="6911AA19">
              <w:rPr>
                <w:rFonts w:ascii="Arial" w:hAnsi="Arial" w:cs="Arial"/>
                <w:lang w:val="en-CA"/>
              </w:rPr>
              <w:t xml:space="preserve"> Chat solution</w:t>
            </w:r>
            <w:r w:rsidR="5E2101B3" w:rsidRPr="6911AA19">
              <w:rPr>
                <w:rFonts w:ascii="Arial" w:hAnsi="Arial" w:cs="Arial"/>
                <w:lang w:val="en-CA"/>
              </w:rPr>
              <w:t xml:space="preserve">. They </w:t>
            </w:r>
            <w:r w:rsidR="2F08AED2" w:rsidRPr="6911AA19">
              <w:rPr>
                <w:rFonts w:ascii="Arial" w:hAnsi="Arial" w:cs="Arial"/>
                <w:lang w:val="en-CA"/>
              </w:rPr>
              <w:t xml:space="preserve">will access personal information </w:t>
            </w:r>
            <w:r w:rsidR="583503DE" w:rsidRPr="6911AA19">
              <w:rPr>
                <w:rFonts w:ascii="Arial" w:hAnsi="Arial" w:cs="Arial"/>
                <w:lang w:val="en-CA"/>
              </w:rPr>
              <w:t xml:space="preserve">collected by the tool in accordance with use described in the relevant PIB. </w:t>
            </w:r>
            <w:r w:rsidR="1A3596A6" w:rsidRPr="6911AA19">
              <w:rPr>
                <w:rFonts w:ascii="Arial" w:hAnsi="Arial" w:cs="Arial"/>
                <w:lang w:val="en-CA"/>
              </w:rPr>
              <w:t xml:space="preserve">Personal information entered or uploaded by users </w:t>
            </w:r>
            <w:r w:rsidR="1D4A7EFB" w:rsidRPr="6911AA19">
              <w:rPr>
                <w:rFonts w:ascii="Arial" w:hAnsi="Arial" w:cs="Arial"/>
                <w:lang w:val="en-CA"/>
              </w:rPr>
              <w:t xml:space="preserve">into the tool </w:t>
            </w:r>
            <w:r w:rsidR="1A3596A6" w:rsidRPr="6911AA19">
              <w:rPr>
                <w:rFonts w:ascii="Arial" w:hAnsi="Arial" w:cs="Arial"/>
                <w:lang w:val="en-CA"/>
              </w:rPr>
              <w:t xml:space="preserve">which </w:t>
            </w:r>
            <w:r w:rsidR="42FF1C3E" w:rsidRPr="6911AA19">
              <w:rPr>
                <w:rFonts w:ascii="Arial" w:hAnsi="Arial" w:cs="Arial"/>
                <w:lang w:val="en-CA"/>
              </w:rPr>
              <w:t>may be</w:t>
            </w:r>
            <w:r w:rsidR="1D16CFED" w:rsidRPr="6911AA19">
              <w:rPr>
                <w:rFonts w:ascii="Arial" w:hAnsi="Arial" w:cs="Arial"/>
                <w:lang w:val="en-CA"/>
              </w:rPr>
              <w:t xml:space="preserve"> accessed by the AIT</w:t>
            </w:r>
            <w:r w:rsidR="1D4A7EFB" w:rsidRPr="6911AA19">
              <w:rPr>
                <w:rFonts w:ascii="Arial" w:hAnsi="Arial" w:cs="Arial"/>
                <w:lang w:val="en-CA"/>
              </w:rPr>
              <w:t xml:space="preserve"> through the logs is incidental</w:t>
            </w:r>
            <w:r w:rsidR="73EEE9AD" w:rsidRPr="6911AA19">
              <w:rPr>
                <w:rFonts w:ascii="Arial" w:hAnsi="Arial" w:cs="Arial"/>
                <w:lang w:val="en-CA"/>
              </w:rPr>
              <w:t xml:space="preserve"> and will only be used </w:t>
            </w:r>
            <w:r w:rsidR="7CC68D8B" w:rsidRPr="6911AA19">
              <w:rPr>
                <w:rFonts w:ascii="Arial" w:hAnsi="Arial" w:cs="Arial"/>
                <w:lang w:val="en-CA"/>
              </w:rPr>
              <w:t xml:space="preserve">indirectly </w:t>
            </w:r>
            <w:r w:rsidR="1FDB74CB" w:rsidRPr="6911AA19">
              <w:rPr>
                <w:rFonts w:ascii="Arial" w:hAnsi="Arial" w:cs="Arial"/>
                <w:lang w:val="en-CA"/>
              </w:rPr>
              <w:t xml:space="preserve">by </w:t>
            </w:r>
            <w:r w:rsidR="2136B363" w:rsidRPr="6911AA19">
              <w:rPr>
                <w:rFonts w:ascii="Arial" w:hAnsi="Arial" w:cs="Arial"/>
                <w:lang w:val="en-CA"/>
              </w:rPr>
              <w:t xml:space="preserve">the AIT </w:t>
            </w:r>
            <w:r w:rsidR="7CC68D8B" w:rsidRPr="6911AA19">
              <w:rPr>
                <w:rFonts w:ascii="Arial" w:hAnsi="Arial" w:cs="Arial"/>
                <w:lang w:val="en-CA"/>
              </w:rPr>
              <w:t xml:space="preserve">for </w:t>
            </w:r>
            <w:r w:rsidR="2136B363" w:rsidRPr="6911AA19">
              <w:rPr>
                <w:rFonts w:ascii="Arial" w:hAnsi="Arial" w:cs="Arial"/>
                <w:lang w:val="en-CA"/>
              </w:rPr>
              <w:t>work tasks</w:t>
            </w:r>
            <w:r w:rsidR="1D4A7EFB" w:rsidRPr="6911AA19">
              <w:rPr>
                <w:rFonts w:ascii="Arial" w:hAnsi="Arial" w:cs="Arial"/>
                <w:lang w:val="en-CA"/>
              </w:rPr>
              <w:t xml:space="preserve"> </w:t>
            </w:r>
            <w:r w:rsidR="7CC68D8B" w:rsidRPr="6911AA19">
              <w:rPr>
                <w:rFonts w:ascii="Arial" w:hAnsi="Arial" w:cs="Arial"/>
                <w:lang w:val="en-CA"/>
              </w:rPr>
              <w:t>related to EVA</w:t>
            </w:r>
            <w:r w:rsidR="0886EC65" w:rsidRPr="6911AA19">
              <w:rPr>
                <w:rFonts w:ascii="Arial" w:hAnsi="Arial" w:cs="Arial"/>
                <w:lang w:val="en-CA"/>
              </w:rPr>
              <w:t>,</w:t>
            </w:r>
            <w:r w:rsidR="7CC68D8B" w:rsidRPr="6911AA19">
              <w:rPr>
                <w:rFonts w:ascii="Arial" w:hAnsi="Arial" w:cs="Arial"/>
                <w:lang w:val="en-CA"/>
              </w:rPr>
              <w:t xml:space="preserve"> such as investigations into misuse.</w:t>
            </w:r>
            <w:r w:rsidR="42FF1C3E" w:rsidRPr="6911AA19">
              <w:rPr>
                <w:rFonts w:ascii="Arial" w:hAnsi="Arial" w:cs="Arial"/>
                <w:lang w:val="en-CA"/>
              </w:rPr>
              <w:t xml:space="preserve"> </w:t>
            </w:r>
          </w:p>
        </w:tc>
        <w:tc>
          <w:tcPr>
            <w:tcW w:w="1937" w:type="pct"/>
          </w:tcPr>
          <w:p w14:paraId="012910F5" w14:textId="1DA0BD47" w:rsidR="00421EB8" w:rsidRPr="00172904" w:rsidRDefault="00D271D9" w:rsidP="00561B97">
            <w:pPr>
              <w:spacing w:after="200" w:line="240" w:lineRule="auto"/>
              <w:rPr>
                <w:rFonts w:ascii="Arial" w:hAnsi="Arial" w:cs="Arial"/>
                <w:lang w:val="en-CA"/>
              </w:rPr>
            </w:pPr>
            <w:r w:rsidRPr="00F14445">
              <w:rPr>
                <w:rFonts w:ascii="Arial" w:hAnsi="Arial" w:cs="Arial"/>
                <w:lang w:val="en-CA"/>
              </w:rPr>
              <w:t>No privacy risk or compliance issue identified.</w:t>
            </w:r>
          </w:p>
        </w:tc>
      </w:tr>
      <w:tr w:rsidR="00421EB8" w:rsidRPr="00172904" w14:paraId="7D642595" w14:textId="77777777" w:rsidTr="70C8F3DC">
        <w:trPr>
          <w:trHeight w:val="692"/>
        </w:trPr>
        <w:tc>
          <w:tcPr>
            <w:tcW w:w="1047" w:type="pct"/>
          </w:tcPr>
          <w:p w14:paraId="7BFED0CD" w14:textId="77777777" w:rsidR="00421EB8" w:rsidRPr="00172904" w:rsidRDefault="00421EB8" w:rsidP="00DF49EE">
            <w:pPr>
              <w:pStyle w:val="ListParagraph"/>
              <w:numPr>
                <w:ilvl w:val="0"/>
                <w:numId w:val="15"/>
              </w:numPr>
              <w:spacing w:after="200" w:line="240" w:lineRule="auto"/>
              <w:rPr>
                <w:rFonts w:ascii="Arial" w:hAnsi="Arial" w:cs="Arial"/>
              </w:rPr>
            </w:pPr>
            <w:r w:rsidRPr="00172904">
              <w:rPr>
                <w:rFonts w:ascii="Arial" w:hAnsi="Arial" w:cs="Arial"/>
              </w:rPr>
              <w:lastRenderedPageBreak/>
              <w:t xml:space="preserve">Does your institution have a privacy breach response plan in place? (see the </w:t>
            </w:r>
            <w:hyperlink r:id="rId40">
              <w:r w:rsidRPr="00172904">
                <w:rPr>
                  <w:rStyle w:val="Hyperlink"/>
                  <w:rFonts w:ascii="Arial" w:hAnsi="Arial" w:cs="Arial"/>
                </w:rPr>
                <w:t>Directive on Privacy Practices</w:t>
              </w:r>
            </w:hyperlink>
            <w:r w:rsidRPr="00172904">
              <w:rPr>
                <w:rFonts w:ascii="Arial" w:hAnsi="Arial" w:cs="Arial"/>
              </w:rPr>
              <w:t>)</w:t>
            </w:r>
          </w:p>
        </w:tc>
        <w:sdt>
          <w:sdtPr>
            <w:rPr>
              <w:rFonts w:ascii="Arial" w:hAnsi="Arial" w:cs="Arial"/>
              <w:lang w:val="en-CA"/>
            </w:rPr>
            <w:id w:val="-677201270"/>
            <w:placeholder>
              <w:docPart w:val="5A6CB674E7AE403D9D22F943C4ADA7CE"/>
            </w:placeholder>
            <w:dropDownList>
              <w:listItem w:value="Choose an item."/>
              <w:listItem w:displayText="Yes" w:value="Yes"/>
              <w:listItem w:displayText="No" w:value="No"/>
              <w:listItem w:displayText="N/A" w:value="N/A"/>
            </w:dropDownList>
          </w:sdtPr>
          <w:sdtEndPr/>
          <w:sdtContent>
            <w:tc>
              <w:tcPr>
                <w:tcW w:w="645" w:type="pct"/>
              </w:tcPr>
              <w:p w14:paraId="799D48A2" w14:textId="5C3D9961" w:rsidR="00421EB8" w:rsidRPr="00172904" w:rsidRDefault="674AD45B"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28379DAA" w14:textId="77777777" w:rsidR="00B47BA2" w:rsidRDefault="00B47BA2" w:rsidP="47D7C777">
            <w:pPr>
              <w:spacing w:after="200" w:line="240" w:lineRule="auto"/>
              <w:rPr>
                <w:rFonts w:ascii="Arial" w:hAnsi="Arial" w:cs="Arial"/>
                <w:lang w:val="en-CA"/>
              </w:rPr>
            </w:pPr>
            <w:r>
              <w:rPr>
                <w:rFonts w:ascii="Arial" w:hAnsi="Arial" w:cs="Arial"/>
                <w:lang w:val="en-CA"/>
              </w:rPr>
              <w:t xml:space="preserve">ESDC has a </w:t>
            </w:r>
            <w:r w:rsidR="00972D60" w:rsidRPr="00972D60">
              <w:rPr>
                <w:rFonts w:ascii="Arial" w:hAnsi="Arial" w:cs="Arial"/>
                <w:lang w:val="en-CA"/>
              </w:rPr>
              <w:t>departmental privacy breach response plan</w:t>
            </w:r>
            <w:r>
              <w:rPr>
                <w:rFonts w:ascii="Arial" w:hAnsi="Arial" w:cs="Arial"/>
                <w:lang w:val="en-CA"/>
              </w:rPr>
              <w:t>.</w:t>
            </w:r>
          </w:p>
          <w:p w14:paraId="21F876B3" w14:textId="1193ABF2" w:rsidR="00421EB8" w:rsidRPr="00172904" w:rsidRDefault="00B47BA2" w:rsidP="47D7C777">
            <w:pPr>
              <w:spacing w:after="200" w:line="240" w:lineRule="auto"/>
              <w:rPr>
                <w:rFonts w:ascii="Arial" w:eastAsia="Arial" w:hAnsi="Arial" w:cs="Arial"/>
                <w:lang w:val="en-CA"/>
              </w:rPr>
            </w:pPr>
            <w:r>
              <w:rPr>
                <w:rFonts w:ascii="Arial" w:hAnsi="Arial" w:cs="Arial"/>
                <w:lang w:val="en-CA"/>
              </w:rPr>
              <w:t xml:space="preserve">In addition, </w:t>
            </w:r>
            <w:r w:rsidR="2E07A449" w:rsidRPr="3DBA0E9A">
              <w:rPr>
                <w:rFonts w:ascii="Arial" w:hAnsi="Arial" w:cs="Arial"/>
                <w:lang w:val="en-CA"/>
              </w:rPr>
              <w:t>a</w:t>
            </w:r>
            <w:r w:rsidR="002E6712">
              <w:rPr>
                <w:rFonts w:ascii="Arial" w:hAnsi="Arial" w:cs="Arial"/>
                <w:lang w:val="en-CA"/>
              </w:rPr>
              <w:t xml:space="preserve"> </w:t>
            </w:r>
            <w:r w:rsidR="674AD45B" w:rsidRPr="47D7C777">
              <w:rPr>
                <w:rFonts w:ascii="Arial" w:hAnsi="Arial" w:cs="Arial"/>
                <w:lang w:val="en-CA"/>
              </w:rPr>
              <w:t>response management plan</w:t>
            </w:r>
            <w:r w:rsidR="00C52738">
              <w:rPr>
                <w:rFonts w:ascii="Arial" w:hAnsi="Arial" w:cs="Arial"/>
                <w:lang w:val="en-CA"/>
              </w:rPr>
              <w:t xml:space="preserve"> for EVA</w:t>
            </w:r>
            <w:r w:rsidR="00FE7E45">
              <w:rPr>
                <w:rFonts w:ascii="Arial" w:hAnsi="Arial" w:cs="Arial"/>
                <w:lang w:val="en-CA"/>
              </w:rPr>
              <w:t xml:space="preserve"> has been developed</w:t>
            </w:r>
            <w:r w:rsidR="00AE220C">
              <w:rPr>
                <w:rFonts w:ascii="Arial" w:hAnsi="Arial" w:cs="Arial"/>
                <w:lang w:val="en-CA"/>
              </w:rPr>
              <w:t xml:space="preserve"> (</w:t>
            </w:r>
            <w:r w:rsidR="001B1059">
              <w:rPr>
                <w:rFonts w:ascii="Arial" w:hAnsi="Arial" w:cs="Arial"/>
                <w:lang w:val="en-CA"/>
              </w:rPr>
              <w:t>see Annex F</w:t>
            </w:r>
            <w:r w:rsidR="00AE220C">
              <w:rPr>
                <w:rFonts w:ascii="Arial" w:hAnsi="Arial" w:cs="Arial"/>
                <w:lang w:val="en-CA"/>
              </w:rPr>
              <w:t>)</w:t>
            </w:r>
            <w:r w:rsidR="6E35EABF" w:rsidRPr="3DBA0E9A">
              <w:rPr>
                <w:rFonts w:ascii="Arial" w:hAnsi="Arial" w:cs="Arial"/>
                <w:lang w:val="en-CA"/>
              </w:rPr>
              <w:t>.</w:t>
            </w:r>
          </w:p>
        </w:tc>
        <w:tc>
          <w:tcPr>
            <w:tcW w:w="1937" w:type="pct"/>
          </w:tcPr>
          <w:p w14:paraId="53EE70A4" w14:textId="2B7BAF15" w:rsidR="00421EB8" w:rsidRPr="00172904" w:rsidRDefault="00635BA3" w:rsidP="00561B97">
            <w:pPr>
              <w:spacing w:after="200" w:line="240" w:lineRule="auto"/>
              <w:rPr>
                <w:rFonts w:ascii="Arial" w:hAnsi="Arial" w:cs="Arial"/>
                <w:lang w:val="en-CA"/>
              </w:rPr>
            </w:pPr>
            <w:r w:rsidRPr="00635BA3">
              <w:rPr>
                <w:rFonts w:ascii="Arial" w:hAnsi="Arial" w:cs="Arial"/>
                <w:lang w:val="en-CA"/>
              </w:rPr>
              <w:t>No privacy risk or compliance issue identified.</w:t>
            </w:r>
          </w:p>
        </w:tc>
      </w:tr>
      <w:tr w:rsidR="00421EB8" w:rsidRPr="00172904" w14:paraId="79369211" w14:textId="77777777" w:rsidTr="70C8F3DC">
        <w:trPr>
          <w:trHeight w:val="692"/>
        </w:trPr>
        <w:tc>
          <w:tcPr>
            <w:tcW w:w="1047" w:type="pct"/>
          </w:tcPr>
          <w:p w14:paraId="0602B573" w14:textId="77777777" w:rsidR="00421EB8" w:rsidRPr="00172904" w:rsidRDefault="00421EB8" w:rsidP="00DF49EE">
            <w:pPr>
              <w:pStyle w:val="ListParagraph"/>
              <w:numPr>
                <w:ilvl w:val="0"/>
                <w:numId w:val="15"/>
              </w:numPr>
              <w:spacing w:after="200" w:line="240" w:lineRule="auto"/>
              <w:rPr>
                <w:rFonts w:ascii="Arial" w:hAnsi="Arial" w:cs="Arial"/>
              </w:rPr>
            </w:pPr>
            <w:r w:rsidRPr="00172904">
              <w:rPr>
                <w:rFonts w:ascii="Arial" w:hAnsi="Arial" w:cs="Arial"/>
              </w:rPr>
              <w:t>Are there contingency plans and documented procedures in place to identify and respond to privacy breaches?</w:t>
            </w:r>
          </w:p>
        </w:tc>
        <w:sdt>
          <w:sdtPr>
            <w:rPr>
              <w:rFonts w:ascii="Arial" w:hAnsi="Arial" w:cs="Arial"/>
              <w:lang w:val="en-CA"/>
            </w:rPr>
            <w:id w:val="6264527"/>
            <w:placeholder>
              <w:docPart w:val="381D25AE70814AEAA272439CAAFC463B"/>
            </w:placeholder>
            <w:dropDownList>
              <w:listItem w:value="Choose an item."/>
              <w:listItem w:displayText="Yes" w:value="Yes"/>
              <w:listItem w:displayText="No" w:value="No"/>
              <w:listItem w:displayText="N/A" w:value="N/A"/>
            </w:dropDownList>
          </w:sdtPr>
          <w:sdtEndPr/>
          <w:sdtContent>
            <w:tc>
              <w:tcPr>
                <w:tcW w:w="645" w:type="pct"/>
              </w:tcPr>
              <w:p w14:paraId="30F7BB0B" w14:textId="1D4E7905" w:rsidR="00421EB8" w:rsidRPr="00172904" w:rsidRDefault="2E89523F"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0EE3AA22" w14:textId="47671207" w:rsidR="00D60C56" w:rsidRDefault="00D60C56" w:rsidP="47D7C777">
            <w:pPr>
              <w:spacing w:after="200" w:line="240" w:lineRule="auto"/>
              <w:rPr>
                <w:rFonts w:ascii="Arial" w:eastAsia="Arial" w:hAnsi="Arial" w:cs="Arial"/>
                <w:lang w:val="en-CA"/>
              </w:rPr>
            </w:pPr>
            <w:r w:rsidRPr="00D60C56">
              <w:rPr>
                <w:rFonts w:ascii="Arial" w:eastAsia="Arial" w:hAnsi="Arial" w:cs="Arial"/>
                <w:lang w:val="en-CA"/>
              </w:rPr>
              <w:t>ESDC</w:t>
            </w:r>
            <w:r>
              <w:rPr>
                <w:rFonts w:ascii="Arial" w:eastAsia="Arial" w:hAnsi="Arial" w:cs="Arial"/>
                <w:lang w:val="en-CA"/>
              </w:rPr>
              <w:t>’s</w:t>
            </w:r>
            <w:r w:rsidRPr="00D60C56">
              <w:rPr>
                <w:rFonts w:ascii="Arial" w:eastAsia="Arial" w:hAnsi="Arial" w:cs="Arial"/>
                <w:lang w:val="en-CA"/>
              </w:rPr>
              <w:t xml:space="preserve"> departmental privacy breach response plan</w:t>
            </w:r>
            <w:r w:rsidR="00567111">
              <w:rPr>
                <w:rFonts w:ascii="Arial" w:eastAsia="Arial" w:hAnsi="Arial" w:cs="Arial"/>
                <w:lang w:val="en-CA"/>
              </w:rPr>
              <w:t xml:space="preserve"> includes</w:t>
            </w:r>
            <w:r w:rsidR="00567111">
              <w:t xml:space="preserve"> </w:t>
            </w:r>
            <w:r w:rsidR="00567111" w:rsidRPr="00567111">
              <w:rPr>
                <w:rFonts w:ascii="Arial" w:eastAsia="Arial" w:hAnsi="Arial" w:cs="Arial"/>
                <w:lang w:val="en-CA"/>
              </w:rPr>
              <w:t>contingency plans and documented procedures in place to identify and respond to privacy breaches</w:t>
            </w:r>
            <w:r w:rsidRPr="00D60C56">
              <w:rPr>
                <w:rFonts w:ascii="Arial" w:eastAsia="Arial" w:hAnsi="Arial" w:cs="Arial"/>
                <w:lang w:val="en-CA"/>
              </w:rPr>
              <w:t>.</w:t>
            </w:r>
          </w:p>
          <w:p w14:paraId="2ACF6CAA" w14:textId="3E3F8655" w:rsidR="00421EB8" w:rsidRPr="00172904" w:rsidRDefault="000F1463" w:rsidP="47D7C777">
            <w:pPr>
              <w:spacing w:after="200" w:line="240" w:lineRule="auto"/>
              <w:rPr>
                <w:rFonts w:ascii="Arial" w:eastAsia="Arial" w:hAnsi="Arial" w:cs="Arial"/>
                <w:lang w:val="en-CA"/>
              </w:rPr>
            </w:pPr>
            <w:r>
              <w:rPr>
                <w:rFonts w:ascii="Arial" w:eastAsia="Arial" w:hAnsi="Arial" w:cs="Arial"/>
                <w:lang w:val="en-CA"/>
              </w:rPr>
              <w:t xml:space="preserve">In addition, EVA has </w:t>
            </w:r>
            <w:r w:rsidR="2E89523F" w:rsidRPr="47D7C777">
              <w:rPr>
                <w:rFonts w:ascii="Arial" w:eastAsia="Arial" w:hAnsi="Arial" w:cs="Arial"/>
                <w:lang w:val="en-CA"/>
              </w:rPr>
              <w:t xml:space="preserve">a contingency and technical </w:t>
            </w:r>
            <w:r w:rsidR="742A43DF" w:rsidRPr="47D7C777">
              <w:rPr>
                <w:rFonts w:ascii="Arial" w:eastAsia="Arial" w:hAnsi="Arial" w:cs="Arial"/>
                <w:lang w:val="en-CA"/>
              </w:rPr>
              <w:t>recovery</w:t>
            </w:r>
            <w:r w:rsidR="2E89523F" w:rsidRPr="47D7C777">
              <w:rPr>
                <w:rFonts w:ascii="Arial" w:eastAsia="Arial" w:hAnsi="Arial" w:cs="Arial"/>
                <w:lang w:val="en-CA"/>
              </w:rPr>
              <w:t xml:space="preserve"> plan</w:t>
            </w:r>
            <w:r w:rsidR="006F4359">
              <w:rPr>
                <w:rFonts w:ascii="Arial" w:eastAsia="Arial" w:hAnsi="Arial" w:cs="Arial"/>
                <w:lang w:val="en-CA"/>
              </w:rPr>
              <w:t xml:space="preserve"> </w:t>
            </w:r>
            <w:r w:rsidR="00653D53">
              <w:rPr>
                <w:rFonts w:ascii="Arial" w:eastAsia="Arial" w:hAnsi="Arial" w:cs="Arial"/>
                <w:lang w:val="en-CA"/>
              </w:rPr>
              <w:t>(</w:t>
            </w:r>
            <w:r w:rsidR="006F4359">
              <w:rPr>
                <w:rFonts w:ascii="Arial" w:eastAsia="Arial" w:hAnsi="Arial" w:cs="Arial"/>
                <w:lang w:val="en-CA"/>
              </w:rPr>
              <w:t>see Annex F</w:t>
            </w:r>
            <w:r w:rsidR="00653D53">
              <w:rPr>
                <w:rFonts w:ascii="Arial" w:eastAsia="Arial" w:hAnsi="Arial" w:cs="Arial"/>
                <w:lang w:val="en-CA"/>
              </w:rPr>
              <w:t>)</w:t>
            </w:r>
            <w:r w:rsidR="006F4359" w:rsidRPr="3DBA0E9A">
              <w:rPr>
                <w:rFonts w:ascii="Arial" w:eastAsia="Arial" w:hAnsi="Arial" w:cs="Arial"/>
                <w:lang w:val="en-CA"/>
              </w:rPr>
              <w:t>.</w:t>
            </w:r>
          </w:p>
        </w:tc>
        <w:tc>
          <w:tcPr>
            <w:tcW w:w="1937" w:type="pct"/>
          </w:tcPr>
          <w:p w14:paraId="72887D29" w14:textId="7E56D224" w:rsidR="00421EB8" w:rsidRPr="00172904" w:rsidRDefault="00635BA3" w:rsidP="00561B97">
            <w:pPr>
              <w:spacing w:after="200" w:line="240" w:lineRule="auto"/>
              <w:rPr>
                <w:rFonts w:ascii="Arial" w:hAnsi="Arial" w:cs="Arial"/>
                <w:lang w:val="en-CA"/>
              </w:rPr>
            </w:pPr>
            <w:r w:rsidRPr="00635BA3">
              <w:rPr>
                <w:rFonts w:ascii="Arial" w:hAnsi="Arial" w:cs="Arial"/>
                <w:lang w:val="en-CA"/>
              </w:rPr>
              <w:t>No privacy risk or compliance issue identified.</w:t>
            </w:r>
          </w:p>
        </w:tc>
      </w:tr>
      <w:tr w:rsidR="00421EB8" w:rsidRPr="00172904" w14:paraId="38849101" w14:textId="77777777" w:rsidTr="70C8F3DC">
        <w:trPr>
          <w:trHeight w:val="692"/>
        </w:trPr>
        <w:tc>
          <w:tcPr>
            <w:tcW w:w="1047" w:type="pct"/>
          </w:tcPr>
          <w:p w14:paraId="3D8E7FE6" w14:textId="77777777" w:rsidR="00421EB8" w:rsidRPr="00172904" w:rsidRDefault="00421EB8" w:rsidP="00DF49EE">
            <w:pPr>
              <w:pStyle w:val="ListParagraph"/>
              <w:numPr>
                <w:ilvl w:val="0"/>
                <w:numId w:val="15"/>
              </w:numPr>
              <w:spacing w:after="120" w:line="240" w:lineRule="auto"/>
              <w:rPr>
                <w:rFonts w:ascii="Arial" w:hAnsi="Arial" w:cs="Arial"/>
              </w:rPr>
            </w:pPr>
            <w:r w:rsidRPr="00172904">
              <w:rPr>
                <w:rFonts w:ascii="Arial" w:hAnsi="Arial" w:cs="Arial"/>
              </w:rPr>
              <w:t>Are there documented procedures in place to communicate privacy breaches to:</w:t>
            </w:r>
          </w:p>
          <w:p w14:paraId="1ECD7FC9" w14:textId="77777777" w:rsidR="00421EB8" w:rsidRPr="00172904" w:rsidRDefault="00421EB8" w:rsidP="00DF49EE">
            <w:pPr>
              <w:pStyle w:val="ListParagraph"/>
              <w:numPr>
                <w:ilvl w:val="0"/>
                <w:numId w:val="7"/>
              </w:numPr>
              <w:tabs>
                <w:tab w:val="num" w:pos="360"/>
              </w:tabs>
              <w:spacing w:after="120" w:line="240" w:lineRule="auto"/>
              <w:ind w:left="605" w:hanging="274"/>
              <w:contextualSpacing w:val="0"/>
              <w:rPr>
                <w:rFonts w:ascii="Arial" w:hAnsi="Arial" w:cs="Arial"/>
              </w:rPr>
            </w:pPr>
            <w:r w:rsidRPr="00172904">
              <w:rPr>
                <w:rFonts w:ascii="Arial" w:hAnsi="Arial" w:cs="Arial"/>
              </w:rPr>
              <w:t>the affected individual?</w:t>
            </w:r>
          </w:p>
          <w:p w14:paraId="4CAC04B5" w14:textId="77777777" w:rsidR="00421EB8" w:rsidRPr="00172904" w:rsidRDefault="00421EB8" w:rsidP="00DF49EE">
            <w:pPr>
              <w:pStyle w:val="ListParagraph"/>
              <w:numPr>
                <w:ilvl w:val="0"/>
                <w:numId w:val="7"/>
              </w:numPr>
              <w:tabs>
                <w:tab w:val="num" w:pos="360"/>
              </w:tabs>
              <w:spacing w:after="120" w:line="240" w:lineRule="auto"/>
              <w:ind w:left="605" w:hanging="274"/>
              <w:contextualSpacing w:val="0"/>
              <w:rPr>
                <w:rFonts w:ascii="Arial" w:hAnsi="Arial" w:cs="Arial"/>
              </w:rPr>
            </w:pPr>
            <w:r w:rsidRPr="00172904">
              <w:rPr>
                <w:rFonts w:ascii="Arial" w:hAnsi="Arial" w:cs="Arial"/>
              </w:rPr>
              <w:t>law enforcement authorities?</w:t>
            </w:r>
          </w:p>
          <w:p w14:paraId="7E3D608D" w14:textId="77777777" w:rsidR="00421EB8" w:rsidRPr="00172904" w:rsidRDefault="00421EB8" w:rsidP="00DF49EE">
            <w:pPr>
              <w:pStyle w:val="ListParagraph"/>
              <w:numPr>
                <w:ilvl w:val="0"/>
                <w:numId w:val="7"/>
              </w:numPr>
              <w:tabs>
                <w:tab w:val="num" w:pos="360"/>
              </w:tabs>
              <w:spacing w:after="120" w:line="240" w:lineRule="auto"/>
              <w:ind w:left="605" w:hanging="274"/>
              <w:contextualSpacing w:val="0"/>
              <w:rPr>
                <w:rFonts w:ascii="Arial" w:hAnsi="Arial" w:cs="Arial"/>
              </w:rPr>
            </w:pPr>
            <w:r w:rsidRPr="00172904">
              <w:rPr>
                <w:rFonts w:ascii="Arial" w:hAnsi="Arial" w:cs="Arial"/>
              </w:rPr>
              <w:t>relevant program managers?</w:t>
            </w:r>
          </w:p>
          <w:p w14:paraId="13AE0865" w14:textId="77777777" w:rsidR="00421EB8" w:rsidRPr="00172904" w:rsidRDefault="00421EB8" w:rsidP="00DF49EE">
            <w:pPr>
              <w:pStyle w:val="ListParagraph"/>
              <w:numPr>
                <w:ilvl w:val="0"/>
                <w:numId w:val="7"/>
              </w:numPr>
              <w:tabs>
                <w:tab w:val="num" w:pos="360"/>
              </w:tabs>
              <w:spacing w:after="200" w:line="240" w:lineRule="auto"/>
              <w:ind w:left="606" w:hanging="270"/>
              <w:contextualSpacing w:val="0"/>
              <w:rPr>
                <w:rFonts w:ascii="Arial" w:hAnsi="Arial" w:cs="Arial"/>
              </w:rPr>
            </w:pPr>
            <w:r w:rsidRPr="00172904">
              <w:rPr>
                <w:rFonts w:ascii="Arial" w:hAnsi="Arial" w:cs="Arial"/>
              </w:rPr>
              <w:t xml:space="preserve">affected third parties, including other federal institutions? </w:t>
            </w:r>
          </w:p>
        </w:tc>
        <w:sdt>
          <w:sdtPr>
            <w:rPr>
              <w:rFonts w:ascii="Arial" w:hAnsi="Arial" w:cs="Arial"/>
              <w:lang w:val="en-CA"/>
            </w:rPr>
            <w:id w:val="-66182156"/>
            <w:placeholder>
              <w:docPart w:val="B05892DF5E59491AB76210209C38920B"/>
            </w:placeholder>
            <w:dropDownList>
              <w:listItem w:value="Choose an item."/>
              <w:listItem w:displayText="Yes" w:value="Yes"/>
              <w:listItem w:displayText="No" w:value="No"/>
              <w:listItem w:displayText="N/A" w:value="N/A"/>
            </w:dropDownList>
          </w:sdtPr>
          <w:sdtEndPr/>
          <w:sdtContent>
            <w:tc>
              <w:tcPr>
                <w:tcW w:w="645" w:type="pct"/>
              </w:tcPr>
              <w:p w14:paraId="1684D83F" w14:textId="27D4D46E" w:rsidR="00421EB8" w:rsidRPr="00172904" w:rsidRDefault="3EA10085"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01689C4B" w14:textId="0B4850C9" w:rsidR="00421EB8" w:rsidRPr="00172904" w:rsidRDefault="00991C2D" w:rsidP="00CF4FFE">
            <w:pPr>
              <w:spacing w:after="200" w:line="240" w:lineRule="auto"/>
              <w:rPr>
                <w:rFonts w:ascii="Arial" w:hAnsi="Arial" w:cs="Arial"/>
                <w:lang w:val="en-CA"/>
              </w:rPr>
            </w:pPr>
            <w:r w:rsidRPr="00D60C56">
              <w:rPr>
                <w:rFonts w:ascii="Arial" w:eastAsia="Arial" w:hAnsi="Arial" w:cs="Arial"/>
                <w:lang w:val="en-CA"/>
              </w:rPr>
              <w:t>ESDC</w:t>
            </w:r>
            <w:r>
              <w:rPr>
                <w:rFonts w:ascii="Arial" w:eastAsia="Arial" w:hAnsi="Arial" w:cs="Arial"/>
                <w:lang w:val="en-CA"/>
              </w:rPr>
              <w:t>’s</w:t>
            </w:r>
            <w:r w:rsidRPr="00D60C56">
              <w:rPr>
                <w:rFonts w:ascii="Arial" w:eastAsia="Arial" w:hAnsi="Arial" w:cs="Arial"/>
                <w:lang w:val="en-CA"/>
              </w:rPr>
              <w:t xml:space="preserve"> departmental privacy breach response plan</w:t>
            </w:r>
            <w:r>
              <w:rPr>
                <w:rFonts w:ascii="Arial" w:eastAsia="Arial" w:hAnsi="Arial" w:cs="Arial"/>
                <w:lang w:val="en-CA"/>
              </w:rPr>
              <w:t xml:space="preserve"> includes</w:t>
            </w:r>
            <w:r w:rsidR="007217AB">
              <w:t xml:space="preserve"> </w:t>
            </w:r>
            <w:r w:rsidR="007217AB" w:rsidRPr="007217AB">
              <w:rPr>
                <w:rFonts w:ascii="Arial" w:eastAsia="Arial" w:hAnsi="Arial" w:cs="Arial"/>
                <w:lang w:val="en-CA"/>
              </w:rPr>
              <w:t>documented procedures to communicate privacy breaches</w:t>
            </w:r>
            <w:r w:rsidR="00044926">
              <w:rPr>
                <w:rFonts w:ascii="Arial" w:eastAsia="Arial" w:hAnsi="Arial" w:cs="Arial"/>
                <w:lang w:val="en-CA"/>
              </w:rPr>
              <w:t xml:space="preserve"> to all </w:t>
            </w:r>
            <w:r w:rsidR="00A8170F">
              <w:rPr>
                <w:rFonts w:ascii="Arial" w:eastAsia="Arial" w:hAnsi="Arial" w:cs="Arial"/>
                <w:lang w:val="en-CA"/>
              </w:rPr>
              <w:t xml:space="preserve">relevant parties including affected individuals, law enforcement, program managers and affected third parties. </w:t>
            </w:r>
          </w:p>
        </w:tc>
        <w:tc>
          <w:tcPr>
            <w:tcW w:w="1937" w:type="pct"/>
          </w:tcPr>
          <w:p w14:paraId="25408D97" w14:textId="4DA62DB3" w:rsidR="00421EB8" w:rsidRPr="00172904" w:rsidRDefault="00635BA3" w:rsidP="00561B97">
            <w:pPr>
              <w:spacing w:after="200" w:line="240" w:lineRule="auto"/>
              <w:rPr>
                <w:rFonts w:ascii="Arial" w:hAnsi="Arial" w:cs="Arial"/>
                <w:lang w:val="en-CA"/>
              </w:rPr>
            </w:pPr>
            <w:r w:rsidRPr="00635BA3">
              <w:rPr>
                <w:rFonts w:ascii="Arial" w:hAnsi="Arial" w:cs="Arial"/>
                <w:lang w:val="en-CA"/>
              </w:rPr>
              <w:t>No privacy risk or compliance issue identified.</w:t>
            </w:r>
          </w:p>
        </w:tc>
      </w:tr>
      <w:tr w:rsidR="00421EB8" w:rsidRPr="00172904" w14:paraId="434D525B" w14:textId="77777777" w:rsidTr="70C8F3DC">
        <w:trPr>
          <w:trHeight w:val="692"/>
        </w:trPr>
        <w:tc>
          <w:tcPr>
            <w:tcW w:w="1047" w:type="pct"/>
          </w:tcPr>
          <w:p w14:paraId="50BBACB7" w14:textId="77777777" w:rsidR="00421EB8" w:rsidRPr="00172904" w:rsidRDefault="00421EB8" w:rsidP="00DF49EE">
            <w:pPr>
              <w:pStyle w:val="ListParagraph"/>
              <w:numPr>
                <w:ilvl w:val="0"/>
                <w:numId w:val="15"/>
              </w:numPr>
              <w:spacing w:after="200" w:line="240" w:lineRule="auto"/>
              <w:rPr>
                <w:rFonts w:ascii="Arial" w:hAnsi="Arial" w:cs="Arial"/>
              </w:rPr>
            </w:pPr>
            <w:r w:rsidRPr="00172904">
              <w:rPr>
                <w:rFonts w:ascii="Arial" w:hAnsi="Arial" w:cs="Arial"/>
              </w:rPr>
              <w:t>Are there procedures in place to remove or modify user access rights when job responsibilities change?</w:t>
            </w:r>
          </w:p>
        </w:tc>
        <w:sdt>
          <w:sdtPr>
            <w:rPr>
              <w:rFonts w:ascii="Arial" w:hAnsi="Arial" w:cs="Arial"/>
              <w:lang w:val="en-CA"/>
            </w:rPr>
            <w:id w:val="-1379008705"/>
            <w:placeholder>
              <w:docPart w:val="3207C0E4E962488391F9481C9C709AEA"/>
            </w:placeholder>
            <w:dropDownList>
              <w:listItem w:value="Choose an item."/>
              <w:listItem w:displayText="Yes" w:value="Yes"/>
              <w:listItem w:displayText="No" w:value="No"/>
              <w:listItem w:displayText="N/A" w:value="N/A"/>
            </w:dropDownList>
          </w:sdtPr>
          <w:sdtEndPr/>
          <w:sdtContent>
            <w:tc>
              <w:tcPr>
                <w:tcW w:w="645" w:type="pct"/>
              </w:tcPr>
              <w:p w14:paraId="4ADDC671" w14:textId="0CF2EAB2" w:rsidR="00421EB8" w:rsidRPr="00172904" w:rsidRDefault="2813CEE1" w:rsidP="00561B97">
                <w:pPr>
                  <w:spacing w:after="200" w:line="240" w:lineRule="auto"/>
                  <w:rPr>
                    <w:rFonts w:ascii="Arial" w:hAnsi="Arial" w:cs="Arial"/>
                    <w:lang w:val="en-CA"/>
                  </w:rPr>
                </w:pPr>
                <w:r w:rsidRPr="47D7C777">
                  <w:rPr>
                    <w:rFonts w:ascii="Arial" w:hAnsi="Arial" w:cs="Arial"/>
                    <w:lang w:val="en-CA"/>
                  </w:rPr>
                  <w:t>Yes</w:t>
                </w:r>
              </w:p>
            </w:tc>
          </w:sdtContent>
        </w:sdt>
        <w:tc>
          <w:tcPr>
            <w:tcW w:w="1371" w:type="pct"/>
          </w:tcPr>
          <w:p w14:paraId="38982063" w14:textId="4384D5BD" w:rsidR="00421EB8" w:rsidRDefault="70331846" w:rsidP="00561B97">
            <w:pPr>
              <w:spacing w:after="200" w:line="240" w:lineRule="auto"/>
              <w:rPr>
                <w:rFonts w:ascii="Arial" w:hAnsi="Arial" w:cs="Arial"/>
                <w:lang w:val="en-CA"/>
              </w:rPr>
            </w:pPr>
            <w:r w:rsidRPr="3DBA0E9A">
              <w:rPr>
                <w:rFonts w:ascii="Arial" w:hAnsi="Arial" w:cs="Arial"/>
                <w:lang w:val="en-CA"/>
              </w:rPr>
              <w:t>A</w:t>
            </w:r>
            <w:r w:rsidR="66F219A4" w:rsidRPr="3DBA0E9A">
              <w:rPr>
                <w:rFonts w:ascii="Arial" w:hAnsi="Arial" w:cs="Arial"/>
                <w:lang w:val="en-CA"/>
              </w:rPr>
              <w:t>n</w:t>
            </w:r>
            <w:r w:rsidR="1003230E" w:rsidRPr="50290AD4">
              <w:rPr>
                <w:rFonts w:ascii="Arial" w:hAnsi="Arial" w:cs="Arial"/>
                <w:lang w:val="en-CA"/>
              </w:rPr>
              <w:t xml:space="preserve"> Admin Panel manage</w:t>
            </w:r>
            <w:r w:rsidR="00136D67">
              <w:rPr>
                <w:rFonts w:ascii="Arial" w:hAnsi="Arial" w:cs="Arial"/>
                <w:lang w:val="en-CA"/>
              </w:rPr>
              <w:t>s</w:t>
            </w:r>
            <w:r w:rsidR="004A2AA6" w:rsidRPr="50290AD4">
              <w:rPr>
                <w:rFonts w:ascii="Arial" w:hAnsi="Arial" w:cs="Arial"/>
                <w:lang w:val="en-CA"/>
              </w:rPr>
              <w:t xml:space="preserve"> user access rights</w:t>
            </w:r>
            <w:r w:rsidR="00136D67">
              <w:rPr>
                <w:rFonts w:ascii="Arial" w:hAnsi="Arial" w:cs="Arial"/>
                <w:lang w:val="en-CA"/>
              </w:rPr>
              <w:t>,</w:t>
            </w:r>
            <w:r w:rsidR="1003230E" w:rsidRPr="50290AD4">
              <w:rPr>
                <w:rFonts w:ascii="Arial" w:hAnsi="Arial" w:cs="Arial"/>
                <w:lang w:val="en-CA"/>
              </w:rPr>
              <w:t xml:space="preserve"> </w:t>
            </w:r>
            <w:r w:rsidR="004A2AA6">
              <w:rPr>
                <w:rFonts w:ascii="Arial" w:hAnsi="Arial" w:cs="Arial"/>
                <w:lang w:val="en-CA"/>
              </w:rPr>
              <w:t xml:space="preserve">including </w:t>
            </w:r>
            <w:r w:rsidR="1003230E" w:rsidRPr="50290AD4">
              <w:rPr>
                <w:rFonts w:ascii="Arial" w:hAnsi="Arial" w:cs="Arial"/>
                <w:lang w:val="en-CA"/>
              </w:rPr>
              <w:t>remov</w:t>
            </w:r>
            <w:r w:rsidR="004A2AA6">
              <w:rPr>
                <w:rFonts w:ascii="Arial" w:hAnsi="Arial" w:cs="Arial"/>
                <w:lang w:val="en-CA"/>
              </w:rPr>
              <w:t>als</w:t>
            </w:r>
            <w:r w:rsidR="18070274" w:rsidRPr="095A2580">
              <w:rPr>
                <w:rFonts w:ascii="Arial" w:hAnsi="Arial" w:cs="Arial"/>
                <w:lang w:val="en-CA"/>
              </w:rPr>
              <w:t xml:space="preserve"> </w:t>
            </w:r>
            <w:r w:rsidR="004A2AA6">
              <w:rPr>
                <w:rFonts w:ascii="Arial" w:hAnsi="Arial" w:cs="Arial"/>
                <w:lang w:val="en-CA"/>
              </w:rPr>
              <w:t>and</w:t>
            </w:r>
            <w:r w:rsidR="1003230E" w:rsidRPr="50290AD4">
              <w:rPr>
                <w:rFonts w:ascii="Arial" w:hAnsi="Arial" w:cs="Arial"/>
                <w:lang w:val="en-CA"/>
              </w:rPr>
              <w:t xml:space="preserve"> </w:t>
            </w:r>
            <w:r w:rsidR="66F219A4" w:rsidRPr="3DBA0E9A">
              <w:rPr>
                <w:rFonts w:ascii="Arial" w:hAnsi="Arial" w:cs="Arial"/>
                <w:lang w:val="en-CA"/>
              </w:rPr>
              <w:t>modif</w:t>
            </w:r>
            <w:r w:rsidR="6BB9C033" w:rsidRPr="3DBA0E9A">
              <w:rPr>
                <w:rFonts w:ascii="Arial" w:hAnsi="Arial" w:cs="Arial"/>
                <w:lang w:val="en-CA"/>
              </w:rPr>
              <w:t>i</w:t>
            </w:r>
            <w:r w:rsidR="004A2AA6">
              <w:rPr>
                <w:rFonts w:ascii="Arial" w:hAnsi="Arial" w:cs="Arial"/>
                <w:lang w:val="en-CA"/>
              </w:rPr>
              <w:t>cations</w:t>
            </w:r>
            <w:r w:rsidR="1003230E" w:rsidRPr="50290AD4">
              <w:rPr>
                <w:rFonts w:ascii="Arial" w:hAnsi="Arial" w:cs="Arial"/>
                <w:lang w:val="en-CA"/>
              </w:rPr>
              <w:t>.</w:t>
            </w:r>
          </w:p>
          <w:p w14:paraId="3912AE59" w14:textId="5610E6C1" w:rsidR="00B7745E" w:rsidRPr="00172904" w:rsidRDefault="00B7745E" w:rsidP="00561B97">
            <w:pPr>
              <w:spacing w:after="200" w:line="240" w:lineRule="auto"/>
              <w:rPr>
                <w:rFonts w:ascii="Arial" w:hAnsi="Arial" w:cs="Arial"/>
                <w:lang w:val="en-CA"/>
              </w:rPr>
            </w:pPr>
            <w:r w:rsidRPr="003F4F83">
              <w:rPr>
                <w:rFonts w:ascii="Arial" w:hAnsi="Arial" w:cs="Arial"/>
                <w:color w:val="000000" w:themeColor="text1"/>
                <w:lang w:val="en-CA"/>
              </w:rPr>
              <w:t xml:space="preserve">Any </w:t>
            </w:r>
            <w:r>
              <w:rPr>
                <w:rFonts w:ascii="Arial" w:hAnsi="Arial" w:cs="Arial"/>
                <w:color w:val="000000" w:themeColor="text1"/>
                <w:lang w:val="en-CA"/>
              </w:rPr>
              <w:t>flagged input</w:t>
            </w:r>
            <w:r w:rsidR="00EB34DE">
              <w:rPr>
                <w:rFonts w:ascii="Arial" w:hAnsi="Arial" w:cs="Arial"/>
                <w:color w:val="000000" w:themeColor="text1"/>
                <w:lang w:val="en-CA"/>
              </w:rPr>
              <w:t xml:space="preserve"> or uploads are </w:t>
            </w:r>
            <w:r w:rsidRPr="003F4F83">
              <w:rPr>
                <w:rFonts w:ascii="Arial" w:hAnsi="Arial" w:cs="Arial"/>
                <w:color w:val="000000" w:themeColor="text1"/>
                <w:lang w:val="en-CA"/>
              </w:rPr>
              <w:t xml:space="preserve">responded to immediately. Violation of the Terms of Use results in suspension of EVA </w:t>
            </w:r>
            <w:r w:rsidR="00955B08">
              <w:rPr>
                <w:rFonts w:ascii="Arial" w:hAnsi="Arial" w:cs="Arial"/>
                <w:color w:val="000000" w:themeColor="text1"/>
                <w:lang w:val="en-CA"/>
              </w:rPr>
              <w:t>C</w:t>
            </w:r>
            <w:r w:rsidRPr="003F4F83">
              <w:rPr>
                <w:rFonts w:ascii="Arial" w:hAnsi="Arial" w:cs="Arial"/>
                <w:color w:val="000000" w:themeColor="text1"/>
                <w:lang w:val="en-CA"/>
              </w:rPr>
              <w:t>hat access. The admin can suspend</w:t>
            </w:r>
            <w:r w:rsidR="00EB34DE">
              <w:rPr>
                <w:rFonts w:ascii="Arial" w:hAnsi="Arial" w:cs="Arial"/>
                <w:color w:val="000000" w:themeColor="text1"/>
                <w:lang w:val="en-CA"/>
              </w:rPr>
              <w:t xml:space="preserve"> </w:t>
            </w:r>
            <w:r w:rsidRPr="003F4F83">
              <w:rPr>
                <w:rFonts w:ascii="Arial" w:hAnsi="Arial" w:cs="Arial"/>
                <w:color w:val="000000" w:themeColor="text1"/>
                <w:lang w:val="en-CA"/>
              </w:rPr>
              <w:t xml:space="preserve">access as well as remove the account. </w:t>
            </w:r>
            <w:r w:rsidR="00DE6F57">
              <w:rPr>
                <w:rFonts w:ascii="Arial" w:hAnsi="Arial" w:cs="Arial"/>
                <w:color w:val="000000" w:themeColor="text1"/>
                <w:lang w:val="en-CA"/>
              </w:rPr>
              <w:t>An</w:t>
            </w:r>
            <w:r w:rsidRPr="003F4F83">
              <w:rPr>
                <w:rFonts w:ascii="Arial" w:hAnsi="Arial" w:cs="Arial"/>
                <w:color w:val="000000" w:themeColor="text1"/>
                <w:lang w:val="en-CA"/>
              </w:rPr>
              <w:t xml:space="preserve"> investigation and follow-up are </w:t>
            </w:r>
            <w:r w:rsidRPr="003F4F83">
              <w:rPr>
                <w:rFonts w:ascii="Arial" w:hAnsi="Arial" w:cs="Arial"/>
                <w:color w:val="000000" w:themeColor="text1"/>
                <w:lang w:val="en-CA"/>
              </w:rPr>
              <w:lastRenderedPageBreak/>
              <w:t xml:space="preserve">conducted according to ESDC </w:t>
            </w:r>
            <w:r w:rsidR="00955B08">
              <w:rPr>
                <w:rFonts w:ascii="Arial" w:hAnsi="Arial" w:cs="Arial"/>
                <w:color w:val="000000" w:themeColor="text1"/>
                <w:lang w:val="en-CA"/>
              </w:rPr>
              <w:t>guide</w:t>
            </w:r>
            <w:r w:rsidRPr="003F4F83">
              <w:rPr>
                <w:rFonts w:ascii="Arial" w:eastAsia="Aptos" w:hAnsi="Arial" w:cs="Arial"/>
                <w:color w:val="000000" w:themeColor="text1"/>
              </w:rPr>
              <w:t xml:space="preserve">lines mentioned under Section 3 of the Terms of Use: </w:t>
            </w:r>
            <w:r w:rsidRPr="00955B08">
              <w:rPr>
                <w:rFonts w:ascii="Arial" w:eastAsia="Aptos" w:hAnsi="Arial" w:cs="Arial"/>
                <w:color w:val="000000" w:themeColor="text1"/>
              </w:rPr>
              <w:t>Policies, Guidelines and Restrictions</w:t>
            </w:r>
            <w:r w:rsidR="00955B08">
              <w:rPr>
                <w:rFonts w:ascii="Arial" w:eastAsia="Aptos" w:hAnsi="Arial" w:cs="Arial"/>
                <w:color w:val="000000" w:themeColor="text1"/>
              </w:rPr>
              <w:t>.</w:t>
            </w:r>
          </w:p>
        </w:tc>
        <w:tc>
          <w:tcPr>
            <w:tcW w:w="1937" w:type="pct"/>
          </w:tcPr>
          <w:p w14:paraId="1CB7693F" w14:textId="67ADFF79" w:rsidR="00421EB8" w:rsidRPr="00172904" w:rsidRDefault="00635BA3" w:rsidP="00561B97">
            <w:pPr>
              <w:spacing w:after="200" w:line="240" w:lineRule="auto"/>
              <w:rPr>
                <w:rFonts w:ascii="Arial" w:hAnsi="Arial" w:cs="Arial"/>
                <w:lang w:val="en-CA"/>
              </w:rPr>
            </w:pPr>
            <w:r w:rsidRPr="00F14445">
              <w:rPr>
                <w:rFonts w:ascii="Arial" w:hAnsi="Arial" w:cs="Arial"/>
                <w:lang w:val="en-CA"/>
              </w:rPr>
              <w:lastRenderedPageBreak/>
              <w:t>No privacy risk or compliance issue identified.</w:t>
            </w:r>
          </w:p>
        </w:tc>
      </w:tr>
      <w:tr w:rsidR="00421EB8" w:rsidRPr="00172904" w14:paraId="57EE88E0" w14:textId="77777777" w:rsidTr="70C8F3DC">
        <w:trPr>
          <w:trHeight w:val="692"/>
        </w:trPr>
        <w:tc>
          <w:tcPr>
            <w:tcW w:w="1047" w:type="pct"/>
          </w:tcPr>
          <w:p w14:paraId="085D36F1" w14:textId="77777777" w:rsidR="00421EB8" w:rsidRPr="00172904" w:rsidRDefault="00421EB8" w:rsidP="00DF49EE">
            <w:pPr>
              <w:pStyle w:val="ListParagraph"/>
              <w:numPr>
                <w:ilvl w:val="0"/>
                <w:numId w:val="15"/>
              </w:numPr>
              <w:spacing w:after="200" w:line="240" w:lineRule="auto"/>
              <w:rPr>
                <w:rFonts w:ascii="Arial" w:hAnsi="Arial" w:cs="Arial"/>
              </w:rPr>
            </w:pPr>
            <w:r w:rsidRPr="00172904">
              <w:rPr>
                <w:rFonts w:ascii="Arial" w:hAnsi="Arial" w:cs="Arial"/>
              </w:rPr>
              <w:t>Are there security controls in place for remote access and the use of mobile devices?</w:t>
            </w:r>
          </w:p>
        </w:tc>
        <w:sdt>
          <w:sdtPr>
            <w:rPr>
              <w:rFonts w:ascii="Arial" w:hAnsi="Arial" w:cs="Arial"/>
              <w:lang w:val="en-CA"/>
            </w:rPr>
            <w:id w:val="-2106326498"/>
            <w:placeholder>
              <w:docPart w:val="B1047C590AD143E4AFEDFCD9B529D721"/>
            </w:placeholder>
            <w:dropDownList>
              <w:listItem w:value="Choose an item."/>
              <w:listItem w:displayText="Yes" w:value="Yes"/>
              <w:listItem w:displayText="No" w:value="No"/>
              <w:listItem w:displayText="N/A" w:value="N/A"/>
            </w:dropDownList>
          </w:sdtPr>
          <w:sdtEndPr/>
          <w:sdtContent>
            <w:tc>
              <w:tcPr>
                <w:tcW w:w="645" w:type="pct"/>
              </w:tcPr>
              <w:p w14:paraId="7B1172C5" w14:textId="4502DCEA" w:rsidR="00421EB8" w:rsidRPr="00172904" w:rsidRDefault="78DD370B" w:rsidP="47D7C777">
                <w:pPr>
                  <w:spacing w:after="200" w:line="240" w:lineRule="auto"/>
                  <w:rPr>
                    <w:rFonts w:ascii="Arial" w:hAnsi="Arial" w:cs="Arial"/>
                    <w:b/>
                    <w:bCs/>
                    <w:lang w:val="en-CA"/>
                  </w:rPr>
                </w:pPr>
                <w:r w:rsidRPr="47D7C777">
                  <w:rPr>
                    <w:rFonts w:ascii="Arial" w:hAnsi="Arial" w:cs="Arial"/>
                    <w:lang w:val="en-CA"/>
                  </w:rPr>
                  <w:t>N/A</w:t>
                </w:r>
              </w:p>
            </w:tc>
          </w:sdtContent>
        </w:sdt>
        <w:tc>
          <w:tcPr>
            <w:tcW w:w="1371" w:type="pct"/>
          </w:tcPr>
          <w:p w14:paraId="676CEABF" w14:textId="0BD0588B" w:rsidR="00421EB8" w:rsidRPr="00172904" w:rsidRDefault="00EE5CA7" w:rsidP="00561B97">
            <w:pPr>
              <w:spacing w:after="200" w:line="240" w:lineRule="auto"/>
              <w:rPr>
                <w:rFonts w:ascii="Arial" w:hAnsi="Arial" w:cs="Arial"/>
                <w:lang w:val="en-CA"/>
              </w:rPr>
            </w:pPr>
            <w:r w:rsidRPr="7AEF7888">
              <w:rPr>
                <w:rFonts w:ascii="Arial" w:hAnsi="Arial" w:cs="Arial"/>
                <w:lang w:val="en-CA"/>
              </w:rPr>
              <w:t>N/A</w:t>
            </w:r>
          </w:p>
        </w:tc>
        <w:tc>
          <w:tcPr>
            <w:tcW w:w="1937" w:type="pct"/>
          </w:tcPr>
          <w:p w14:paraId="587692E7" w14:textId="0A456947" w:rsidR="00421EB8" w:rsidRPr="00172904" w:rsidRDefault="00EE5CA7" w:rsidP="00561B97">
            <w:pPr>
              <w:spacing w:after="200" w:line="240" w:lineRule="auto"/>
              <w:rPr>
                <w:rFonts w:ascii="Arial" w:hAnsi="Arial" w:cs="Arial"/>
                <w:lang w:val="en-CA"/>
              </w:rPr>
            </w:pPr>
            <w:r w:rsidRPr="7AEF7888">
              <w:rPr>
                <w:rFonts w:ascii="Arial" w:hAnsi="Arial" w:cs="Arial"/>
                <w:lang w:val="en-CA"/>
              </w:rPr>
              <w:t>N/A</w:t>
            </w:r>
          </w:p>
        </w:tc>
      </w:tr>
      <w:tr w:rsidR="0026088C" w:rsidRPr="00172904" w14:paraId="12CA970E" w14:textId="77777777" w:rsidTr="70C8F3DC">
        <w:trPr>
          <w:trHeight w:val="692"/>
        </w:trPr>
        <w:tc>
          <w:tcPr>
            <w:tcW w:w="1047" w:type="pct"/>
          </w:tcPr>
          <w:p w14:paraId="3F0AF452" w14:textId="6EFBE7FA" w:rsidR="0026088C" w:rsidRPr="00172904" w:rsidRDefault="0026088C" w:rsidP="00DF49EE">
            <w:pPr>
              <w:pStyle w:val="ListParagraph"/>
              <w:numPr>
                <w:ilvl w:val="0"/>
                <w:numId w:val="15"/>
              </w:numPr>
              <w:spacing w:after="200" w:line="240" w:lineRule="auto"/>
              <w:rPr>
                <w:rFonts w:ascii="Arial" w:hAnsi="Arial" w:cs="Arial"/>
              </w:rPr>
            </w:pPr>
            <w:r w:rsidRPr="009E7B0D">
              <w:rPr>
                <w:rFonts w:ascii="Arial" w:hAnsi="Arial" w:cs="Arial"/>
                <w:bCs/>
                <w:iCs/>
                <w:lang w:eastAsia="en-CA"/>
              </w:rPr>
              <w:t>Identify all instances of connectivity with other systems and the technologies use</w:t>
            </w:r>
            <w:r>
              <w:rPr>
                <w:rFonts w:ascii="Arial" w:hAnsi="Arial" w:cs="Arial"/>
                <w:bCs/>
                <w:iCs/>
                <w:lang w:eastAsia="en-CA"/>
              </w:rPr>
              <w:t>d to establish the connection and communications.</w:t>
            </w:r>
          </w:p>
        </w:tc>
        <w:sdt>
          <w:sdtPr>
            <w:rPr>
              <w:rFonts w:ascii="Arial" w:hAnsi="Arial" w:cs="Arial"/>
              <w:lang w:val="en-CA"/>
            </w:rPr>
            <w:id w:val="707304824"/>
            <w:placeholder>
              <w:docPart w:val="CD88F352F9A44C80B8CFEAB6E8C7D7F3"/>
            </w:placeholder>
            <w:dropDownList>
              <w:listItem w:value="Choose an item."/>
              <w:listItem w:displayText="Yes" w:value="Yes"/>
              <w:listItem w:displayText="No" w:value="No"/>
              <w:listItem w:displayText="N/A" w:value="N/A"/>
            </w:dropDownList>
          </w:sdtPr>
          <w:sdtEndPr/>
          <w:sdtContent>
            <w:tc>
              <w:tcPr>
                <w:tcW w:w="645" w:type="pct"/>
              </w:tcPr>
              <w:p w14:paraId="224BB4E6" w14:textId="5AD58978" w:rsidR="0026088C" w:rsidRDefault="683340C7" w:rsidP="00561B97">
                <w:pPr>
                  <w:spacing w:after="200" w:line="240" w:lineRule="auto"/>
                  <w:rPr>
                    <w:rFonts w:ascii="Arial" w:hAnsi="Arial" w:cs="Arial"/>
                    <w:lang w:val="en-CA"/>
                  </w:rPr>
                </w:pPr>
                <w:r w:rsidRPr="47D7C777">
                  <w:rPr>
                    <w:rFonts w:ascii="Arial" w:hAnsi="Arial" w:cs="Arial"/>
                    <w:lang w:val="en-CA"/>
                  </w:rPr>
                  <w:t>N/A</w:t>
                </w:r>
              </w:p>
            </w:tc>
          </w:sdtContent>
        </w:sdt>
        <w:tc>
          <w:tcPr>
            <w:tcW w:w="1371" w:type="pct"/>
          </w:tcPr>
          <w:p w14:paraId="4D679D7E" w14:textId="23C1E1A8" w:rsidR="0026088C" w:rsidRDefault="00EE5CA7" w:rsidP="00561B97">
            <w:pPr>
              <w:spacing w:after="200" w:line="240" w:lineRule="auto"/>
              <w:rPr>
                <w:rFonts w:ascii="Arial" w:hAnsi="Arial" w:cs="Arial"/>
                <w:szCs w:val="24"/>
                <w:lang w:val="en-CA"/>
              </w:rPr>
            </w:pPr>
            <w:r w:rsidRPr="7AEF7888">
              <w:rPr>
                <w:rFonts w:ascii="Arial" w:hAnsi="Arial" w:cs="Arial"/>
                <w:lang w:val="en-CA"/>
              </w:rPr>
              <w:t>N/A</w:t>
            </w:r>
          </w:p>
        </w:tc>
        <w:tc>
          <w:tcPr>
            <w:tcW w:w="1937" w:type="pct"/>
          </w:tcPr>
          <w:p w14:paraId="1B11BE9F" w14:textId="4E0221C5" w:rsidR="0026088C" w:rsidRDefault="00EE5CA7" w:rsidP="00561B97">
            <w:pPr>
              <w:spacing w:after="200" w:line="240" w:lineRule="auto"/>
              <w:rPr>
                <w:rFonts w:ascii="Arial" w:hAnsi="Arial" w:cs="Arial"/>
                <w:lang w:val="en-CA"/>
              </w:rPr>
            </w:pPr>
            <w:r w:rsidRPr="7AEF7888">
              <w:rPr>
                <w:rFonts w:ascii="Arial" w:hAnsi="Arial" w:cs="Arial"/>
                <w:lang w:val="en-CA"/>
              </w:rPr>
              <w:t>N/A</w:t>
            </w:r>
          </w:p>
        </w:tc>
      </w:tr>
      <w:tr w:rsidR="0026088C" w:rsidRPr="00172904" w14:paraId="72BAD831" w14:textId="77777777" w:rsidTr="70C8F3DC">
        <w:trPr>
          <w:trHeight w:val="692"/>
        </w:trPr>
        <w:tc>
          <w:tcPr>
            <w:tcW w:w="1047" w:type="pct"/>
          </w:tcPr>
          <w:p w14:paraId="0D1CFB56" w14:textId="24D479BA" w:rsidR="0026088C" w:rsidRPr="00172904" w:rsidRDefault="0026088C" w:rsidP="00DF49EE">
            <w:pPr>
              <w:pStyle w:val="ListParagraph"/>
              <w:numPr>
                <w:ilvl w:val="0"/>
                <w:numId w:val="15"/>
              </w:numPr>
              <w:spacing w:after="200" w:line="240" w:lineRule="auto"/>
              <w:rPr>
                <w:rFonts w:ascii="Arial" w:hAnsi="Arial" w:cs="Arial"/>
              </w:rPr>
            </w:pPr>
            <w:r w:rsidRPr="009E7B0D">
              <w:rPr>
                <w:rFonts w:ascii="Arial" w:hAnsi="Arial" w:cs="Arial"/>
                <w:bCs/>
                <w:iCs/>
                <w:lang w:eastAsia="en-CA"/>
              </w:rPr>
              <w:t>Are the connections limited to technical functions and no other residual uses, data matching or other activities?</w:t>
            </w:r>
          </w:p>
        </w:tc>
        <w:sdt>
          <w:sdtPr>
            <w:rPr>
              <w:rFonts w:ascii="Arial" w:hAnsi="Arial" w:cs="Arial"/>
              <w:lang w:val="en-CA"/>
            </w:rPr>
            <w:id w:val="-1445537030"/>
            <w:placeholder>
              <w:docPart w:val="1990CCF11AA84668BEEED3BDD5D60A3A"/>
            </w:placeholder>
            <w:dropDownList>
              <w:listItem w:value="Choose an item."/>
              <w:listItem w:displayText="Yes" w:value="Yes"/>
              <w:listItem w:displayText="No" w:value="No"/>
              <w:listItem w:displayText="N/A" w:value="N/A"/>
            </w:dropDownList>
          </w:sdtPr>
          <w:sdtEndPr/>
          <w:sdtContent>
            <w:tc>
              <w:tcPr>
                <w:tcW w:w="645" w:type="pct"/>
              </w:tcPr>
              <w:p w14:paraId="2BE2C5B8" w14:textId="2B7987FF" w:rsidR="0026088C" w:rsidRDefault="3EAEF140" w:rsidP="00561B97">
                <w:pPr>
                  <w:spacing w:after="200" w:line="240" w:lineRule="auto"/>
                  <w:rPr>
                    <w:rFonts w:ascii="Arial" w:hAnsi="Arial" w:cs="Arial"/>
                    <w:lang w:val="en-CA"/>
                  </w:rPr>
                </w:pPr>
                <w:r w:rsidRPr="47D7C777">
                  <w:rPr>
                    <w:rFonts w:ascii="Arial" w:hAnsi="Arial" w:cs="Arial"/>
                    <w:lang w:val="en-CA"/>
                  </w:rPr>
                  <w:t>N/A</w:t>
                </w:r>
              </w:p>
            </w:tc>
          </w:sdtContent>
        </w:sdt>
        <w:tc>
          <w:tcPr>
            <w:tcW w:w="1371" w:type="pct"/>
          </w:tcPr>
          <w:p w14:paraId="35C7F584" w14:textId="3FAD6F11" w:rsidR="0026088C" w:rsidRDefault="00EE5CA7" w:rsidP="00561B97">
            <w:pPr>
              <w:spacing w:after="200" w:line="240" w:lineRule="auto"/>
              <w:rPr>
                <w:rFonts w:ascii="Arial" w:hAnsi="Arial" w:cs="Arial"/>
                <w:szCs w:val="24"/>
                <w:lang w:val="en-CA"/>
              </w:rPr>
            </w:pPr>
            <w:r w:rsidRPr="7AEF7888">
              <w:rPr>
                <w:rFonts w:ascii="Arial" w:hAnsi="Arial" w:cs="Arial"/>
                <w:lang w:val="en-CA"/>
              </w:rPr>
              <w:t>N/A</w:t>
            </w:r>
          </w:p>
        </w:tc>
        <w:tc>
          <w:tcPr>
            <w:tcW w:w="1937" w:type="pct"/>
          </w:tcPr>
          <w:p w14:paraId="5322A257" w14:textId="788F0BBA" w:rsidR="0026088C" w:rsidRDefault="00EE5CA7" w:rsidP="00561B97">
            <w:pPr>
              <w:spacing w:after="200" w:line="240" w:lineRule="auto"/>
              <w:rPr>
                <w:rFonts w:ascii="Arial" w:hAnsi="Arial" w:cs="Arial"/>
                <w:lang w:val="en-CA"/>
              </w:rPr>
            </w:pPr>
            <w:r w:rsidRPr="7AEF7888">
              <w:rPr>
                <w:rFonts w:ascii="Arial" w:hAnsi="Arial" w:cs="Arial"/>
                <w:lang w:val="en-CA"/>
              </w:rPr>
              <w:t>N/A</w:t>
            </w:r>
          </w:p>
        </w:tc>
      </w:tr>
      <w:tr w:rsidR="0026088C" w:rsidRPr="00172904" w14:paraId="007AD11C" w14:textId="77777777" w:rsidTr="70C8F3DC">
        <w:trPr>
          <w:trHeight w:val="692"/>
        </w:trPr>
        <w:tc>
          <w:tcPr>
            <w:tcW w:w="1047" w:type="pct"/>
          </w:tcPr>
          <w:p w14:paraId="77CD4D2B" w14:textId="283E0299" w:rsidR="0026088C" w:rsidRPr="009E7B0D" w:rsidRDefault="0026088C" w:rsidP="00DF49EE">
            <w:pPr>
              <w:pStyle w:val="ListParagraph"/>
              <w:numPr>
                <w:ilvl w:val="0"/>
                <w:numId w:val="15"/>
              </w:numPr>
              <w:spacing w:after="200" w:line="240" w:lineRule="auto"/>
              <w:rPr>
                <w:rFonts w:ascii="Arial" w:hAnsi="Arial" w:cs="Arial"/>
                <w:bCs/>
                <w:iCs/>
                <w:lang w:eastAsia="en-CA"/>
              </w:rPr>
            </w:pPr>
            <w:r w:rsidRPr="009E7B0D">
              <w:rPr>
                <w:rFonts w:ascii="Arial" w:hAnsi="Arial" w:cs="Arial"/>
                <w:iCs/>
              </w:rPr>
              <w:t>If personal information is transmitted through an electronic system, application/software (including collaborative software), is the transmission of data within a closed system where there is no connection to the Internet, or where there is connectivity to other system(s).</w:t>
            </w:r>
          </w:p>
        </w:tc>
        <w:sdt>
          <w:sdtPr>
            <w:rPr>
              <w:rFonts w:ascii="Arial" w:hAnsi="Arial" w:cs="Arial"/>
              <w:lang w:val="en-CA"/>
            </w:rPr>
            <w:id w:val="-409160948"/>
            <w:placeholder>
              <w:docPart w:val="16E5126AE12140378C07A99DFCBE7190"/>
            </w:placeholder>
            <w:dropDownList>
              <w:listItem w:value="Choose an item."/>
              <w:listItem w:displayText="Yes" w:value="Yes"/>
              <w:listItem w:displayText="No" w:value="No"/>
              <w:listItem w:displayText="N/A" w:value="N/A"/>
            </w:dropDownList>
          </w:sdtPr>
          <w:sdtEndPr/>
          <w:sdtContent>
            <w:tc>
              <w:tcPr>
                <w:tcW w:w="645" w:type="pct"/>
              </w:tcPr>
              <w:p w14:paraId="1A165240" w14:textId="39F14969" w:rsidR="0026088C" w:rsidRDefault="0012157F" w:rsidP="00561B97">
                <w:pPr>
                  <w:spacing w:after="200" w:line="240" w:lineRule="auto"/>
                  <w:rPr>
                    <w:rFonts w:ascii="Arial" w:hAnsi="Arial" w:cs="Arial"/>
                    <w:lang w:val="en-CA"/>
                  </w:rPr>
                </w:pPr>
                <w:r w:rsidRPr="7AEF7888">
                  <w:rPr>
                    <w:rFonts w:ascii="Arial" w:hAnsi="Arial" w:cs="Arial"/>
                    <w:lang w:val="en-CA"/>
                  </w:rPr>
                  <w:t>Yes</w:t>
                </w:r>
              </w:p>
            </w:tc>
          </w:sdtContent>
        </w:sdt>
        <w:tc>
          <w:tcPr>
            <w:tcW w:w="1371" w:type="pct"/>
          </w:tcPr>
          <w:p w14:paraId="45B62B85" w14:textId="77777777" w:rsidR="00D565F3" w:rsidRPr="00D565F3" w:rsidRDefault="00D565F3" w:rsidP="00D565F3">
            <w:pPr>
              <w:spacing w:after="200" w:line="240" w:lineRule="auto"/>
              <w:rPr>
                <w:ins w:id="220" w:author="Presta, Marco M [NC]" w:date="2025-10-30T16:26:00Z" w16du:dateUtc="2025-10-30T20:26:00Z"/>
                <w:rFonts w:ascii="Arial" w:hAnsi="Arial" w:cs="Arial"/>
                <w:lang w:val="en-CA"/>
              </w:rPr>
            </w:pPr>
            <w:ins w:id="221" w:author="Presta, Marco M [NC]" w:date="2025-10-30T16:26:00Z" w16du:dateUtc="2025-10-30T20:26:00Z">
              <w:r w:rsidRPr="00D565F3">
                <w:rPr>
                  <w:rFonts w:ascii="Arial" w:hAnsi="Arial" w:cs="Arial"/>
                  <w:lang w:val="en-CA"/>
                </w:rPr>
                <w:t xml:space="preserve">EVA is hosted in ESDC’s secure Microsoft </w:t>
              </w:r>
              <w:commentRangeStart w:id="222"/>
              <w:r w:rsidRPr="00D565F3">
                <w:rPr>
                  <w:rFonts w:ascii="Arial" w:hAnsi="Arial" w:cs="Arial"/>
                  <w:lang w:val="en-CA"/>
                </w:rPr>
                <w:t>Azure</w:t>
              </w:r>
              <w:commentRangeEnd w:id="222"/>
              <w:r w:rsidRPr="00D565F3">
                <w:rPr>
                  <w:rStyle w:val="CommentReference"/>
                  <w:rFonts w:ascii="Arial" w:hAnsi="Arial" w:cs="Arial"/>
                  <w:sz w:val="22"/>
                  <w:szCs w:val="22"/>
                  <w:lang w:val="en-CA"/>
                </w:rPr>
                <w:commentReference w:id="222"/>
              </w:r>
              <w:r w:rsidRPr="00D565F3">
                <w:rPr>
                  <w:rFonts w:ascii="Arial" w:hAnsi="Arial" w:cs="Arial"/>
                  <w:lang w:val="en-CA"/>
                </w:rPr>
                <w:t xml:space="preserve"> cloud environment located in Canada approved by CCCS for Protected B information. The system is configured for internal ESDC use only and is accessible to employees through the department’s network or VPN. It uses private connections and restricted settings so it cannot be reached directly from the public internet.</w:t>
              </w:r>
            </w:ins>
          </w:p>
          <w:p w14:paraId="2AF3BD93" w14:textId="77777777" w:rsidR="00D565F3" w:rsidRDefault="00D565F3" w:rsidP="00D565F3">
            <w:pPr>
              <w:spacing w:after="200" w:line="240" w:lineRule="auto"/>
              <w:rPr>
                <w:ins w:id="223" w:author="Presta, Marco M [NC]" w:date="2025-10-30T16:26:00Z" w16du:dateUtc="2025-10-30T20:26:00Z"/>
                <w:rFonts w:ascii="Arial" w:hAnsi="Arial" w:cs="Arial"/>
                <w:lang w:val="en-CA"/>
              </w:rPr>
            </w:pPr>
            <w:ins w:id="224" w:author="Presta, Marco M [NC]" w:date="2025-10-30T16:26:00Z" w16du:dateUtc="2025-10-30T20:26:00Z">
              <w:r w:rsidRPr="00D565F3">
                <w:rPr>
                  <w:rFonts w:ascii="Arial" w:hAnsi="Arial" w:cs="Arial"/>
                  <w:lang w:val="en-CA"/>
                </w:rPr>
                <w:t xml:space="preserve">The Azure OpenAI service also operates in these secure Canadian datacentres but is shared with other Microsoft customers. This setup meets all Government of Canada security requirements and it is managed </w:t>
              </w:r>
              <w:r w:rsidRPr="00D565F3">
                <w:rPr>
                  <w:rFonts w:ascii="Arial" w:hAnsi="Arial" w:cs="Arial"/>
                  <w:lang w:val="en-CA"/>
                </w:rPr>
                <w:lastRenderedPageBreak/>
                <w:t>through IITB security reviews and continuous monitoring.</w:t>
              </w:r>
            </w:ins>
          </w:p>
          <w:p w14:paraId="655E1CD1" w14:textId="7E1FF480" w:rsidR="0026088C" w:rsidRDefault="004A4B35" w:rsidP="00D565F3">
            <w:pPr>
              <w:spacing w:after="200" w:line="240" w:lineRule="auto"/>
              <w:rPr>
                <w:rFonts w:ascii="Arial" w:hAnsi="Arial" w:cs="Arial"/>
                <w:lang w:val="en-CA"/>
              </w:rPr>
            </w:pPr>
            <w:del w:id="225" w:author="Presta, Marco M [NC]" w:date="2025-10-30T16:26:00Z" w16du:dateUtc="2025-10-30T20:26:00Z">
              <w:r w:rsidDel="00D565F3">
                <w:rPr>
                  <w:rFonts w:ascii="Arial" w:hAnsi="Arial" w:cs="Arial"/>
                  <w:lang w:val="en-CA"/>
                </w:rPr>
                <w:delText xml:space="preserve">There is </w:delText>
              </w:r>
              <w:r w:rsidR="70562CEA" w:rsidRPr="503AB6DF" w:rsidDel="00D565F3">
                <w:rPr>
                  <w:rFonts w:ascii="Arial" w:hAnsi="Arial" w:cs="Arial"/>
                  <w:lang w:val="en-CA"/>
                </w:rPr>
                <w:delText>n</w:delText>
              </w:r>
              <w:r w:rsidR="24FC9AC7" w:rsidRPr="503AB6DF" w:rsidDel="00D565F3">
                <w:rPr>
                  <w:rFonts w:ascii="Arial" w:hAnsi="Arial" w:cs="Arial"/>
                  <w:lang w:val="en-CA"/>
                </w:rPr>
                <w:delText>o</w:delText>
              </w:r>
              <w:r w:rsidR="4ABE70FE" w:rsidRPr="47D7C777" w:rsidDel="00D565F3">
                <w:rPr>
                  <w:rFonts w:ascii="Arial" w:hAnsi="Arial" w:cs="Arial"/>
                  <w:lang w:val="en-CA"/>
                </w:rPr>
                <w:delText xml:space="preserve"> connection to the internet</w:delText>
              </w:r>
              <w:r w:rsidR="00092948" w:rsidDel="00D565F3">
                <w:rPr>
                  <w:rFonts w:ascii="Arial" w:hAnsi="Arial" w:cs="Arial"/>
                  <w:lang w:val="en-CA"/>
                </w:rPr>
                <w:delText>. EVA Chat is a closed system</w:delText>
              </w:r>
              <w:r w:rsidR="00EE5CA7" w:rsidDel="00D565F3">
                <w:rPr>
                  <w:rFonts w:ascii="Arial" w:hAnsi="Arial" w:cs="Arial"/>
                  <w:lang w:val="en-CA"/>
                </w:rPr>
                <w:delText xml:space="preserve"> which </w:delText>
              </w:r>
              <w:r w:rsidR="003B62EB" w:rsidRPr="50290AD4" w:rsidDel="00D565F3">
                <w:rPr>
                  <w:rFonts w:ascii="Arial" w:hAnsi="Arial" w:cs="Arial"/>
                  <w:lang w:val="en-CA"/>
                </w:rPr>
                <w:delText>resides within the intranet of ESDC</w:delText>
              </w:r>
              <w:r w:rsidR="00996093" w:rsidDel="00D565F3">
                <w:rPr>
                  <w:rFonts w:ascii="Arial" w:hAnsi="Arial" w:cs="Arial"/>
                  <w:lang w:val="en-CA"/>
                </w:rPr>
                <w:delText xml:space="preserve">. </w:delText>
              </w:r>
              <w:r w:rsidR="00996093" w:rsidRPr="7AEF7888" w:rsidDel="00D565F3">
                <w:rPr>
                  <w:rFonts w:ascii="Arial" w:hAnsi="Arial" w:cs="Arial"/>
                  <w:lang w:val="en-CA"/>
                </w:rPr>
                <w:delText xml:space="preserve">It </w:delText>
              </w:r>
              <w:r w:rsidR="00EE5CA7" w:rsidRPr="7AEF7888" w:rsidDel="00D565F3">
                <w:rPr>
                  <w:rFonts w:ascii="Arial" w:hAnsi="Arial" w:cs="Arial"/>
                  <w:lang w:val="en-CA"/>
                </w:rPr>
                <w:delText>cannot</w:delText>
              </w:r>
              <w:r w:rsidR="00EE5CA7" w:rsidRPr="00EE5CA7" w:rsidDel="00D565F3">
                <w:rPr>
                  <w:rFonts w:ascii="Arial" w:hAnsi="Arial" w:cs="Arial"/>
                  <w:lang w:val="en-CA"/>
                </w:rPr>
                <w:delText xml:space="preserve"> be accessed outside of </w:delText>
              </w:r>
              <w:r w:rsidR="0021047E" w:rsidDel="00D565F3">
                <w:rPr>
                  <w:rFonts w:ascii="Arial" w:hAnsi="Arial" w:cs="Arial"/>
                  <w:lang w:val="en-CA"/>
                </w:rPr>
                <w:delText xml:space="preserve">the </w:delText>
              </w:r>
              <w:r w:rsidR="00EE5CA7" w:rsidRPr="00EE5CA7" w:rsidDel="00D565F3">
                <w:rPr>
                  <w:rFonts w:ascii="Arial" w:hAnsi="Arial" w:cs="Arial"/>
                  <w:lang w:val="en-CA"/>
                </w:rPr>
                <w:delText>ESDC network</w:delText>
              </w:r>
              <w:r w:rsidR="00092948" w:rsidDel="00D565F3">
                <w:rPr>
                  <w:rFonts w:ascii="Arial" w:hAnsi="Arial" w:cs="Arial"/>
                  <w:lang w:val="en-CA"/>
                </w:rPr>
                <w:delText>.</w:delText>
              </w:r>
              <w:r w:rsidR="4ABE70FE" w:rsidRPr="47D7C777" w:rsidDel="00D565F3">
                <w:rPr>
                  <w:rFonts w:ascii="Arial" w:hAnsi="Arial" w:cs="Arial"/>
                  <w:lang w:val="en-CA"/>
                </w:rPr>
                <w:delText xml:space="preserve"> </w:delText>
              </w:r>
              <w:r w:rsidR="005956C0" w:rsidDel="00D565F3">
                <w:rPr>
                  <w:rFonts w:ascii="Arial" w:hAnsi="Arial" w:cs="Arial"/>
                  <w:lang w:val="en-CA"/>
                </w:rPr>
                <w:delText>The u</w:delText>
              </w:r>
              <w:r w:rsidR="00FC4A3F" w:rsidRPr="50290AD4" w:rsidDel="00D565F3">
                <w:rPr>
                  <w:rFonts w:ascii="Arial" w:hAnsi="Arial" w:cs="Arial"/>
                  <w:lang w:val="en-CA"/>
                </w:rPr>
                <w:delText>ser needs to be logged in to ESDC network or VPN in order to access</w:delText>
              </w:r>
              <w:r w:rsidR="008225B0" w:rsidDel="00D565F3">
                <w:rPr>
                  <w:rFonts w:ascii="Arial" w:hAnsi="Arial" w:cs="Arial"/>
                  <w:lang w:val="en-CA"/>
                </w:rPr>
                <w:delText xml:space="preserve"> the tool</w:delText>
              </w:r>
              <w:r w:rsidR="00FC4A3F" w:rsidRPr="50290AD4" w:rsidDel="00D565F3">
                <w:rPr>
                  <w:rFonts w:ascii="Arial" w:hAnsi="Arial" w:cs="Arial"/>
                  <w:lang w:val="en-CA"/>
                </w:rPr>
                <w:delText xml:space="preserve">. </w:delText>
              </w:r>
              <w:r w:rsidR="4ABE70FE" w:rsidRPr="47D7C777" w:rsidDel="00D565F3">
                <w:rPr>
                  <w:rFonts w:ascii="Arial" w:hAnsi="Arial" w:cs="Arial"/>
                  <w:lang w:val="en-CA"/>
                </w:rPr>
                <w:delText>The data is encrypted both at transit and at rest.</w:delText>
              </w:r>
            </w:del>
          </w:p>
        </w:tc>
        <w:tc>
          <w:tcPr>
            <w:tcW w:w="1937" w:type="pct"/>
          </w:tcPr>
          <w:p w14:paraId="66846746" w14:textId="240AF753" w:rsidR="0026088C" w:rsidRDefault="00635BA3" w:rsidP="00561B97">
            <w:pPr>
              <w:spacing w:after="200" w:line="240" w:lineRule="auto"/>
              <w:rPr>
                <w:rFonts w:ascii="Arial" w:hAnsi="Arial" w:cs="Arial"/>
                <w:lang w:val="en-CA"/>
              </w:rPr>
            </w:pPr>
            <w:r w:rsidRPr="00635BA3">
              <w:rPr>
                <w:rFonts w:ascii="Arial" w:hAnsi="Arial" w:cs="Arial"/>
                <w:lang w:val="en-CA"/>
              </w:rPr>
              <w:lastRenderedPageBreak/>
              <w:t>No privacy risk or compliance issue identified.</w:t>
            </w:r>
          </w:p>
        </w:tc>
      </w:tr>
    </w:tbl>
    <w:p w14:paraId="3A7491C5" w14:textId="77777777" w:rsidR="00EF63C4" w:rsidRDefault="00EF63C4" w:rsidP="00561B97">
      <w:bookmarkStart w:id="226" w:name="_Toc181179924"/>
    </w:p>
    <w:p w14:paraId="330C3E2F" w14:textId="77777777" w:rsidR="0033644C" w:rsidRDefault="0033644C">
      <w:pPr>
        <w:rPr>
          <w:rFonts w:ascii="Arial" w:eastAsia="Times New Roman" w:hAnsi="Arial" w:cs="Arial"/>
          <w:b/>
          <w:bCs/>
          <w:color w:val="002060"/>
          <w:sz w:val="24"/>
          <w:szCs w:val="24"/>
          <w:lang w:val="en-CA"/>
        </w:rPr>
      </w:pPr>
      <w:r>
        <w:rPr>
          <w:rFonts w:ascii="Arial" w:hAnsi="Arial" w:cs="Arial"/>
        </w:rPr>
        <w:br w:type="page"/>
      </w:r>
    </w:p>
    <w:p w14:paraId="7505D4DC" w14:textId="0E461E7C" w:rsidR="007F2DCB" w:rsidRPr="00146FB2" w:rsidRDefault="007F2DCB" w:rsidP="26D1514B">
      <w:pPr>
        <w:pStyle w:val="Heading4"/>
        <w:rPr>
          <w:rFonts w:ascii="Arial" w:hAnsi="Arial" w:cs="Arial"/>
        </w:rPr>
      </w:pPr>
      <w:r w:rsidRPr="00146FB2">
        <w:rPr>
          <w:rFonts w:ascii="Arial" w:hAnsi="Arial" w:cs="Arial"/>
        </w:rPr>
        <w:lastRenderedPageBreak/>
        <w:t>8. Openness</w:t>
      </w:r>
      <w:bookmarkEnd w:id="226"/>
    </w:p>
    <w:p w14:paraId="0A133B42" w14:textId="77777777" w:rsidR="00421EB8" w:rsidRPr="0079357A" w:rsidRDefault="00421EB8" w:rsidP="00561B97">
      <w:pPr>
        <w:rPr>
          <w:rFonts w:ascii="Arial" w:hAnsi="Arial" w:cs="Arial"/>
          <w:i/>
          <w:iCs/>
        </w:rPr>
      </w:pPr>
      <w:r w:rsidRPr="00421EB8">
        <w:rPr>
          <w:rFonts w:ascii="Arial" w:hAnsi="Arial" w:cs="Arial"/>
          <w:i/>
          <w:iCs/>
        </w:rPr>
        <w:t>An organization should be open about its personal information policies and practices. Individuals should be able to access an organization’s policies and practices relatively easily. Institutions shall make readily available to individuals, specific information about policies and practices relating to the management of personal information in a transparent manner.</w:t>
      </w:r>
    </w:p>
    <w:p w14:paraId="1BEAD191" w14:textId="6ABC404F" w:rsidR="00421EB8" w:rsidRPr="00421EB8" w:rsidRDefault="00421EB8" w:rsidP="00561B97">
      <w:pPr>
        <w:spacing w:after="120" w:line="276" w:lineRule="auto"/>
        <w:rPr>
          <w:rFonts w:ascii="Arial" w:eastAsia="Arial" w:hAnsi="Arial" w:cs="Arial"/>
          <w:color w:val="000000" w:themeColor="text1"/>
        </w:rPr>
      </w:pPr>
    </w:p>
    <w:tbl>
      <w:tblPr>
        <w:tblW w:w="5000" w:type="pct"/>
        <w:tblBorders>
          <w:top w:val="single" w:sz="4" w:space="0" w:color="A6A6A6" w:themeColor="background1" w:themeShade="A6"/>
          <w:bottom w:val="single" w:sz="4" w:space="0" w:color="A6A6A6" w:themeColor="background1" w:themeShade="A6"/>
          <w:insideH w:val="single" w:sz="4" w:space="0" w:color="A6A6A6" w:themeColor="background1" w:themeShade="A6"/>
        </w:tblBorders>
        <w:tblLook w:val="04A0" w:firstRow="1" w:lastRow="0" w:firstColumn="1" w:lastColumn="0" w:noHBand="0" w:noVBand="1"/>
      </w:tblPr>
      <w:tblGrid>
        <w:gridCol w:w="3681"/>
        <w:gridCol w:w="2267"/>
        <w:gridCol w:w="4819"/>
        <w:gridCol w:w="6809"/>
      </w:tblGrid>
      <w:tr w:rsidR="007F2DCB" w:rsidRPr="00172904" w14:paraId="284F0CC2" w14:textId="77777777" w:rsidTr="245FFBDD">
        <w:trPr>
          <w:trHeight w:val="295"/>
          <w:tblHeader/>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BC3F3CE" w14:textId="77777777" w:rsidR="007F2DCB" w:rsidRPr="00CD18D4" w:rsidRDefault="007F2DCB" w:rsidP="00561B97">
            <w:pPr>
              <w:spacing w:after="200" w:line="240" w:lineRule="auto"/>
              <w:rPr>
                <w:rFonts w:ascii="Arial" w:hAnsi="Arial" w:cs="Arial"/>
                <w:b/>
                <w:szCs w:val="24"/>
                <w:lang w:val="en-CA"/>
              </w:rPr>
            </w:pPr>
            <w:r w:rsidRPr="00CD18D4">
              <w:rPr>
                <w:rFonts w:ascii="Arial" w:hAnsi="Arial" w:cs="Arial"/>
                <w:b/>
                <w:szCs w:val="24"/>
                <w:lang w:val="en-CA"/>
              </w:rPr>
              <w:t>Question</w:t>
            </w:r>
          </w:p>
        </w:tc>
        <w:tc>
          <w:tcPr>
            <w:tcW w:w="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276D17A7" w14:textId="77777777" w:rsidR="007F2DCB" w:rsidRPr="00CD18D4" w:rsidRDefault="007F2DCB" w:rsidP="00561B97">
            <w:pPr>
              <w:spacing w:after="200" w:line="240" w:lineRule="auto"/>
              <w:rPr>
                <w:rFonts w:ascii="Arial" w:hAnsi="Arial" w:cs="Arial"/>
                <w:b/>
                <w:szCs w:val="24"/>
                <w:lang w:val="en-CA"/>
              </w:rPr>
            </w:pPr>
            <w:r w:rsidRPr="00CD18D4">
              <w:rPr>
                <w:rFonts w:ascii="Arial" w:hAnsi="Arial" w:cs="Arial"/>
                <w:b/>
                <w:szCs w:val="24"/>
                <w:lang w:val="en-CA"/>
              </w:rPr>
              <w:t>Answer</w:t>
            </w:r>
          </w:p>
        </w:tc>
        <w:tc>
          <w:tcPr>
            <w:tcW w:w="13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1F313836" w14:textId="77777777" w:rsidR="007F2DCB" w:rsidRPr="00CD18D4" w:rsidRDefault="007F2DCB" w:rsidP="00561B97">
            <w:pPr>
              <w:spacing w:after="200" w:line="240" w:lineRule="auto"/>
              <w:rPr>
                <w:rFonts w:ascii="Arial" w:hAnsi="Arial" w:cs="Arial"/>
                <w:b/>
                <w:szCs w:val="24"/>
                <w:lang w:val="en-CA"/>
              </w:rPr>
            </w:pPr>
            <w:r w:rsidRPr="00CD18D4">
              <w:rPr>
                <w:rFonts w:ascii="Arial" w:hAnsi="Arial" w:cs="Arial"/>
                <w:b/>
                <w:szCs w:val="24"/>
                <w:lang w:val="en-CA"/>
              </w:rPr>
              <w:t>Justification (if necessary)</w:t>
            </w: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3E464197" w14:textId="77777777" w:rsidR="007F2DCB" w:rsidRPr="00CD18D4" w:rsidRDefault="007F2DCB" w:rsidP="00561B97">
            <w:pPr>
              <w:spacing w:after="200" w:line="240" w:lineRule="auto"/>
              <w:rPr>
                <w:rFonts w:ascii="Arial" w:hAnsi="Arial" w:cs="Arial"/>
                <w:b/>
                <w:bCs/>
                <w:lang w:val="en-CA"/>
              </w:rPr>
            </w:pPr>
            <w:r w:rsidRPr="00CD18D4">
              <w:rPr>
                <w:rFonts w:ascii="Arial" w:hAnsi="Arial" w:cs="Arial"/>
                <w:b/>
                <w:bCs/>
                <w:lang w:val="en-CA"/>
              </w:rPr>
              <w:t>Risk or compliance issue (to be completed by privacy officials on receipt)</w:t>
            </w:r>
          </w:p>
        </w:tc>
      </w:tr>
      <w:tr w:rsidR="001F0AFC" w:rsidRPr="00172904" w14:paraId="34EBDE58" w14:textId="77777777" w:rsidTr="245FFBDD">
        <w:trPr>
          <w:trHeight w:val="295"/>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BA92C37" w14:textId="77777777" w:rsidR="001F0AFC" w:rsidRPr="00172904" w:rsidRDefault="001F0AFC" w:rsidP="00DF49EE">
            <w:pPr>
              <w:pStyle w:val="ListParagraph"/>
              <w:numPr>
                <w:ilvl w:val="0"/>
                <w:numId w:val="16"/>
              </w:numPr>
              <w:spacing w:after="200" w:line="240" w:lineRule="auto"/>
              <w:rPr>
                <w:rFonts w:ascii="Arial" w:hAnsi="Arial" w:cs="Arial"/>
              </w:rPr>
            </w:pPr>
            <w:r w:rsidRPr="00172904">
              <w:rPr>
                <w:rFonts w:ascii="Arial" w:hAnsi="Arial" w:cs="Arial"/>
              </w:rPr>
              <w:t>Will a summary of the PIA be published online, using the Summary of the Privacy Impact Assessment template?</w:t>
            </w:r>
          </w:p>
        </w:tc>
        <w:sdt>
          <w:sdtPr>
            <w:rPr>
              <w:rFonts w:ascii="Arial" w:hAnsi="Arial" w:cs="Arial"/>
              <w:lang w:val="en-CA"/>
            </w:rPr>
            <w:id w:val="1946653658"/>
            <w:placeholder>
              <w:docPart w:val="BAB6C667442E4CEEB289FA2DE13D4F93"/>
            </w:placeholder>
            <w:dropDownList>
              <w:listItem w:value="Choose an item."/>
              <w:listItem w:displayText="Yes" w:value="Yes"/>
              <w:listItem w:displayText="No" w:value="No"/>
            </w:dropDownList>
          </w:sdtPr>
          <w:sdtEndPr/>
          <w:sdtContent>
            <w:tc>
              <w:tcPr>
                <w:tcW w:w="645"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4122D99" w14:textId="480B0023" w:rsidR="001F0AFC" w:rsidRPr="00172904" w:rsidRDefault="006441AA" w:rsidP="00561B97">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86C048C" w14:textId="73CC31C3" w:rsidR="001F0AFC" w:rsidRPr="00172904" w:rsidRDefault="00612654" w:rsidP="00561B97">
            <w:pPr>
              <w:spacing w:after="200" w:line="240" w:lineRule="auto"/>
              <w:rPr>
                <w:rFonts w:ascii="Arial" w:hAnsi="Arial" w:cs="Arial"/>
                <w:szCs w:val="24"/>
                <w:lang w:val="en-CA"/>
              </w:rPr>
            </w:pPr>
            <w:r w:rsidRPr="001C1F69">
              <w:rPr>
                <w:rFonts w:ascii="Arial" w:hAnsi="Arial" w:cs="Arial"/>
              </w:rPr>
              <w:t xml:space="preserve">A summary of this Privacy Impact Assessment </w:t>
            </w:r>
            <w:r w:rsidRPr="00B27ED7">
              <w:rPr>
                <w:rFonts w:ascii="Arial" w:hAnsi="Arial" w:cs="Arial"/>
              </w:rPr>
              <w:t xml:space="preserve">(refer to </w:t>
            </w:r>
            <w:r w:rsidRPr="00B27ED7">
              <w:rPr>
                <w:rFonts w:ascii="Arial" w:hAnsi="Arial" w:cs="Arial"/>
                <w:i/>
                <w:iCs/>
              </w:rPr>
              <w:t>Annex</w:t>
            </w:r>
            <w:r w:rsidR="006674E7">
              <w:rPr>
                <w:rFonts w:ascii="Arial" w:hAnsi="Arial" w:cs="Arial"/>
                <w:i/>
                <w:iCs/>
              </w:rPr>
              <w:t xml:space="preserve"> G</w:t>
            </w:r>
            <w:r w:rsidRPr="00B27ED7">
              <w:rPr>
                <w:rFonts w:ascii="Arial" w:hAnsi="Arial" w:cs="Arial"/>
              </w:rPr>
              <w:t xml:space="preserve">) </w:t>
            </w:r>
            <w:r w:rsidRPr="001C1F69">
              <w:rPr>
                <w:rFonts w:ascii="Arial" w:hAnsi="Arial" w:cs="Arial"/>
              </w:rPr>
              <w:t xml:space="preserve">will be posted on </w:t>
            </w:r>
            <w:hyperlink r:id="rId41" w:history="1">
              <w:r w:rsidRPr="007A0038">
                <w:rPr>
                  <w:rStyle w:val="Hyperlink"/>
                  <w:rFonts w:ascii="Arial" w:hAnsi="Arial" w:cs="Arial"/>
                </w:rPr>
                <w:t>ESDC’s website</w:t>
              </w:r>
            </w:hyperlink>
            <w:r w:rsidRPr="001C1F69">
              <w:rPr>
                <w:rFonts w:ascii="Arial" w:hAnsi="Arial" w:cs="Arial"/>
              </w:rPr>
              <w:t xml:space="preserve"> in accordance with section C.2.2.15 of Appendix C: Standard on Privacy Impact Assessment under </w:t>
            </w:r>
            <w:r>
              <w:rPr>
                <w:rFonts w:ascii="Arial" w:hAnsi="Arial" w:cs="Arial"/>
              </w:rPr>
              <w:t>the</w:t>
            </w:r>
            <w:r w:rsidRPr="001C1F69">
              <w:rPr>
                <w:rFonts w:ascii="Arial" w:hAnsi="Arial" w:cs="Arial"/>
              </w:rPr>
              <w:t xml:space="preserve"> </w:t>
            </w:r>
            <w:hyperlink r:id="rId42" w:history="1">
              <w:r w:rsidRPr="001C1F69">
                <w:rPr>
                  <w:rStyle w:val="Hyperlink"/>
                  <w:rFonts w:ascii="Arial" w:eastAsia="Arial" w:hAnsi="Arial" w:cs="Arial"/>
                </w:rPr>
                <w:t>Directive on Privacy Practices</w:t>
              </w:r>
            </w:hyperlink>
            <w:r w:rsidRPr="001C1F69">
              <w:rPr>
                <w:rFonts w:ascii="Arial" w:hAnsi="Arial" w:cs="Arial"/>
              </w:rPr>
              <w:t>.</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2F75105" w14:textId="00F5BA0E" w:rsidR="001F0AFC" w:rsidRPr="00172904" w:rsidRDefault="00612654" w:rsidP="00561B97">
            <w:pPr>
              <w:spacing w:after="200" w:line="240" w:lineRule="auto"/>
              <w:rPr>
                <w:rFonts w:ascii="Arial" w:hAnsi="Arial" w:cs="Arial"/>
                <w:lang w:val="en-CA"/>
              </w:rPr>
            </w:pPr>
            <w:r>
              <w:rPr>
                <w:rFonts w:ascii="Arial" w:hAnsi="Arial" w:cs="Arial"/>
                <w:lang w:val="en-CA"/>
              </w:rPr>
              <w:t>No risk or compliance issue identified.</w:t>
            </w:r>
          </w:p>
        </w:tc>
      </w:tr>
      <w:tr w:rsidR="001F0AFC" w:rsidRPr="00172904" w14:paraId="3808E2DF" w14:textId="77777777" w:rsidTr="00941BAC">
        <w:trPr>
          <w:trHeight w:val="1262"/>
        </w:trPr>
        <w:tc>
          <w:tcPr>
            <w:tcW w:w="1047" w:type="pct"/>
            <w:tcBorders>
              <w:left w:val="single" w:sz="4" w:space="0" w:color="A6A6A6" w:themeColor="background1" w:themeShade="A6"/>
              <w:right w:val="single" w:sz="4" w:space="0" w:color="A6A6A6" w:themeColor="background1" w:themeShade="A6"/>
            </w:tcBorders>
          </w:tcPr>
          <w:p w14:paraId="57BDB247" w14:textId="759D7EB6" w:rsidR="001F0AFC" w:rsidRPr="00172904" w:rsidRDefault="001F0AFC" w:rsidP="00DF49EE">
            <w:pPr>
              <w:pStyle w:val="ListParagraph"/>
              <w:numPr>
                <w:ilvl w:val="0"/>
                <w:numId w:val="16"/>
              </w:numPr>
              <w:spacing w:after="200" w:line="240" w:lineRule="auto"/>
              <w:rPr>
                <w:rFonts w:ascii="Arial" w:hAnsi="Arial" w:cs="Arial"/>
              </w:rPr>
            </w:pPr>
            <w:r w:rsidRPr="00172904">
              <w:rPr>
                <w:rFonts w:ascii="Arial" w:hAnsi="Arial" w:cs="Arial"/>
              </w:rPr>
              <w:t xml:space="preserve">Do you have a </w:t>
            </w:r>
            <w:r w:rsidR="00250581">
              <w:rPr>
                <w:rFonts w:ascii="Arial" w:hAnsi="Arial" w:cs="Arial"/>
              </w:rPr>
              <w:t xml:space="preserve">terms of use </w:t>
            </w:r>
            <w:r w:rsidRPr="00172904">
              <w:rPr>
                <w:rFonts w:ascii="Arial" w:hAnsi="Arial" w:cs="Arial"/>
              </w:rPr>
              <w:t xml:space="preserve">to notify </w:t>
            </w:r>
            <w:r w:rsidR="00BA1265">
              <w:rPr>
                <w:rFonts w:ascii="Arial" w:hAnsi="Arial" w:cs="Arial"/>
              </w:rPr>
              <w:t xml:space="preserve">users </w:t>
            </w:r>
            <w:r w:rsidRPr="00172904">
              <w:rPr>
                <w:rFonts w:ascii="Arial" w:hAnsi="Arial" w:cs="Arial"/>
              </w:rPr>
              <w:t xml:space="preserve">of their </w:t>
            </w:r>
            <w:r w:rsidR="000B35B9">
              <w:rPr>
                <w:rFonts w:ascii="Arial" w:hAnsi="Arial" w:cs="Arial"/>
              </w:rPr>
              <w:t>respon</w:t>
            </w:r>
            <w:r w:rsidR="00AF6934">
              <w:rPr>
                <w:rFonts w:ascii="Arial" w:hAnsi="Arial" w:cs="Arial"/>
              </w:rPr>
              <w:t xml:space="preserve">sibilities regarding the handling and use </w:t>
            </w:r>
            <w:r w:rsidRPr="00172904">
              <w:rPr>
                <w:rFonts w:ascii="Arial" w:hAnsi="Arial" w:cs="Arial"/>
              </w:rPr>
              <w:t xml:space="preserve">personal information? </w:t>
            </w:r>
          </w:p>
        </w:tc>
        <w:sdt>
          <w:sdtPr>
            <w:rPr>
              <w:rFonts w:ascii="Arial" w:hAnsi="Arial" w:cs="Arial"/>
              <w:lang w:val="en-CA"/>
            </w:rPr>
            <w:id w:val="885762858"/>
            <w:placeholder>
              <w:docPart w:val="EB3296C9512E46DAB2CF58E54BA23691"/>
            </w:placeholder>
            <w:dropDownList>
              <w:listItem w:value="Choose an item."/>
              <w:listItem w:displayText="Yes" w:value="Yes"/>
              <w:listItem w:displayText="No" w:value="No"/>
            </w:dropDownList>
          </w:sdtPr>
          <w:sdtEndPr/>
          <w:sdtContent>
            <w:tc>
              <w:tcPr>
                <w:tcW w:w="645" w:type="pct"/>
                <w:tcBorders>
                  <w:left w:val="single" w:sz="4" w:space="0" w:color="A6A6A6" w:themeColor="background1" w:themeShade="A6"/>
                  <w:right w:val="single" w:sz="4" w:space="0" w:color="A6A6A6" w:themeColor="background1" w:themeShade="A6"/>
                </w:tcBorders>
              </w:tcPr>
              <w:p w14:paraId="236D459B" w14:textId="565969CE" w:rsidR="001F0AFC" w:rsidRPr="00172904" w:rsidRDefault="172369DC" w:rsidP="00561B97">
                <w:pPr>
                  <w:spacing w:after="200" w:line="240" w:lineRule="auto"/>
                  <w:rPr>
                    <w:rFonts w:ascii="Arial" w:hAnsi="Arial" w:cs="Arial"/>
                    <w:lang w:val="en-CA"/>
                  </w:rPr>
                </w:pPr>
                <w:r w:rsidRPr="5387DEF7">
                  <w:rPr>
                    <w:rFonts w:ascii="Arial" w:hAnsi="Arial" w:cs="Arial"/>
                    <w:lang w:val="en-CA"/>
                  </w:rPr>
                  <w:t>Yes</w:t>
                </w:r>
              </w:p>
            </w:tc>
          </w:sdtContent>
        </w:sdt>
        <w:tc>
          <w:tcPr>
            <w:tcW w:w="1371" w:type="pct"/>
            <w:tcBorders>
              <w:left w:val="single" w:sz="4" w:space="0" w:color="A6A6A6" w:themeColor="background1" w:themeShade="A6"/>
              <w:right w:val="single" w:sz="4" w:space="0" w:color="A6A6A6" w:themeColor="background1" w:themeShade="A6"/>
            </w:tcBorders>
          </w:tcPr>
          <w:p w14:paraId="46252AB0" w14:textId="77777777" w:rsidR="00993AF0" w:rsidRPr="00EB6D0B" w:rsidRDefault="00993AF0" w:rsidP="00EB6D0B">
            <w:pPr>
              <w:spacing w:after="200"/>
              <w:rPr>
                <w:rFonts w:ascii="Arial" w:eastAsia="Aptos Serif" w:hAnsi="Arial" w:cs="Arial"/>
                <w:color w:val="000000" w:themeColor="text1"/>
              </w:rPr>
            </w:pPr>
            <w:r w:rsidRPr="00EB6D0B">
              <w:rPr>
                <w:rFonts w:ascii="Arial" w:eastAsia="Aptos Serif" w:hAnsi="Arial" w:cs="Arial"/>
                <w:color w:val="000000" w:themeColor="text1"/>
              </w:rPr>
              <w:t xml:space="preserve">EVA Chat enforces user awareness through a mandatory </w:t>
            </w:r>
            <w:r w:rsidRPr="00EB6D0B">
              <w:rPr>
                <w:rFonts w:ascii="Arial" w:eastAsia="Aptos Serif" w:hAnsi="Arial" w:cs="Arial"/>
                <w:b/>
                <w:bCs/>
                <w:color w:val="000000" w:themeColor="text1"/>
              </w:rPr>
              <w:t>Terms of Use (ToU)</w:t>
            </w:r>
            <w:r w:rsidRPr="00EB6D0B">
              <w:rPr>
                <w:rFonts w:ascii="Arial" w:eastAsia="Aptos Serif" w:hAnsi="Arial" w:cs="Arial"/>
                <w:color w:val="000000" w:themeColor="text1"/>
              </w:rPr>
              <w:t xml:space="preserve"> acceptance process. Upon initial registration and at the start of each session, users are presented with a ToU screen that outlines their responsibilities regarding the use of personal information in the tool. Users must explicitly agree to the ToU daily; otherwise, access to the tool is blocked.</w:t>
            </w:r>
          </w:p>
          <w:p w14:paraId="1AE36F91" w14:textId="77777777" w:rsidR="00993AF0" w:rsidRPr="00EB6D0B" w:rsidRDefault="00993AF0" w:rsidP="00EB6D0B">
            <w:pPr>
              <w:spacing w:after="200"/>
              <w:rPr>
                <w:rFonts w:ascii="Arial" w:eastAsia="Aptos Serif" w:hAnsi="Arial" w:cs="Arial"/>
                <w:color w:val="000000" w:themeColor="text1"/>
              </w:rPr>
            </w:pPr>
            <w:r w:rsidRPr="00EB6D0B">
              <w:rPr>
                <w:rFonts w:ascii="Arial" w:eastAsia="Aptos Serif" w:hAnsi="Arial" w:cs="Arial"/>
                <w:color w:val="000000" w:themeColor="text1"/>
              </w:rPr>
              <w:t>The ToU includes the following privacy notice:</w:t>
            </w:r>
          </w:p>
          <w:p w14:paraId="223BC80C" w14:textId="77777777" w:rsidR="00993AF0" w:rsidRPr="004257C9" w:rsidRDefault="00993AF0">
            <w:pPr>
              <w:pStyle w:val="ListParagraph"/>
              <w:spacing w:after="200"/>
              <w:ind w:left="0"/>
              <w:rPr>
                <w:rFonts w:ascii="Arial" w:eastAsia="Aptos Serif" w:hAnsi="Arial" w:cs="Arial"/>
                <w:color w:val="000000" w:themeColor="text1"/>
              </w:rPr>
            </w:pPr>
            <w:r w:rsidRPr="004257C9">
              <w:rPr>
                <w:rFonts w:ascii="Arial" w:eastAsia="Aptos Serif" w:hAnsi="Arial" w:cs="Arial"/>
                <w:color w:val="000000" w:themeColor="text1"/>
              </w:rPr>
              <w:t>“Please note that all content posted when using EVA is subject to the Access to Information Act and the Privacy Act. This means that information may be accessed and disclosed in response to a request under either of these Acts.”</w:t>
            </w:r>
          </w:p>
          <w:p w14:paraId="6A763AF1" w14:textId="77777777" w:rsidR="00993AF0" w:rsidRDefault="00993AF0">
            <w:pPr>
              <w:pStyle w:val="ListParagraph"/>
              <w:spacing w:after="200"/>
              <w:rPr>
                <w:rFonts w:ascii="Arial" w:eastAsia="Aptos Serif" w:hAnsi="Arial" w:cs="Arial"/>
                <w:color w:val="000000" w:themeColor="text1"/>
              </w:rPr>
            </w:pPr>
          </w:p>
          <w:p w14:paraId="54C00D6F" w14:textId="77777777" w:rsidR="00993AF0" w:rsidRPr="00EB6D0B" w:rsidRDefault="00993AF0" w:rsidP="00EB6D0B">
            <w:pPr>
              <w:spacing w:after="200"/>
              <w:rPr>
                <w:rFonts w:ascii="Arial" w:eastAsia="Aptos Serif" w:hAnsi="Arial" w:cs="Arial"/>
                <w:color w:val="000000" w:themeColor="text1"/>
              </w:rPr>
            </w:pPr>
            <w:r w:rsidRPr="00EB6D0B">
              <w:rPr>
                <w:rFonts w:ascii="Arial" w:eastAsia="Aptos Serif" w:hAnsi="Arial" w:cs="Arial"/>
                <w:color w:val="000000" w:themeColor="text1"/>
              </w:rPr>
              <w:lastRenderedPageBreak/>
              <w:t>In addition, the ToU and supporting training materials advise users to:</w:t>
            </w:r>
          </w:p>
          <w:p w14:paraId="66D04C04" w14:textId="77777777" w:rsidR="00993AF0" w:rsidRPr="004257C9" w:rsidRDefault="00993AF0" w:rsidP="00993AF0">
            <w:pPr>
              <w:pStyle w:val="ListParagraph"/>
              <w:numPr>
                <w:ilvl w:val="0"/>
                <w:numId w:val="34"/>
              </w:numPr>
              <w:spacing w:after="200"/>
              <w:rPr>
                <w:rFonts w:ascii="Arial" w:eastAsia="Aptos Serif" w:hAnsi="Arial" w:cs="Arial"/>
                <w:color w:val="000000" w:themeColor="text1"/>
              </w:rPr>
            </w:pPr>
            <w:r w:rsidRPr="004257C9">
              <w:rPr>
                <w:rFonts w:ascii="Arial" w:eastAsia="Aptos Serif" w:hAnsi="Arial" w:cs="Arial"/>
                <w:color w:val="000000" w:themeColor="text1"/>
              </w:rPr>
              <w:t xml:space="preserve">Use EVA only with data classified </w:t>
            </w:r>
            <w:r w:rsidRPr="004257C9">
              <w:rPr>
                <w:rFonts w:ascii="Arial" w:eastAsia="Aptos Serif" w:hAnsi="Arial" w:cs="Arial"/>
                <w:b/>
                <w:bCs/>
                <w:color w:val="000000" w:themeColor="text1"/>
              </w:rPr>
              <w:t>up to Protected B</w:t>
            </w:r>
          </w:p>
          <w:p w14:paraId="6001167C" w14:textId="77777777" w:rsidR="00993AF0" w:rsidRPr="004257C9" w:rsidRDefault="00993AF0" w:rsidP="00993AF0">
            <w:pPr>
              <w:pStyle w:val="ListParagraph"/>
              <w:numPr>
                <w:ilvl w:val="0"/>
                <w:numId w:val="34"/>
              </w:numPr>
              <w:spacing w:after="200"/>
              <w:rPr>
                <w:rFonts w:ascii="Arial" w:eastAsia="Aptos Serif" w:hAnsi="Arial" w:cs="Arial"/>
                <w:color w:val="000000" w:themeColor="text1"/>
              </w:rPr>
            </w:pPr>
            <w:r w:rsidRPr="004257C9">
              <w:rPr>
                <w:rFonts w:ascii="Arial" w:eastAsia="Aptos Serif" w:hAnsi="Arial" w:cs="Arial"/>
                <w:color w:val="000000" w:themeColor="text1"/>
              </w:rPr>
              <w:t>Avoid uploading or inputting sensitive personal information unless permitted</w:t>
            </w:r>
          </w:p>
          <w:p w14:paraId="24C87581" w14:textId="77777777" w:rsidR="00993AF0" w:rsidRPr="004257C9" w:rsidRDefault="00993AF0" w:rsidP="00993AF0">
            <w:pPr>
              <w:pStyle w:val="ListParagraph"/>
              <w:numPr>
                <w:ilvl w:val="0"/>
                <w:numId w:val="34"/>
              </w:numPr>
              <w:spacing w:after="200"/>
              <w:rPr>
                <w:rFonts w:ascii="Arial" w:eastAsia="Aptos Serif" w:hAnsi="Arial" w:cs="Arial"/>
                <w:color w:val="000000" w:themeColor="text1"/>
              </w:rPr>
            </w:pPr>
            <w:r w:rsidRPr="004257C9">
              <w:rPr>
                <w:rFonts w:ascii="Arial" w:eastAsia="Aptos Serif" w:hAnsi="Arial" w:cs="Arial"/>
                <w:color w:val="000000" w:themeColor="text1"/>
              </w:rPr>
              <w:t>Validate all AI-generated content before use</w:t>
            </w:r>
          </w:p>
          <w:p w14:paraId="3950A344" w14:textId="77777777" w:rsidR="00993AF0" w:rsidRDefault="00993AF0" w:rsidP="00993AF0">
            <w:pPr>
              <w:pStyle w:val="ListParagraph"/>
              <w:numPr>
                <w:ilvl w:val="0"/>
                <w:numId w:val="34"/>
              </w:numPr>
              <w:spacing w:after="200"/>
              <w:rPr>
                <w:rFonts w:ascii="Arial" w:eastAsia="Aptos Serif" w:hAnsi="Arial" w:cs="Arial"/>
                <w:color w:val="000000" w:themeColor="text1"/>
              </w:rPr>
            </w:pPr>
            <w:r w:rsidRPr="004257C9">
              <w:rPr>
                <w:rFonts w:ascii="Arial" w:eastAsia="Aptos Serif" w:hAnsi="Arial" w:cs="Arial"/>
                <w:color w:val="000000" w:themeColor="text1"/>
              </w:rPr>
              <w:t>Avoid using EVA Chat for decisions affecting individuals (e.g., eligibility, entitlements)</w:t>
            </w:r>
          </w:p>
          <w:p w14:paraId="0189BB5B" w14:textId="77777777" w:rsidR="00993AF0" w:rsidRPr="00EB6D0B" w:rsidRDefault="00993AF0" w:rsidP="00EB6D0B">
            <w:pPr>
              <w:spacing w:after="200"/>
              <w:rPr>
                <w:rFonts w:ascii="Arial" w:eastAsia="Aptos Serif" w:hAnsi="Arial" w:cs="Arial"/>
                <w:color w:val="000000" w:themeColor="text1"/>
              </w:rPr>
            </w:pPr>
            <w:r w:rsidRPr="00EB6D0B">
              <w:rPr>
                <w:rFonts w:ascii="Arial" w:eastAsia="Aptos Serif" w:hAnsi="Arial" w:cs="Arial"/>
                <w:color w:val="000000" w:themeColor="text1"/>
              </w:rPr>
              <w:t>IITB is taking the following additional measures:</w:t>
            </w:r>
          </w:p>
          <w:p w14:paraId="2C20837C" w14:textId="77777777" w:rsidR="00E55DDE" w:rsidRPr="004257C9" w:rsidRDefault="00E55DDE" w:rsidP="00E55DDE">
            <w:pPr>
              <w:pStyle w:val="ListParagraph"/>
              <w:numPr>
                <w:ilvl w:val="0"/>
                <w:numId w:val="35"/>
              </w:numPr>
              <w:spacing w:after="200"/>
              <w:rPr>
                <w:rFonts w:ascii="Arial" w:eastAsia="Aptos Serif" w:hAnsi="Arial" w:cs="Arial"/>
                <w:color w:val="000000" w:themeColor="text1"/>
              </w:rPr>
            </w:pPr>
            <w:r w:rsidRPr="004257C9">
              <w:rPr>
                <w:rFonts w:ascii="Arial" w:eastAsia="Aptos Serif" w:hAnsi="Arial" w:cs="Arial"/>
                <w:b/>
                <w:bCs/>
                <w:color w:val="000000" w:themeColor="text1"/>
              </w:rPr>
              <w:t>User Risk Awareness:</w:t>
            </w:r>
            <w:r w:rsidRPr="004257C9">
              <w:rPr>
                <w:rFonts w:ascii="Arial" w:eastAsia="Aptos Serif" w:hAnsi="Arial" w:cs="Arial"/>
                <w:color w:val="000000" w:themeColor="text1"/>
              </w:rPr>
              <w:br/>
              <w:t>IITB will ensure that all organizations using EVA Chat are informed of known or likely risks associated with the tool, including:</w:t>
            </w:r>
          </w:p>
          <w:p w14:paraId="766104E9" w14:textId="77777777" w:rsidR="00E55DDE" w:rsidRPr="004257C9" w:rsidRDefault="00E55DDE" w:rsidP="00E55DDE">
            <w:pPr>
              <w:pStyle w:val="ListParagraph"/>
              <w:numPr>
                <w:ilvl w:val="1"/>
                <w:numId w:val="35"/>
              </w:numPr>
              <w:spacing w:after="200"/>
              <w:rPr>
                <w:rFonts w:ascii="Arial" w:eastAsia="Aptos Serif" w:hAnsi="Arial" w:cs="Arial"/>
                <w:color w:val="000000" w:themeColor="text1"/>
              </w:rPr>
            </w:pPr>
            <w:r w:rsidRPr="004257C9">
              <w:rPr>
                <w:rFonts w:ascii="Arial" w:eastAsia="Aptos Serif" w:hAnsi="Arial" w:cs="Arial"/>
                <w:color w:val="000000" w:themeColor="text1"/>
              </w:rPr>
              <w:t>Common failure modes (e.g., hallucinated answers, outdated information, unsupported languages or formats)</w:t>
            </w:r>
          </w:p>
          <w:p w14:paraId="030648D2" w14:textId="77777777" w:rsidR="00E55DDE" w:rsidRPr="004257C9" w:rsidRDefault="00E55DDE" w:rsidP="00E55DDE">
            <w:pPr>
              <w:pStyle w:val="ListParagraph"/>
              <w:numPr>
                <w:ilvl w:val="1"/>
                <w:numId w:val="35"/>
              </w:numPr>
              <w:spacing w:after="200"/>
              <w:rPr>
                <w:rFonts w:ascii="Arial" w:eastAsia="Aptos Serif" w:hAnsi="Arial" w:cs="Arial"/>
                <w:color w:val="000000" w:themeColor="text1"/>
              </w:rPr>
            </w:pPr>
            <w:r w:rsidRPr="004257C9">
              <w:rPr>
                <w:rFonts w:ascii="Arial" w:eastAsia="Aptos Serif" w:hAnsi="Arial" w:cs="Arial"/>
                <w:color w:val="000000" w:themeColor="text1"/>
              </w:rPr>
              <w:t>Contexts where generative AI may be inappropriate (e.g., legal analysis, complex casework)</w:t>
            </w:r>
          </w:p>
          <w:p w14:paraId="2324629A" w14:textId="77777777" w:rsidR="00E55DDE" w:rsidRPr="004257C9" w:rsidRDefault="00E55DDE" w:rsidP="00E55DDE">
            <w:pPr>
              <w:pStyle w:val="ListParagraph"/>
              <w:numPr>
                <w:ilvl w:val="1"/>
                <w:numId w:val="35"/>
              </w:numPr>
              <w:spacing w:after="200"/>
              <w:rPr>
                <w:rFonts w:ascii="Arial" w:eastAsia="Aptos Serif" w:hAnsi="Arial" w:cs="Arial"/>
                <w:color w:val="000000" w:themeColor="text1"/>
              </w:rPr>
            </w:pPr>
            <w:r w:rsidRPr="004257C9">
              <w:rPr>
                <w:rFonts w:ascii="Arial" w:eastAsia="Aptos Serif" w:hAnsi="Arial" w:cs="Arial"/>
                <w:color w:val="000000" w:themeColor="text1"/>
              </w:rPr>
              <w:t>Lack of explainability or replicability in some outputs</w:t>
            </w:r>
          </w:p>
          <w:p w14:paraId="45E77E45" w14:textId="77777777" w:rsidR="00E55DDE" w:rsidRDefault="00E55DDE">
            <w:pPr>
              <w:pStyle w:val="ListParagraph"/>
              <w:spacing w:after="200"/>
              <w:ind w:left="0"/>
              <w:rPr>
                <w:rFonts w:ascii="Arial" w:eastAsia="Aptos Serif" w:hAnsi="Arial" w:cs="Arial"/>
                <w:color w:val="000000" w:themeColor="text1"/>
              </w:rPr>
            </w:pPr>
          </w:p>
          <w:p w14:paraId="5CE4031E" w14:textId="77777777" w:rsidR="00E55DDE" w:rsidRDefault="00E55DDE">
            <w:pPr>
              <w:pStyle w:val="ListParagraph"/>
              <w:spacing w:after="200"/>
              <w:ind w:left="0"/>
              <w:rPr>
                <w:rFonts w:ascii="Arial" w:eastAsia="Aptos Serif" w:hAnsi="Arial" w:cs="Arial"/>
                <w:color w:val="000000" w:themeColor="text1"/>
              </w:rPr>
            </w:pPr>
            <w:r w:rsidRPr="004257C9">
              <w:rPr>
                <w:rFonts w:ascii="Arial" w:eastAsia="Aptos Serif" w:hAnsi="Arial" w:cs="Arial"/>
                <w:color w:val="000000" w:themeColor="text1"/>
              </w:rPr>
              <w:t xml:space="preserve">These limitations will be included in updated ToU language, internal communications, and </w:t>
            </w:r>
            <w:r w:rsidRPr="004257C9">
              <w:rPr>
                <w:rFonts w:ascii="Arial" w:eastAsia="Aptos Serif" w:hAnsi="Arial" w:cs="Arial"/>
                <w:color w:val="000000" w:themeColor="text1"/>
              </w:rPr>
              <w:lastRenderedPageBreak/>
              <w:t>the ongoing AI awareness campaign across ESDC.</w:t>
            </w:r>
          </w:p>
          <w:p w14:paraId="32587EE0" w14:textId="77777777" w:rsidR="00E55DDE" w:rsidRPr="004257C9" w:rsidRDefault="00E55DDE">
            <w:pPr>
              <w:pStyle w:val="ListParagraph"/>
              <w:spacing w:after="200"/>
              <w:ind w:left="0"/>
              <w:rPr>
                <w:rFonts w:ascii="Arial" w:eastAsia="Aptos Serif" w:hAnsi="Arial" w:cs="Arial"/>
                <w:color w:val="000000" w:themeColor="text1"/>
              </w:rPr>
            </w:pPr>
          </w:p>
          <w:p w14:paraId="08081D36" w14:textId="77777777" w:rsidR="00E55DDE" w:rsidRPr="00EB6D0B" w:rsidRDefault="00E55DDE" w:rsidP="00E55DDE">
            <w:pPr>
              <w:pStyle w:val="ListParagraph"/>
              <w:numPr>
                <w:ilvl w:val="0"/>
                <w:numId w:val="35"/>
              </w:numPr>
              <w:spacing w:after="200"/>
              <w:rPr>
                <w:rFonts w:ascii="Arial" w:eastAsia="Aptos Serif" w:hAnsi="Arial" w:cs="Arial"/>
                <w:color w:val="000000" w:themeColor="text1"/>
              </w:rPr>
            </w:pPr>
            <w:r w:rsidRPr="004257C9">
              <w:rPr>
                <w:rFonts w:ascii="Arial" w:eastAsia="Aptos Serif" w:hAnsi="Arial" w:cs="Arial"/>
                <w:b/>
                <w:bCs/>
                <w:color w:val="000000" w:themeColor="text1"/>
              </w:rPr>
              <w:t>Dataset Transparency:</w:t>
            </w:r>
          </w:p>
          <w:p w14:paraId="3A555F2F" w14:textId="77777777" w:rsidR="00E55DDE" w:rsidRDefault="00E55DDE">
            <w:pPr>
              <w:pStyle w:val="ListParagraph"/>
              <w:spacing w:after="200"/>
              <w:ind w:left="0"/>
              <w:rPr>
                <w:rFonts w:ascii="Arial" w:eastAsia="Aptos Serif" w:hAnsi="Arial" w:cs="Arial"/>
                <w:color w:val="000000" w:themeColor="text1"/>
              </w:rPr>
            </w:pPr>
            <w:r w:rsidRPr="004257C9">
              <w:rPr>
                <w:rFonts w:ascii="Arial" w:eastAsia="Aptos Serif" w:hAnsi="Arial" w:cs="Arial"/>
                <w:color w:val="000000" w:themeColor="text1"/>
              </w:rPr>
              <w:t xml:space="preserve">EVA Chat relies on </w:t>
            </w:r>
            <w:r w:rsidRPr="004257C9">
              <w:rPr>
                <w:rFonts w:ascii="Arial" w:eastAsia="Aptos Serif" w:hAnsi="Arial" w:cs="Arial"/>
                <w:b/>
                <w:bCs/>
                <w:color w:val="000000" w:themeColor="text1"/>
              </w:rPr>
              <w:t>Microsoft Azure OpenAI’s GPT-4 model</w:t>
            </w:r>
            <w:r w:rsidRPr="004257C9">
              <w:rPr>
                <w:rFonts w:ascii="Arial" w:eastAsia="Aptos Serif" w:hAnsi="Arial" w:cs="Arial"/>
                <w:color w:val="000000" w:themeColor="text1"/>
              </w:rPr>
              <w:t xml:space="preserve">, which is commercially hosted and maintained by Microsoft. As such, ESDC does not have direct access to the proprietary training datasets used to develop the base model. </w:t>
            </w:r>
          </w:p>
          <w:p w14:paraId="78315B3F" w14:textId="77777777" w:rsidR="00E55DDE" w:rsidRPr="004257C9" w:rsidRDefault="00E55DDE" w:rsidP="00EB6D0B">
            <w:pPr>
              <w:pStyle w:val="ListParagraph"/>
              <w:spacing w:after="200"/>
              <w:ind w:left="0"/>
              <w:rPr>
                <w:rFonts w:ascii="Arial" w:eastAsia="Aptos Serif" w:hAnsi="Arial" w:cs="Arial"/>
                <w:color w:val="000000" w:themeColor="text1"/>
              </w:rPr>
            </w:pPr>
            <w:r w:rsidRPr="004257C9">
              <w:rPr>
                <w:rFonts w:ascii="Arial" w:eastAsia="Aptos Serif" w:hAnsi="Arial" w:cs="Arial"/>
                <w:color w:val="000000" w:themeColor="text1"/>
              </w:rPr>
              <w:t>However:</w:t>
            </w:r>
          </w:p>
          <w:p w14:paraId="1886838A" w14:textId="77777777" w:rsidR="00E55DDE" w:rsidRPr="004257C9" w:rsidRDefault="00E55DDE" w:rsidP="00E55DDE">
            <w:pPr>
              <w:pStyle w:val="ListParagraph"/>
              <w:numPr>
                <w:ilvl w:val="1"/>
                <w:numId w:val="35"/>
              </w:numPr>
              <w:spacing w:after="200"/>
              <w:rPr>
                <w:rFonts w:ascii="Arial" w:eastAsia="Aptos Serif" w:hAnsi="Arial" w:cs="Arial"/>
                <w:color w:val="000000" w:themeColor="text1"/>
              </w:rPr>
            </w:pPr>
            <w:r w:rsidRPr="004257C9">
              <w:rPr>
                <w:rFonts w:ascii="Arial" w:eastAsia="Aptos Serif" w:hAnsi="Arial" w:cs="Arial"/>
                <w:color w:val="000000" w:themeColor="text1"/>
              </w:rPr>
              <w:t xml:space="preserve">The tool </w:t>
            </w:r>
            <w:r w:rsidRPr="004257C9">
              <w:rPr>
                <w:rFonts w:ascii="Arial" w:eastAsia="Aptos Serif" w:hAnsi="Arial" w:cs="Arial"/>
                <w:b/>
                <w:bCs/>
                <w:color w:val="000000" w:themeColor="text1"/>
              </w:rPr>
              <w:t>does not use or retrain on ESDC data</w:t>
            </w:r>
            <w:r w:rsidRPr="004257C9">
              <w:rPr>
                <w:rFonts w:ascii="Arial" w:eastAsia="Aptos Serif" w:hAnsi="Arial" w:cs="Arial"/>
                <w:color w:val="000000" w:themeColor="text1"/>
              </w:rPr>
              <w:t xml:space="preserve"> (chat history is not sent back to Microsoft or used to fine-tune models).</w:t>
            </w:r>
          </w:p>
          <w:p w14:paraId="7B70FE26" w14:textId="77777777" w:rsidR="00E55DDE" w:rsidRPr="004257C9" w:rsidRDefault="00E55DDE" w:rsidP="00E55DDE">
            <w:pPr>
              <w:pStyle w:val="ListParagraph"/>
              <w:numPr>
                <w:ilvl w:val="1"/>
                <w:numId w:val="35"/>
              </w:numPr>
              <w:spacing w:after="200"/>
              <w:rPr>
                <w:rFonts w:ascii="Arial" w:eastAsia="Aptos Serif" w:hAnsi="Arial" w:cs="Arial"/>
                <w:color w:val="000000" w:themeColor="text1"/>
              </w:rPr>
            </w:pPr>
            <w:r w:rsidRPr="004257C9">
              <w:rPr>
                <w:rFonts w:ascii="Arial" w:eastAsia="Aptos Serif" w:hAnsi="Arial" w:cs="Arial"/>
                <w:color w:val="000000" w:themeColor="text1"/>
              </w:rPr>
              <w:t>ESDC will continue to monitor Microsoft’s published documentation regarding the sources, filtering, and licensing of datasets used in the model’s development.</w:t>
            </w:r>
          </w:p>
          <w:p w14:paraId="38D300C6" w14:textId="77777777" w:rsidR="00E55DDE" w:rsidRPr="004257C9" w:rsidRDefault="00E55DDE" w:rsidP="00E55DDE">
            <w:pPr>
              <w:pStyle w:val="ListParagraph"/>
              <w:numPr>
                <w:ilvl w:val="1"/>
                <w:numId w:val="35"/>
              </w:numPr>
              <w:spacing w:after="200"/>
              <w:rPr>
                <w:rFonts w:ascii="Arial" w:eastAsia="Aptos Serif" w:hAnsi="Arial" w:cs="Arial"/>
                <w:color w:val="000000" w:themeColor="text1"/>
              </w:rPr>
            </w:pPr>
            <w:r w:rsidRPr="004257C9">
              <w:rPr>
                <w:rFonts w:ascii="Arial" w:eastAsia="Aptos Serif" w:hAnsi="Arial" w:cs="Arial"/>
                <w:color w:val="000000" w:themeColor="text1"/>
              </w:rPr>
              <w:t>EVA-specific prompts and instructions are configured locally within the ESDC infrastructure, and any curated prompt tuning or system messages are managed internally and do not involve external data sharing.</w:t>
            </w:r>
          </w:p>
          <w:p w14:paraId="11D18745" w14:textId="77777777" w:rsidR="00E55DDE" w:rsidRDefault="00E55DDE">
            <w:pPr>
              <w:pStyle w:val="ListParagraph"/>
              <w:spacing w:after="200"/>
              <w:rPr>
                <w:rFonts w:ascii="Arial" w:eastAsia="Aptos Serif" w:hAnsi="Arial" w:cs="Arial"/>
                <w:color w:val="000000" w:themeColor="text1"/>
              </w:rPr>
            </w:pPr>
          </w:p>
          <w:p w14:paraId="32140FCB" w14:textId="709FC456" w:rsidR="004270EB" w:rsidRPr="00993AF0" w:rsidRDefault="00E55DDE" w:rsidP="006E1CEA">
            <w:pPr>
              <w:spacing w:after="200"/>
              <w:rPr>
                <w:rFonts w:ascii="Arial" w:eastAsia="Aptos Serif" w:hAnsi="Arial" w:cs="Arial"/>
                <w:color w:val="000000" w:themeColor="text1"/>
              </w:rPr>
            </w:pPr>
            <w:r w:rsidRPr="00EB6D0B">
              <w:rPr>
                <w:rFonts w:ascii="Arial" w:eastAsia="Aptos Serif" w:hAnsi="Arial" w:cs="Arial"/>
                <w:color w:val="000000" w:themeColor="text1"/>
              </w:rPr>
              <w:lastRenderedPageBreak/>
              <w:t>Documentation regarding EVA-specific configurations, prompt engineering, and safeguards will be made available to stakeholders through IITB-managed technical documentation and onboarding materials.</w:t>
            </w:r>
          </w:p>
        </w:tc>
        <w:tc>
          <w:tcPr>
            <w:tcW w:w="1937" w:type="pct"/>
            <w:tcBorders>
              <w:left w:val="single" w:sz="4" w:space="0" w:color="A6A6A6" w:themeColor="background1" w:themeShade="A6"/>
              <w:right w:val="single" w:sz="4" w:space="0" w:color="A6A6A6" w:themeColor="background1" w:themeShade="A6"/>
            </w:tcBorders>
          </w:tcPr>
          <w:p w14:paraId="7941577F" w14:textId="77777777" w:rsidR="001F0AFC" w:rsidRDefault="7826F505" w:rsidP="00561B97">
            <w:pPr>
              <w:spacing w:after="200" w:line="240" w:lineRule="auto"/>
              <w:rPr>
                <w:rFonts w:ascii="Arial" w:hAnsi="Arial" w:cs="Arial"/>
                <w:lang w:val="en-CA"/>
              </w:rPr>
            </w:pPr>
            <w:r w:rsidRPr="245FFBDD">
              <w:rPr>
                <w:rFonts w:ascii="Arial" w:hAnsi="Arial" w:cs="Arial"/>
                <w:lang w:val="en-CA"/>
              </w:rPr>
              <w:lastRenderedPageBreak/>
              <w:t>No privacy risk or compliance issue identified.</w:t>
            </w:r>
          </w:p>
          <w:p w14:paraId="46AEB956" w14:textId="3BD6A66C" w:rsidR="006F376D" w:rsidRPr="00BB24B7" w:rsidRDefault="00617115" w:rsidP="00561B97">
            <w:pPr>
              <w:spacing w:after="200" w:line="240" w:lineRule="auto"/>
              <w:rPr>
                <w:rFonts w:ascii="Arial" w:hAnsi="Arial" w:cs="Arial"/>
                <w:b/>
                <w:bCs/>
                <w:lang w:val="en-CA"/>
              </w:rPr>
            </w:pPr>
            <w:r w:rsidRPr="00BB24B7">
              <w:rPr>
                <w:rFonts w:ascii="Arial" w:hAnsi="Arial" w:cs="Arial"/>
                <w:b/>
                <w:bCs/>
                <w:lang w:val="en-CA"/>
              </w:rPr>
              <w:t xml:space="preserve">PMD reminds IITB to </w:t>
            </w:r>
            <w:r w:rsidR="00456743">
              <w:rPr>
                <w:rFonts w:ascii="Arial" w:hAnsi="Arial" w:cs="Arial"/>
                <w:b/>
                <w:bCs/>
                <w:lang w:val="en-CA"/>
              </w:rPr>
              <w:t xml:space="preserve">inform </w:t>
            </w:r>
            <w:r w:rsidRPr="00BB24B7">
              <w:rPr>
                <w:rFonts w:ascii="Arial" w:hAnsi="Arial" w:cs="Arial"/>
                <w:b/>
                <w:bCs/>
                <w:lang w:val="en-CA"/>
              </w:rPr>
              <w:t>them as the ToU or other communication materials are updated</w:t>
            </w:r>
            <w:r w:rsidR="00BB24B7" w:rsidRPr="00BB24B7">
              <w:rPr>
                <w:rFonts w:ascii="Arial" w:hAnsi="Arial" w:cs="Arial"/>
                <w:b/>
                <w:bCs/>
                <w:lang w:val="en-CA"/>
              </w:rPr>
              <w:t>.</w:t>
            </w:r>
          </w:p>
        </w:tc>
      </w:tr>
      <w:tr w:rsidR="001F0AFC" w:rsidRPr="00172904" w14:paraId="08EA16E4" w14:textId="77777777" w:rsidTr="245FFBDD">
        <w:trPr>
          <w:trHeight w:val="295"/>
        </w:trPr>
        <w:tc>
          <w:tcPr>
            <w:tcW w:w="1047" w:type="pct"/>
            <w:tcBorders>
              <w:left w:val="single" w:sz="4" w:space="0" w:color="A6A6A6" w:themeColor="background1" w:themeShade="A6"/>
              <w:right w:val="single" w:sz="4" w:space="0" w:color="A6A6A6" w:themeColor="background1" w:themeShade="A6"/>
            </w:tcBorders>
            <w:vAlign w:val="center"/>
          </w:tcPr>
          <w:p w14:paraId="47F45B8E" w14:textId="77777777" w:rsidR="001F0AFC" w:rsidRPr="00172904" w:rsidRDefault="001F0AFC" w:rsidP="00DF49EE">
            <w:pPr>
              <w:pStyle w:val="ListParagraph"/>
              <w:numPr>
                <w:ilvl w:val="0"/>
                <w:numId w:val="16"/>
              </w:numPr>
              <w:spacing w:after="120" w:line="240" w:lineRule="auto"/>
              <w:rPr>
                <w:rFonts w:ascii="Arial" w:hAnsi="Arial" w:cs="Arial"/>
              </w:rPr>
            </w:pPr>
            <w:r w:rsidRPr="00172904">
              <w:rPr>
                <w:rFonts w:ascii="Arial" w:hAnsi="Arial" w:cs="Arial"/>
              </w:rPr>
              <w:lastRenderedPageBreak/>
              <w:t>Does your privacy notice include all of the following elements:</w:t>
            </w:r>
          </w:p>
          <w:p w14:paraId="04692890" w14:textId="77777777" w:rsidR="001F0AFC" w:rsidRPr="00172904" w:rsidRDefault="001F0AFC" w:rsidP="00DF49EE">
            <w:pPr>
              <w:pStyle w:val="ListParagraph"/>
              <w:numPr>
                <w:ilvl w:val="0"/>
                <w:numId w:val="6"/>
              </w:numPr>
              <w:spacing w:after="120" w:line="240" w:lineRule="auto"/>
              <w:ind w:left="731" w:hanging="284"/>
              <w:contextualSpacing w:val="0"/>
              <w:rPr>
                <w:rFonts w:ascii="Arial" w:hAnsi="Arial" w:cs="Arial"/>
              </w:rPr>
            </w:pPr>
            <w:r w:rsidRPr="00172904">
              <w:rPr>
                <w:rFonts w:ascii="Arial" w:hAnsi="Arial" w:cs="Arial"/>
              </w:rPr>
              <w:t>the purpose and legal authority for the collection</w:t>
            </w:r>
          </w:p>
          <w:p w14:paraId="5145C4D9" w14:textId="77777777" w:rsidR="001F0AFC" w:rsidRPr="00172904" w:rsidRDefault="001F0AFC" w:rsidP="00DF49EE">
            <w:pPr>
              <w:pStyle w:val="ListParagraph"/>
              <w:numPr>
                <w:ilvl w:val="0"/>
                <w:numId w:val="6"/>
              </w:numPr>
              <w:spacing w:after="120" w:line="240" w:lineRule="auto"/>
              <w:ind w:left="731" w:hanging="284"/>
              <w:contextualSpacing w:val="0"/>
              <w:rPr>
                <w:rFonts w:ascii="Arial" w:hAnsi="Arial" w:cs="Arial"/>
              </w:rPr>
            </w:pPr>
            <w:r w:rsidRPr="00172904">
              <w:rPr>
                <w:rFonts w:ascii="Arial" w:hAnsi="Arial" w:cs="Arial"/>
              </w:rPr>
              <w:t>any uses or disclosures that are consistent with the original purpose</w:t>
            </w:r>
          </w:p>
          <w:p w14:paraId="7C9D9CEF" w14:textId="77777777" w:rsidR="001F0AFC" w:rsidRPr="00172904" w:rsidRDefault="001F0AFC" w:rsidP="00DF49EE">
            <w:pPr>
              <w:pStyle w:val="ListParagraph"/>
              <w:numPr>
                <w:ilvl w:val="0"/>
                <w:numId w:val="6"/>
              </w:numPr>
              <w:spacing w:after="120" w:line="240" w:lineRule="auto"/>
              <w:ind w:left="731" w:hanging="284"/>
              <w:contextualSpacing w:val="0"/>
              <w:rPr>
                <w:rFonts w:ascii="Arial" w:hAnsi="Arial" w:cs="Arial"/>
              </w:rPr>
            </w:pPr>
            <w:r w:rsidRPr="00172904">
              <w:rPr>
                <w:rFonts w:ascii="Arial" w:hAnsi="Arial" w:cs="Arial"/>
              </w:rPr>
              <w:t>the relevant PIB description</w:t>
            </w:r>
          </w:p>
          <w:p w14:paraId="459A7070" w14:textId="77777777" w:rsidR="001F0AFC" w:rsidRPr="00172904" w:rsidRDefault="001F0AFC" w:rsidP="00DF49EE">
            <w:pPr>
              <w:pStyle w:val="ListParagraph"/>
              <w:numPr>
                <w:ilvl w:val="0"/>
                <w:numId w:val="6"/>
              </w:numPr>
              <w:spacing w:after="120" w:line="240" w:lineRule="auto"/>
              <w:ind w:left="731" w:hanging="284"/>
              <w:contextualSpacing w:val="0"/>
              <w:rPr>
                <w:rFonts w:ascii="Arial" w:hAnsi="Arial" w:cs="Arial"/>
              </w:rPr>
            </w:pPr>
            <w:r w:rsidRPr="00172904">
              <w:rPr>
                <w:rFonts w:ascii="Arial" w:hAnsi="Arial" w:cs="Arial"/>
              </w:rPr>
              <w:t>any legal or administrative consequences for refusing to provide the personal information</w:t>
            </w:r>
          </w:p>
          <w:p w14:paraId="50D85D04" w14:textId="77777777" w:rsidR="001F0AFC" w:rsidRPr="00172904" w:rsidRDefault="001F0AFC" w:rsidP="00DF49EE">
            <w:pPr>
              <w:pStyle w:val="ListParagraph"/>
              <w:numPr>
                <w:ilvl w:val="0"/>
                <w:numId w:val="6"/>
              </w:numPr>
              <w:spacing w:after="120" w:line="240" w:lineRule="auto"/>
              <w:ind w:left="731" w:hanging="284"/>
              <w:contextualSpacing w:val="0"/>
              <w:rPr>
                <w:rFonts w:ascii="Arial" w:hAnsi="Arial" w:cs="Arial"/>
              </w:rPr>
            </w:pPr>
            <w:r w:rsidRPr="00172904">
              <w:rPr>
                <w:rFonts w:ascii="Arial" w:hAnsi="Arial" w:cs="Arial"/>
              </w:rPr>
              <w:t>the rights of access to, correction of and protection of personal information under the Privacy Act</w:t>
            </w:r>
          </w:p>
          <w:p w14:paraId="1775449D" w14:textId="77777777" w:rsidR="001F0AFC" w:rsidRPr="00172904" w:rsidRDefault="001F0AFC" w:rsidP="00DF49EE">
            <w:pPr>
              <w:pStyle w:val="ListParagraph"/>
              <w:numPr>
                <w:ilvl w:val="0"/>
                <w:numId w:val="6"/>
              </w:numPr>
              <w:spacing w:after="200" w:line="240" w:lineRule="auto"/>
              <w:ind w:left="731" w:hanging="284"/>
              <w:contextualSpacing w:val="0"/>
              <w:rPr>
                <w:rFonts w:ascii="Arial" w:hAnsi="Arial" w:cs="Arial"/>
              </w:rPr>
            </w:pPr>
            <w:r w:rsidRPr="00172904">
              <w:rPr>
                <w:rFonts w:ascii="Arial" w:hAnsi="Arial" w:cs="Arial"/>
              </w:rPr>
              <w:t>the right to file a complaint with the Privacy Commissioner of Canada</w:t>
            </w:r>
          </w:p>
        </w:tc>
        <w:sdt>
          <w:sdtPr>
            <w:rPr>
              <w:rFonts w:ascii="Arial" w:hAnsi="Arial" w:cs="Arial"/>
              <w:lang w:val="en-CA"/>
            </w:rPr>
            <w:id w:val="1819769837"/>
            <w:placeholder>
              <w:docPart w:val="C575DD56B24F4B4794DF1A656FBCF6FD"/>
            </w:placeholder>
            <w:dropDownList>
              <w:listItem w:value="Choose an item."/>
              <w:listItem w:displayText="Yes" w:value="Yes"/>
              <w:listItem w:displayText="No" w:value="No"/>
            </w:dropDownList>
          </w:sdtPr>
          <w:sdtEndPr/>
          <w:sdtContent>
            <w:tc>
              <w:tcPr>
                <w:tcW w:w="645" w:type="pct"/>
                <w:tcBorders>
                  <w:left w:val="single" w:sz="4" w:space="0" w:color="A6A6A6" w:themeColor="background1" w:themeShade="A6"/>
                  <w:right w:val="single" w:sz="4" w:space="0" w:color="A6A6A6" w:themeColor="background1" w:themeShade="A6"/>
                </w:tcBorders>
              </w:tcPr>
              <w:p w14:paraId="08D5EC91" w14:textId="4E818610" w:rsidR="001F0AFC" w:rsidRPr="00172904" w:rsidRDefault="7E424CB3" w:rsidP="00561B97">
                <w:pPr>
                  <w:spacing w:after="200" w:line="240" w:lineRule="auto"/>
                  <w:rPr>
                    <w:rFonts w:ascii="Arial" w:hAnsi="Arial" w:cs="Arial"/>
                    <w:lang w:val="en-CA"/>
                  </w:rPr>
                </w:pPr>
                <w:r w:rsidRPr="503AB6DF">
                  <w:rPr>
                    <w:rFonts w:ascii="Arial" w:hAnsi="Arial" w:cs="Arial"/>
                    <w:lang w:val="en-CA"/>
                  </w:rPr>
                  <w:t>Yes</w:t>
                </w:r>
              </w:p>
            </w:tc>
          </w:sdtContent>
        </w:sdt>
        <w:tc>
          <w:tcPr>
            <w:tcW w:w="1371" w:type="pct"/>
            <w:tcBorders>
              <w:left w:val="single" w:sz="4" w:space="0" w:color="A6A6A6" w:themeColor="background1" w:themeShade="A6"/>
              <w:right w:val="single" w:sz="4" w:space="0" w:color="A6A6A6" w:themeColor="background1" w:themeShade="A6"/>
            </w:tcBorders>
          </w:tcPr>
          <w:p w14:paraId="11E12CA1" w14:textId="1BBC3023" w:rsidR="001F0AFC" w:rsidRPr="008731B8" w:rsidRDefault="19D9878A" w:rsidP="00561B97">
            <w:pPr>
              <w:spacing w:after="200" w:line="240" w:lineRule="auto"/>
              <w:rPr>
                <w:rFonts w:ascii="Arial" w:hAnsi="Arial" w:cs="Arial"/>
                <w:lang w:val="en-CA"/>
              </w:rPr>
            </w:pPr>
            <w:r w:rsidRPr="2F505D02">
              <w:rPr>
                <w:rFonts w:ascii="Arial" w:eastAsia="Aptos Serif" w:hAnsi="Arial" w:cs="Arial"/>
                <w:color w:val="000000" w:themeColor="text1"/>
                <w:lang w:val="en-CA"/>
              </w:rPr>
              <w:t xml:space="preserve">Please refer to Annex C for </w:t>
            </w:r>
            <w:r w:rsidR="56979EE3" w:rsidRPr="2F505D02">
              <w:rPr>
                <w:rFonts w:ascii="Arial" w:eastAsia="Aptos Serif" w:hAnsi="Arial" w:cs="Arial"/>
                <w:color w:val="000000" w:themeColor="text1"/>
                <w:lang w:val="en-CA"/>
              </w:rPr>
              <w:t>the</w:t>
            </w:r>
            <w:r w:rsidR="7FAA711E" w:rsidRPr="2F505D02">
              <w:rPr>
                <w:rFonts w:ascii="Arial" w:eastAsia="Aptos Serif" w:hAnsi="Arial" w:cs="Arial"/>
                <w:color w:val="000000" w:themeColor="text1"/>
                <w:lang w:val="en-CA"/>
              </w:rPr>
              <w:t xml:space="preserve"> </w:t>
            </w:r>
            <w:r w:rsidR="003C0E63" w:rsidRPr="2F505D02">
              <w:rPr>
                <w:rFonts w:ascii="Arial" w:eastAsia="Aptos Serif" w:hAnsi="Arial" w:cs="Arial"/>
                <w:color w:val="000000" w:themeColor="text1"/>
                <w:lang w:val="en-CA"/>
              </w:rPr>
              <w:t>PNS</w:t>
            </w:r>
            <w:r w:rsidR="41F78BB8" w:rsidRPr="2F505D02">
              <w:rPr>
                <w:rFonts w:ascii="Arial" w:eastAsia="Aptos Serif" w:hAnsi="Arial" w:cs="Arial"/>
                <w:color w:val="000000" w:themeColor="text1"/>
                <w:lang w:val="en-CA"/>
              </w:rPr>
              <w:t>.</w:t>
            </w:r>
          </w:p>
        </w:tc>
        <w:tc>
          <w:tcPr>
            <w:tcW w:w="1937" w:type="pct"/>
            <w:tcBorders>
              <w:left w:val="single" w:sz="4" w:space="0" w:color="A6A6A6" w:themeColor="background1" w:themeShade="A6"/>
              <w:right w:val="single" w:sz="4" w:space="0" w:color="A6A6A6" w:themeColor="background1" w:themeShade="A6"/>
            </w:tcBorders>
          </w:tcPr>
          <w:p w14:paraId="5298A5C7" w14:textId="127591A6" w:rsidR="00FE0B84" w:rsidRDefault="00FE0B84" w:rsidP="00561B97">
            <w:pPr>
              <w:spacing w:after="200" w:line="240" w:lineRule="auto"/>
              <w:rPr>
                <w:rFonts w:ascii="Arial" w:hAnsi="Arial" w:cs="Arial"/>
                <w:lang w:val="en-CA"/>
              </w:rPr>
            </w:pPr>
            <w:r>
              <w:rPr>
                <w:rFonts w:ascii="Arial" w:hAnsi="Arial" w:cs="Arial"/>
                <w:lang w:val="en-CA"/>
              </w:rPr>
              <w:t>As EVA Chat logs are meant to be transitory, the right of access wi</w:t>
            </w:r>
            <w:r w:rsidR="006C6270">
              <w:rPr>
                <w:rFonts w:ascii="Arial" w:hAnsi="Arial" w:cs="Arial"/>
                <w:lang w:val="en-CA"/>
              </w:rPr>
              <w:t>ll</w:t>
            </w:r>
            <w:r>
              <w:rPr>
                <w:rFonts w:ascii="Arial" w:hAnsi="Arial" w:cs="Arial"/>
                <w:lang w:val="en-CA"/>
              </w:rPr>
              <w:t xml:space="preserve"> remai</w:t>
            </w:r>
            <w:r w:rsidR="000748BE">
              <w:rPr>
                <w:rFonts w:ascii="Arial" w:hAnsi="Arial" w:cs="Arial"/>
                <w:lang w:val="en-CA"/>
              </w:rPr>
              <w:t>n with the original data collected by the program</w:t>
            </w:r>
            <w:r w:rsidR="000A6186">
              <w:rPr>
                <w:rFonts w:ascii="Arial" w:hAnsi="Arial" w:cs="Arial"/>
                <w:lang w:val="en-CA"/>
              </w:rPr>
              <w:t xml:space="preserve">, unless the request specifically relates </w:t>
            </w:r>
            <w:r w:rsidR="00715C7B">
              <w:rPr>
                <w:rFonts w:ascii="Arial" w:hAnsi="Arial" w:cs="Arial"/>
                <w:lang w:val="en-CA"/>
              </w:rPr>
              <w:t>to the EVA Chat logs</w:t>
            </w:r>
            <w:r w:rsidR="000748BE">
              <w:rPr>
                <w:rFonts w:ascii="Arial" w:hAnsi="Arial" w:cs="Arial"/>
                <w:lang w:val="en-CA"/>
              </w:rPr>
              <w:t>.</w:t>
            </w:r>
          </w:p>
          <w:p w14:paraId="0679C793" w14:textId="09A599BE" w:rsidR="001F0AFC" w:rsidRPr="00172904" w:rsidRDefault="00CB6596" w:rsidP="00561B97">
            <w:pPr>
              <w:spacing w:after="200" w:line="240" w:lineRule="auto"/>
              <w:rPr>
                <w:rFonts w:ascii="Arial" w:hAnsi="Arial" w:cs="Arial"/>
                <w:lang w:val="en-CA"/>
              </w:rPr>
            </w:pPr>
            <w:r w:rsidRPr="00075D42">
              <w:rPr>
                <w:rFonts w:ascii="Arial" w:hAnsi="Arial" w:cs="Arial"/>
                <w:lang w:val="en-CA"/>
              </w:rPr>
              <w:t>No privacy risk or compliance issue identified.</w:t>
            </w:r>
          </w:p>
        </w:tc>
      </w:tr>
      <w:tr w:rsidR="00421EB8" w:rsidRPr="00172904" w14:paraId="4CEFF611" w14:textId="77777777" w:rsidTr="245FFBDD">
        <w:trPr>
          <w:trHeight w:val="295"/>
        </w:trPr>
        <w:tc>
          <w:tcPr>
            <w:tcW w:w="1047" w:type="pct"/>
            <w:tcBorders>
              <w:left w:val="single" w:sz="4" w:space="0" w:color="A6A6A6" w:themeColor="background1" w:themeShade="A6"/>
              <w:right w:val="single" w:sz="4" w:space="0" w:color="A6A6A6" w:themeColor="background1" w:themeShade="A6"/>
            </w:tcBorders>
          </w:tcPr>
          <w:p w14:paraId="177CDD0E" w14:textId="77777777" w:rsidR="00421EB8" w:rsidRPr="00172904" w:rsidRDefault="00421EB8" w:rsidP="00DF49EE">
            <w:pPr>
              <w:pStyle w:val="ListParagraph"/>
              <w:numPr>
                <w:ilvl w:val="0"/>
                <w:numId w:val="16"/>
              </w:numPr>
              <w:spacing w:after="200" w:line="240" w:lineRule="auto"/>
              <w:rPr>
                <w:rFonts w:ascii="Arial" w:hAnsi="Arial" w:cs="Arial"/>
              </w:rPr>
            </w:pPr>
            <w:r w:rsidRPr="00172904">
              <w:rPr>
                <w:rFonts w:ascii="Arial" w:hAnsi="Arial" w:cs="Arial"/>
              </w:rPr>
              <w:t xml:space="preserve">Has the privacy notice been adapted for verbal </w:t>
            </w:r>
            <w:r w:rsidRPr="00172904">
              <w:rPr>
                <w:rFonts w:ascii="Arial" w:hAnsi="Arial" w:cs="Arial"/>
              </w:rPr>
              <w:lastRenderedPageBreak/>
              <w:t xml:space="preserve">communication at the time of collection? </w:t>
            </w:r>
          </w:p>
        </w:tc>
        <w:sdt>
          <w:sdtPr>
            <w:rPr>
              <w:rFonts w:ascii="Arial" w:hAnsi="Arial" w:cs="Arial"/>
              <w:lang w:val="en-CA"/>
            </w:rPr>
            <w:id w:val="-1751269858"/>
            <w:placeholder>
              <w:docPart w:val="869738E02971468BB2FD0B911347D458"/>
            </w:placeholder>
            <w:dropDownList>
              <w:listItem w:value="Choose an item."/>
              <w:listItem w:displayText="Yes" w:value="Yes"/>
              <w:listItem w:displayText="No" w:value="No"/>
              <w:listItem w:displayText="N/A" w:value="N/A"/>
            </w:dropDownList>
          </w:sdtPr>
          <w:sdtEndPr/>
          <w:sdtContent>
            <w:tc>
              <w:tcPr>
                <w:tcW w:w="645" w:type="pct"/>
                <w:tcBorders>
                  <w:left w:val="single" w:sz="4" w:space="0" w:color="A6A6A6" w:themeColor="background1" w:themeShade="A6"/>
                  <w:right w:val="single" w:sz="4" w:space="0" w:color="A6A6A6" w:themeColor="background1" w:themeShade="A6"/>
                </w:tcBorders>
              </w:tcPr>
              <w:p w14:paraId="2C392CB7" w14:textId="1F00256E" w:rsidR="00421EB8" w:rsidRPr="00172904" w:rsidRDefault="27711467" w:rsidP="00561B97">
                <w:pPr>
                  <w:spacing w:after="200" w:line="240" w:lineRule="auto"/>
                  <w:rPr>
                    <w:rFonts w:ascii="Arial" w:hAnsi="Arial" w:cs="Arial"/>
                    <w:lang w:val="en-CA"/>
                  </w:rPr>
                </w:pPr>
                <w:r w:rsidRPr="44A32A20">
                  <w:rPr>
                    <w:rFonts w:ascii="Arial" w:hAnsi="Arial" w:cs="Arial"/>
                    <w:lang w:val="en-CA"/>
                  </w:rPr>
                  <w:t>Yes</w:t>
                </w:r>
              </w:p>
            </w:tc>
          </w:sdtContent>
        </w:sdt>
        <w:tc>
          <w:tcPr>
            <w:tcW w:w="1371" w:type="pct"/>
            <w:tcBorders>
              <w:left w:val="single" w:sz="4" w:space="0" w:color="A6A6A6" w:themeColor="background1" w:themeShade="A6"/>
              <w:right w:val="single" w:sz="4" w:space="0" w:color="A6A6A6" w:themeColor="background1" w:themeShade="A6"/>
            </w:tcBorders>
          </w:tcPr>
          <w:p w14:paraId="28753F06" w14:textId="7B8B04FA" w:rsidR="00421EB8" w:rsidRPr="00A80064" w:rsidRDefault="27711467" w:rsidP="00B84C95">
            <w:pPr>
              <w:spacing w:after="200" w:line="240" w:lineRule="auto"/>
              <w:rPr>
                <w:rFonts w:ascii="Arial" w:eastAsia="Aptos Serif" w:hAnsi="Arial" w:cs="Arial"/>
                <w:color w:val="000000" w:themeColor="text1"/>
                <w:lang w:val="en-CA"/>
              </w:rPr>
            </w:pPr>
            <w:r w:rsidRPr="00A80064">
              <w:rPr>
                <w:rFonts w:ascii="Arial" w:eastAsia="Aptos Serif" w:hAnsi="Arial" w:cs="Arial"/>
                <w:color w:val="000000" w:themeColor="text1"/>
                <w:lang w:val="en-CA"/>
              </w:rPr>
              <w:t>Please refer to Annex C for</w:t>
            </w:r>
            <w:r w:rsidR="00DC1BFD">
              <w:rPr>
                <w:rFonts w:ascii="Arial" w:eastAsia="Aptos Serif" w:hAnsi="Arial" w:cs="Arial"/>
                <w:color w:val="000000" w:themeColor="text1"/>
                <w:lang w:val="en-CA"/>
              </w:rPr>
              <w:t xml:space="preserve"> the</w:t>
            </w:r>
            <w:r w:rsidR="00C02CD3">
              <w:rPr>
                <w:rFonts w:ascii="Arial" w:eastAsia="Aptos Serif" w:hAnsi="Arial" w:cs="Arial"/>
                <w:color w:val="000000" w:themeColor="text1"/>
                <w:lang w:val="en-CA"/>
              </w:rPr>
              <w:t xml:space="preserve"> PNS</w:t>
            </w:r>
            <w:r w:rsidRPr="00A80064">
              <w:rPr>
                <w:rFonts w:ascii="Arial" w:eastAsia="Aptos Serif" w:hAnsi="Arial" w:cs="Arial"/>
                <w:color w:val="000000" w:themeColor="text1"/>
                <w:lang w:val="en-CA"/>
              </w:rPr>
              <w:t>.</w:t>
            </w:r>
          </w:p>
        </w:tc>
        <w:tc>
          <w:tcPr>
            <w:tcW w:w="1937" w:type="pct"/>
            <w:tcBorders>
              <w:left w:val="single" w:sz="4" w:space="0" w:color="A6A6A6" w:themeColor="background1" w:themeShade="A6"/>
              <w:right w:val="single" w:sz="4" w:space="0" w:color="A6A6A6" w:themeColor="background1" w:themeShade="A6"/>
            </w:tcBorders>
          </w:tcPr>
          <w:p w14:paraId="34FF9B27" w14:textId="6386D66F" w:rsidR="00421EB8" w:rsidRPr="00172904" w:rsidRDefault="003E1BB0" w:rsidP="00561B97">
            <w:pPr>
              <w:spacing w:after="200" w:line="240" w:lineRule="auto"/>
              <w:rPr>
                <w:rFonts w:ascii="Arial" w:hAnsi="Arial" w:cs="Arial"/>
                <w:lang w:val="en-CA"/>
              </w:rPr>
            </w:pPr>
            <w:r w:rsidRPr="00075D42">
              <w:rPr>
                <w:rFonts w:ascii="Arial" w:hAnsi="Arial" w:cs="Arial"/>
                <w:lang w:val="en-CA"/>
              </w:rPr>
              <w:t>No privacy risk or compliance issue identified.</w:t>
            </w:r>
          </w:p>
        </w:tc>
      </w:tr>
      <w:tr w:rsidR="00421EB8" w:rsidRPr="00172904" w14:paraId="3F543384" w14:textId="77777777" w:rsidTr="245FFBDD">
        <w:trPr>
          <w:trHeight w:val="295"/>
        </w:trPr>
        <w:tc>
          <w:tcPr>
            <w:tcW w:w="1047" w:type="pct"/>
            <w:tcBorders>
              <w:left w:val="single" w:sz="4" w:space="0" w:color="A6A6A6" w:themeColor="background1" w:themeShade="A6"/>
              <w:right w:val="single" w:sz="4" w:space="0" w:color="A6A6A6" w:themeColor="background1" w:themeShade="A6"/>
            </w:tcBorders>
          </w:tcPr>
          <w:p w14:paraId="2CBFCE48" w14:textId="77777777" w:rsidR="00421EB8" w:rsidRPr="00172904" w:rsidRDefault="00421EB8" w:rsidP="00DF49EE">
            <w:pPr>
              <w:pStyle w:val="ListParagraph"/>
              <w:numPr>
                <w:ilvl w:val="1"/>
                <w:numId w:val="16"/>
              </w:numPr>
              <w:spacing w:after="200" w:line="240" w:lineRule="auto"/>
              <w:rPr>
                <w:rFonts w:ascii="Arial" w:hAnsi="Arial" w:cs="Arial"/>
              </w:rPr>
            </w:pPr>
            <w:r w:rsidRPr="00172904">
              <w:rPr>
                <w:rFonts w:ascii="Arial" w:hAnsi="Arial" w:cs="Arial"/>
              </w:rPr>
              <w:t>If yes, has a text been developed?</w:t>
            </w:r>
          </w:p>
        </w:tc>
        <w:sdt>
          <w:sdtPr>
            <w:rPr>
              <w:rFonts w:ascii="Arial" w:hAnsi="Arial" w:cs="Arial"/>
              <w:lang w:val="en-CA"/>
            </w:rPr>
            <w:id w:val="-1724670637"/>
            <w:placeholder>
              <w:docPart w:val="3F7108E064C64B82812E089547A5E5E0"/>
            </w:placeholder>
            <w:dropDownList>
              <w:listItem w:value="Choose an item."/>
              <w:listItem w:displayText="Yes" w:value="Yes"/>
              <w:listItem w:displayText="No" w:value="No"/>
              <w:listItem w:displayText="N/A" w:value="N/A"/>
            </w:dropDownList>
          </w:sdtPr>
          <w:sdtEndPr/>
          <w:sdtContent>
            <w:tc>
              <w:tcPr>
                <w:tcW w:w="645" w:type="pct"/>
                <w:tcBorders>
                  <w:left w:val="single" w:sz="4" w:space="0" w:color="A6A6A6" w:themeColor="background1" w:themeShade="A6"/>
                  <w:right w:val="single" w:sz="4" w:space="0" w:color="A6A6A6" w:themeColor="background1" w:themeShade="A6"/>
                </w:tcBorders>
              </w:tcPr>
              <w:p w14:paraId="55596D68" w14:textId="47578235" w:rsidR="00421EB8" w:rsidRPr="00172904" w:rsidRDefault="238D6D6E" w:rsidP="00561B97">
                <w:pPr>
                  <w:spacing w:after="200" w:line="240" w:lineRule="auto"/>
                  <w:rPr>
                    <w:rFonts w:ascii="Arial" w:hAnsi="Arial" w:cs="Arial"/>
                  </w:rPr>
                </w:pPr>
                <w:r w:rsidRPr="44A32A20">
                  <w:rPr>
                    <w:rFonts w:ascii="Arial" w:hAnsi="Arial" w:cs="Arial"/>
                  </w:rPr>
                  <w:t>Yes</w:t>
                </w:r>
              </w:p>
            </w:tc>
          </w:sdtContent>
        </w:sdt>
        <w:tc>
          <w:tcPr>
            <w:tcW w:w="1371" w:type="pct"/>
            <w:tcBorders>
              <w:left w:val="single" w:sz="4" w:space="0" w:color="A6A6A6" w:themeColor="background1" w:themeShade="A6"/>
              <w:right w:val="single" w:sz="4" w:space="0" w:color="A6A6A6" w:themeColor="background1" w:themeShade="A6"/>
            </w:tcBorders>
          </w:tcPr>
          <w:p w14:paraId="62C71309" w14:textId="0D0771FF" w:rsidR="00421EB8" w:rsidRPr="007815E4" w:rsidRDefault="238D6D6E" w:rsidP="2B52707A">
            <w:pPr>
              <w:spacing w:after="200" w:line="240" w:lineRule="auto"/>
              <w:rPr>
                <w:rFonts w:ascii="Arial" w:hAnsi="Arial" w:cs="Arial"/>
                <w:lang w:val="en-CA"/>
              </w:rPr>
            </w:pPr>
            <w:r w:rsidRPr="00A80064">
              <w:rPr>
                <w:rFonts w:ascii="Arial" w:eastAsia="Aptos Serif" w:hAnsi="Arial" w:cs="Arial"/>
                <w:color w:val="000000" w:themeColor="text1"/>
                <w:lang w:val="en-CA"/>
              </w:rPr>
              <w:t xml:space="preserve">Please refer to Annex C for </w:t>
            </w:r>
            <w:r w:rsidR="00DC1BFD">
              <w:rPr>
                <w:rFonts w:ascii="Arial" w:eastAsia="Aptos Serif" w:hAnsi="Arial" w:cs="Arial"/>
                <w:color w:val="000000" w:themeColor="text1"/>
                <w:lang w:val="en-CA"/>
              </w:rPr>
              <w:t>the</w:t>
            </w:r>
            <w:r w:rsidR="00C02CD3">
              <w:rPr>
                <w:rFonts w:ascii="Arial" w:eastAsia="Aptos Serif" w:hAnsi="Arial" w:cs="Arial"/>
                <w:color w:val="000000" w:themeColor="text1"/>
                <w:lang w:val="en-CA"/>
              </w:rPr>
              <w:t xml:space="preserve"> PNS</w:t>
            </w:r>
            <w:r w:rsidRPr="00A80064">
              <w:rPr>
                <w:rFonts w:ascii="Arial" w:eastAsia="Aptos Serif" w:hAnsi="Arial" w:cs="Arial"/>
                <w:color w:val="000000" w:themeColor="text1"/>
                <w:lang w:val="en-CA"/>
              </w:rPr>
              <w:t>.</w:t>
            </w:r>
          </w:p>
        </w:tc>
        <w:tc>
          <w:tcPr>
            <w:tcW w:w="1937" w:type="pct"/>
            <w:tcBorders>
              <w:left w:val="single" w:sz="4" w:space="0" w:color="A6A6A6" w:themeColor="background1" w:themeShade="A6"/>
              <w:right w:val="single" w:sz="4" w:space="0" w:color="A6A6A6" w:themeColor="background1" w:themeShade="A6"/>
            </w:tcBorders>
          </w:tcPr>
          <w:p w14:paraId="0A321B76" w14:textId="2CDBE18B" w:rsidR="00421EB8" w:rsidRPr="00172904" w:rsidRDefault="003E1BB0" w:rsidP="00561B97">
            <w:pPr>
              <w:spacing w:after="200" w:line="240" w:lineRule="auto"/>
              <w:rPr>
                <w:rFonts w:ascii="Arial" w:hAnsi="Arial" w:cs="Arial"/>
                <w:lang w:val="en-CA"/>
              </w:rPr>
            </w:pPr>
            <w:r w:rsidRPr="00075D42">
              <w:rPr>
                <w:rFonts w:ascii="Arial" w:hAnsi="Arial" w:cs="Arial"/>
                <w:lang w:val="en-CA"/>
              </w:rPr>
              <w:t>No privacy risk or compliance issue identified.</w:t>
            </w:r>
          </w:p>
        </w:tc>
      </w:tr>
      <w:tr w:rsidR="00421EB8" w:rsidRPr="00172904" w14:paraId="67EFD7C2" w14:textId="77777777" w:rsidTr="245FFBDD">
        <w:trPr>
          <w:trHeight w:val="295"/>
        </w:trPr>
        <w:tc>
          <w:tcPr>
            <w:tcW w:w="1047" w:type="pct"/>
            <w:tcBorders>
              <w:left w:val="single" w:sz="4" w:space="0" w:color="A6A6A6" w:themeColor="background1" w:themeShade="A6"/>
              <w:right w:val="single" w:sz="4" w:space="0" w:color="A6A6A6" w:themeColor="background1" w:themeShade="A6"/>
            </w:tcBorders>
          </w:tcPr>
          <w:p w14:paraId="1C492AE5" w14:textId="77777777" w:rsidR="00421EB8" w:rsidRPr="00172904" w:rsidRDefault="00421EB8" w:rsidP="00DF49EE">
            <w:pPr>
              <w:pStyle w:val="ListParagraph"/>
              <w:numPr>
                <w:ilvl w:val="0"/>
                <w:numId w:val="16"/>
              </w:numPr>
              <w:spacing w:after="200" w:line="240" w:lineRule="auto"/>
              <w:rPr>
                <w:rFonts w:ascii="Arial" w:hAnsi="Arial" w:cs="Arial"/>
              </w:rPr>
            </w:pPr>
            <w:r w:rsidRPr="00172904">
              <w:rPr>
                <w:rFonts w:ascii="Arial" w:hAnsi="Arial" w:cs="Arial"/>
              </w:rPr>
              <w:t>Is the privacy notice available and consistent across all media and platforms of collection (that is, phone, paper and online)?</w:t>
            </w:r>
          </w:p>
        </w:tc>
        <w:sdt>
          <w:sdtPr>
            <w:rPr>
              <w:rFonts w:ascii="Arial" w:hAnsi="Arial" w:cs="Arial"/>
              <w:lang w:val="en-CA"/>
            </w:rPr>
            <w:id w:val="-1807852838"/>
            <w:placeholder>
              <w:docPart w:val="D35DF0E15EB14AE69AAB0BB1FBE256F0"/>
            </w:placeholder>
            <w:dropDownList>
              <w:listItem w:value="Choose an item."/>
              <w:listItem w:displayText="Yes" w:value="Yes"/>
              <w:listItem w:displayText="No" w:value="No"/>
              <w:listItem w:displayText="N/A" w:value="N/A"/>
            </w:dropDownList>
          </w:sdtPr>
          <w:sdtEndPr/>
          <w:sdtContent>
            <w:tc>
              <w:tcPr>
                <w:tcW w:w="645" w:type="pct"/>
                <w:tcBorders>
                  <w:left w:val="single" w:sz="4" w:space="0" w:color="A6A6A6" w:themeColor="background1" w:themeShade="A6"/>
                  <w:right w:val="single" w:sz="4" w:space="0" w:color="A6A6A6" w:themeColor="background1" w:themeShade="A6"/>
                </w:tcBorders>
              </w:tcPr>
              <w:p w14:paraId="3DFF41CC" w14:textId="44ED3CB6" w:rsidR="00421EB8" w:rsidRPr="00172904" w:rsidRDefault="0800F068" w:rsidP="47D7C777">
                <w:pPr>
                  <w:spacing w:after="200" w:line="240" w:lineRule="auto"/>
                  <w:rPr>
                    <w:rFonts w:ascii="Arial" w:hAnsi="Arial" w:cs="Arial"/>
                    <w:b/>
                    <w:bCs/>
                    <w:lang w:val="en-CA"/>
                  </w:rPr>
                </w:pPr>
                <w:r w:rsidRPr="47D7C777">
                  <w:rPr>
                    <w:rFonts w:ascii="Arial" w:hAnsi="Arial" w:cs="Arial"/>
                    <w:lang w:val="en-CA"/>
                  </w:rPr>
                  <w:t>N/A</w:t>
                </w:r>
              </w:p>
            </w:tc>
          </w:sdtContent>
        </w:sdt>
        <w:tc>
          <w:tcPr>
            <w:tcW w:w="1371" w:type="pct"/>
            <w:tcBorders>
              <w:left w:val="single" w:sz="4" w:space="0" w:color="A6A6A6" w:themeColor="background1" w:themeShade="A6"/>
              <w:right w:val="single" w:sz="4" w:space="0" w:color="A6A6A6" w:themeColor="background1" w:themeShade="A6"/>
            </w:tcBorders>
          </w:tcPr>
          <w:p w14:paraId="048C0834" w14:textId="0CD15F6B" w:rsidR="00421EB8" w:rsidRPr="00172904" w:rsidRDefault="348842AD" w:rsidP="062BCBB7">
            <w:pPr>
              <w:spacing w:after="200" w:line="240" w:lineRule="auto"/>
              <w:rPr>
                <w:rFonts w:ascii="Arial" w:hAnsi="Arial" w:cs="Arial"/>
                <w:lang w:val="en-CA"/>
              </w:rPr>
            </w:pPr>
            <w:r w:rsidRPr="062BCBB7">
              <w:rPr>
                <w:rFonts w:ascii="Arial" w:hAnsi="Arial" w:cs="Arial"/>
                <w:lang w:val="en-CA"/>
              </w:rPr>
              <w:t>N/A</w:t>
            </w:r>
          </w:p>
        </w:tc>
        <w:tc>
          <w:tcPr>
            <w:tcW w:w="1937" w:type="pct"/>
            <w:tcBorders>
              <w:left w:val="single" w:sz="4" w:space="0" w:color="A6A6A6" w:themeColor="background1" w:themeShade="A6"/>
              <w:right w:val="single" w:sz="4" w:space="0" w:color="A6A6A6" w:themeColor="background1" w:themeShade="A6"/>
            </w:tcBorders>
          </w:tcPr>
          <w:p w14:paraId="0B23653F" w14:textId="77821585" w:rsidR="00421EB8" w:rsidRPr="00172904" w:rsidRDefault="348842AD" w:rsidP="00561B97">
            <w:pPr>
              <w:spacing w:after="200" w:line="240" w:lineRule="auto"/>
              <w:rPr>
                <w:rFonts w:ascii="Arial" w:hAnsi="Arial" w:cs="Arial"/>
                <w:lang w:val="en-CA"/>
              </w:rPr>
            </w:pPr>
            <w:r w:rsidRPr="062BCBB7">
              <w:rPr>
                <w:rFonts w:ascii="Arial" w:hAnsi="Arial" w:cs="Arial"/>
                <w:lang w:val="en-CA"/>
              </w:rPr>
              <w:t>N/A</w:t>
            </w:r>
          </w:p>
        </w:tc>
      </w:tr>
      <w:tr w:rsidR="00421EB8" w:rsidRPr="00172904" w14:paraId="54598F00" w14:textId="77777777" w:rsidTr="245FFBDD">
        <w:trPr>
          <w:trHeight w:val="295"/>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7351E51" w14:textId="77777777" w:rsidR="00421EB8" w:rsidRPr="00172904" w:rsidRDefault="00421EB8" w:rsidP="00DF49EE">
            <w:pPr>
              <w:pStyle w:val="ListParagraph"/>
              <w:numPr>
                <w:ilvl w:val="0"/>
                <w:numId w:val="16"/>
              </w:numPr>
              <w:spacing w:after="200" w:line="240" w:lineRule="auto"/>
              <w:rPr>
                <w:rFonts w:ascii="Arial" w:hAnsi="Arial" w:cs="Arial"/>
              </w:rPr>
            </w:pPr>
            <w:r w:rsidRPr="00172904">
              <w:rPr>
                <w:rFonts w:ascii="Arial" w:hAnsi="Arial" w:cs="Arial"/>
              </w:rPr>
              <w:t>Is there a clearly defined and easy process for individuals to communicate with the appropriate individuals regarding the handling of their personal information?</w:t>
            </w:r>
          </w:p>
        </w:tc>
        <w:sdt>
          <w:sdtPr>
            <w:rPr>
              <w:rFonts w:ascii="Arial" w:hAnsi="Arial" w:cs="Arial"/>
              <w:lang w:val="en-CA"/>
            </w:rPr>
            <w:id w:val="-2006516228"/>
            <w:placeholder>
              <w:docPart w:val="F81404155C9441F3B2287BB9229DB982"/>
            </w:placeholder>
            <w:dropDownList>
              <w:listItem w:value="Choose an item."/>
              <w:listItem w:displayText="Yes" w:value="Yes"/>
              <w:listItem w:displayText="No" w:value="No"/>
              <w:listItem w:displayText="N/A" w:value="N/A"/>
            </w:dropDownList>
          </w:sdtPr>
          <w:sdtEndPr/>
          <w:sdtContent>
            <w:tc>
              <w:tcPr>
                <w:tcW w:w="645"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BD8F865" w14:textId="07A065E4" w:rsidR="00421EB8" w:rsidRPr="00172904" w:rsidRDefault="42CAD161" w:rsidP="00561B97">
                <w:pPr>
                  <w:spacing w:after="200" w:line="240" w:lineRule="auto"/>
                  <w:rPr>
                    <w:rFonts w:ascii="Arial" w:hAnsi="Arial" w:cs="Arial"/>
                    <w:lang w:val="en-CA"/>
                  </w:rPr>
                </w:pPr>
                <w:r w:rsidRPr="503AB6DF">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1A46042" w14:textId="77777777" w:rsidR="000C1034" w:rsidRPr="00A96430" w:rsidRDefault="000C1034">
            <w:pPr>
              <w:rPr>
                <w:rFonts w:ascii="Arial" w:hAnsi="Arial" w:cs="Arial"/>
              </w:rPr>
            </w:pPr>
            <w:r w:rsidRPr="00A96430">
              <w:rPr>
                <w:rFonts w:ascii="Arial" w:hAnsi="Arial" w:cs="Arial"/>
              </w:rPr>
              <w:t>EVA Chat users are clearly informed of their privacy rights and how to raise questions or concerns regarding the handling of personal information. This information is presented through:</w:t>
            </w:r>
          </w:p>
          <w:p w14:paraId="5A0D9BA4" w14:textId="77777777" w:rsidR="000C1034" w:rsidRPr="00A96430" w:rsidRDefault="000C1034" w:rsidP="000C1034">
            <w:pPr>
              <w:numPr>
                <w:ilvl w:val="0"/>
                <w:numId w:val="36"/>
              </w:numPr>
              <w:rPr>
                <w:rFonts w:ascii="Arial" w:hAnsi="Arial" w:cs="Arial"/>
                <w:szCs w:val="24"/>
                <w:lang w:val="en-CA"/>
              </w:rPr>
            </w:pPr>
            <w:r w:rsidRPr="00A96430">
              <w:rPr>
                <w:rFonts w:ascii="Arial" w:hAnsi="Arial" w:cs="Arial"/>
                <w:szCs w:val="24"/>
                <w:lang w:val="en-CA"/>
              </w:rPr>
              <w:t xml:space="preserve">The </w:t>
            </w:r>
            <w:r w:rsidRPr="00A96430">
              <w:rPr>
                <w:rFonts w:ascii="Arial" w:hAnsi="Arial" w:cs="Arial"/>
                <w:b/>
                <w:bCs/>
                <w:szCs w:val="24"/>
                <w:lang w:val="en-CA"/>
              </w:rPr>
              <w:t>Terms of Use</w:t>
            </w:r>
            <w:r w:rsidRPr="00A96430">
              <w:rPr>
                <w:rFonts w:ascii="Arial" w:hAnsi="Arial" w:cs="Arial"/>
                <w:szCs w:val="24"/>
                <w:lang w:val="en-CA"/>
              </w:rPr>
              <w:t xml:space="preserve"> and </w:t>
            </w:r>
            <w:r w:rsidRPr="00A96430">
              <w:rPr>
                <w:rFonts w:ascii="Arial" w:hAnsi="Arial" w:cs="Arial"/>
                <w:b/>
                <w:bCs/>
                <w:szCs w:val="24"/>
                <w:lang w:val="en-CA"/>
              </w:rPr>
              <w:t>Privacy Notice Statement</w:t>
            </w:r>
            <w:r w:rsidRPr="00A96430">
              <w:rPr>
                <w:rFonts w:ascii="Arial" w:hAnsi="Arial" w:cs="Arial"/>
                <w:szCs w:val="24"/>
                <w:lang w:val="en-CA"/>
              </w:rPr>
              <w:t xml:space="preserve"> (Annex C), which are presented upon registration and re-confirmed at the beginning of each session;</w:t>
            </w:r>
          </w:p>
          <w:p w14:paraId="5718D059" w14:textId="77777777" w:rsidR="000C1034" w:rsidRPr="00A96430" w:rsidRDefault="000C1034" w:rsidP="000C1034">
            <w:pPr>
              <w:numPr>
                <w:ilvl w:val="0"/>
                <w:numId w:val="36"/>
              </w:numPr>
              <w:rPr>
                <w:rFonts w:ascii="Arial" w:hAnsi="Arial" w:cs="Arial"/>
                <w:szCs w:val="24"/>
                <w:lang w:val="en-CA"/>
              </w:rPr>
            </w:pPr>
            <w:r w:rsidRPr="00A96430">
              <w:rPr>
                <w:rFonts w:ascii="Arial" w:hAnsi="Arial" w:cs="Arial"/>
                <w:szCs w:val="24"/>
                <w:lang w:val="en-CA"/>
              </w:rPr>
              <w:t xml:space="preserve">The </w:t>
            </w:r>
            <w:r w:rsidRPr="00A96430">
              <w:rPr>
                <w:rFonts w:ascii="Arial" w:hAnsi="Arial" w:cs="Arial"/>
                <w:b/>
                <w:bCs/>
                <w:szCs w:val="24"/>
                <w:lang w:val="en-CA"/>
              </w:rPr>
              <w:t>ESDC website</w:t>
            </w:r>
            <w:r w:rsidRPr="00A96430">
              <w:rPr>
                <w:rFonts w:ascii="Arial" w:hAnsi="Arial" w:cs="Arial"/>
                <w:szCs w:val="24"/>
                <w:lang w:val="en-CA"/>
              </w:rPr>
              <w:t xml:space="preserve">, which outlines how personal information is managed, references the relevant Personal Information Banks (PIBs) published in Info Source, and provides the contact information for the </w:t>
            </w:r>
            <w:r w:rsidRPr="00A96430">
              <w:rPr>
                <w:rFonts w:ascii="Arial" w:hAnsi="Arial" w:cs="Arial"/>
                <w:b/>
                <w:bCs/>
                <w:szCs w:val="24"/>
                <w:lang w:val="en-CA"/>
              </w:rPr>
              <w:t>Access to Information and Privacy (ATIP) Coordinator</w:t>
            </w:r>
            <w:r w:rsidRPr="00A96430">
              <w:rPr>
                <w:rFonts w:ascii="Arial" w:hAnsi="Arial" w:cs="Arial"/>
                <w:szCs w:val="24"/>
                <w:lang w:val="en-CA"/>
              </w:rPr>
              <w:t>.</w:t>
            </w:r>
          </w:p>
          <w:p w14:paraId="6DFDC424" w14:textId="77777777" w:rsidR="000C1034" w:rsidRPr="00A96430" w:rsidRDefault="000C1034">
            <w:pPr>
              <w:rPr>
                <w:rFonts w:ascii="Arial" w:hAnsi="Arial" w:cs="Arial"/>
                <w:szCs w:val="24"/>
                <w:lang w:val="en-CA"/>
              </w:rPr>
            </w:pPr>
            <w:r w:rsidRPr="00A96430">
              <w:rPr>
                <w:rFonts w:ascii="Arial" w:hAnsi="Arial" w:cs="Arial"/>
                <w:szCs w:val="24"/>
                <w:lang w:val="en-CA"/>
              </w:rPr>
              <w:t xml:space="preserve">If an individual wishes to inquire further or file a complaint regarding the handling of personal </w:t>
            </w:r>
            <w:r w:rsidRPr="00A96430">
              <w:rPr>
                <w:rFonts w:ascii="Arial" w:hAnsi="Arial" w:cs="Arial"/>
                <w:szCs w:val="24"/>
                <w:lang w:val="en-CA"/>
              </w:rPr>
              <w:lastRenderedPageBreak/>
              <w:t>information in EVA Chat, they are directed to ESDC’s ATIP office through the process defined on the official website.</w:t>
            </w:r>
          </w:p>
          <w:p w14:paraId="1A58D7B4" w14:textId="2A773070" w:rsidR="000C1034" w:rsidRPr="00A96430" w:rsidRDefault="000C1034">
            <w:pPr>
              <w:rPr>
                <w:rFonts w:ascii="Arial" w:hAnsi="Arial" w:cs="Arial"/>
                <w:szCs w:val="24"/>
                <w:lang w:val="en-CA"/>
              </w:rPr>
            </w:pPr>
            <w:r w:rsidRPr="00A96430">
              <w:rPr>
                <w:rFonts w:ascii="Arial" w:hAnsi="Arial" w:cs="Arial"/>
                <w:szCs w:val="24"/>
                <w:lang w:val="en-CA"/>
              </w:rPr>
              <w:t xml:space="preserve">Although </w:t>
            </w:r>
            <w:r w:rsidRPr="00A96430">
              <w:rPr>
                <w:rFonts w:ascii="Arial" w:hAnsi="Arial" w:cs="Arial"/>
                <w:b/>
                <w:bCs/>
                <w:szCs w:val="24"/>
                <w:lang w:val="en-CA"/>
              </w:rPr>
              <w:t>EVA Chat is not currently used to make administrative decisions</w:t>
            </w:r>
            <w:r w:rsidRPr="00A96430">
              <w:rPr>
                <w:rFonts w:ascii="Arial" w:hAnsi="Arial" w:cs="Arial"/>
                <w:szCs w:val="24"/>
                <w:lang w:val="en-CA"/>
              </w:rPr>
              <w:t xml:space="preserve">, ESDC recognizes the importance of </w:t>
            </w:r>
            <w:r w:rsidRPr="00A96430">
              <w:rPr>
                <w:rFonts w:ascii="Arial" w:hAnsi="Arial" w:cs="Arial"/>
                <w:b/>
                <w:bCs/>
                <w:szCs w:val="24"/>
                <w:lang w:val="en-CA"/>
              </w:rPr>
              <w:t>proactive transparency</w:t>
            </w:r>
            <w:r w:rsidRPr="00A96430">
              <w:rPr>
                <w:rFonts w:ascii="Arial" w:hAnsi="Arial" w:cs="Arial"/>
                <w:szCs w:val="24"/>
                <w:lang w:val="en-CA"/>
              </w:rPr>
              <w:t xml:space="preserve"> when using generative AI. In line with guidance from the </w:t>
            </w:r>
            <w:r w:rsidRPr="00A96430">
              <w:rPr>
                <w:rFonts w:ascii="Arial" w:hAnsi="Arial" w:cs="Arial"/>
                <w:b/>
                <w:bCs/>
                <w:szCs w:val="24"/>
                <w:lang w:val="en-CA"/>
              </w:rPr>
              <w:t>Office of the Privacy Commissioner of Canada</w:t>
            </w:r>
            <w:r w:rsidRPr="00A96430">
              <w:rPr>
                <w:rFonts w:ascii="Arial" w:hAnsi="Arial" w:cs="Arial"/>
                <w:szCs w:val="24"/>
                <w:lang w:val="en-CA"/>
              </w:rPr>
              <w:t>, ESDC and IITB commit to clearly communicating:</w:t>
            </w:r>
          </w:p>
          <w:p w14:paraId="5D57D713" w14:textId="77777777" w:rsidR="000C1034" w:rsidRPr="00A96430" w:rsidRDefault="000C1034" w:rsidP="000C1034">
            <w:pPr>
              <w:numPr>
                <w:ilvl w:val="0"/>
                <w:numId w:val="37"/>
              </w:numPr>
              <w:rPr>
                <w:rFonts w:ascii="Arial" w:hAnsi="Arial" w:cs="Arial"/>
                <w:szCs w:val="24"/>
                <w:lang w:val="en-CA"/>
              </w:rPr>
            </w:pPr>
            <w:r w:rsidRPr="00A96430">
              <w:rPr>
                <w:rFonts w:ascii="Arial" w:hAnsi="Arial" w:cs="Arial"/>
                <w:szCs w:val="24"/>
                <w:lang w:val="en-CA"/>
              </w:rPr>
              <w:t xml:space="preserve">Whether and how EVA Chat is used in any program area to </w:t>
            </w:r>
            <w:r w:rsidRPr="00A96430">
              <w:rPr>
                <w:rFonts w:ascii="Arial" w:hAnsi="Arial" w:cs="Arial"/>
                <w:b/>
                <w:bCs/>
                <w:szCs w:val="24"/>
                <w:lang w:val="en-CA"/>
              </w:rPr>
              <w:t>assist</w:t>
            </w:r>
            <w:r w:rsidRPr="00A96430">
              <w:rPr>
                <w:rFonts w:ascii="Arial" w:hAnsi="Arial" w:cs="Arial"/>
                <w:szCs w:val="24"/>
                <w:lang w:val="en-CA"/>
              </w:rPr>
              <w:t xml:space="preserve"> in decision-making processes;</w:t>
            </w:r>
          </w:p>
          <w:p w14:paraId="0DE2E712" w14:textId="77777777" w:rsidR="000C1034" w:rsidRPr="00A96430" w:rsidRDefault="000C1034" w:rsidP="000C1034">
            <w:pPr>
              <w:numPr>
                <w:ilvl w:val="0"/>
                <w:numId w:val="37"/>
              </w:numPr>
              <w:rPr>
                <w:rFonts w:ascii="Arial" w:hAnsi="Arial" w:cs="Arial"/>
                <w:szCs w:val="24"/>
                <w:lang w:val="en-CA"/>
              </w:rPr>
            </w:pPr>
            <w:r w:rsidRPr="00A96430">
              <w:rPr>
                <w:rFonts w:ascii="Arial" w:hAnsi="Arial" w:cs="Arial"/>
                <w:szCs w:val="24"/>
                <w:lang w:val="en-CA"/>
              </w:rPr>
              <w:t xml:space="preserve">That </w:t>
            </w:r>
            <w:r w:rsidRPr="00A96430">
              <w:rPr>
                <w:rFonts w:ascii="Arial" w:hAnsi="Arial" w:cs="Arial"/>
                <w:b/>
                <w:bCs/>
                <w:szCs w:val="24"/>
                <w:lang w:val="en-CA"/>
              </w:rPr>
              <w:t>outputs must not be used</w:t>
            </w:r>
            <w:r w:rsidRPr="00A96430">
              <w:rPr>
                <w:rFonts w:ascii="Arial" w:hAnsi="Arial" w:cs="Arial"/>
                <w:szCs w:val="24"/>
                <w:lang w:val="en-CA"/>
              </w:rPr>
              <w:t xml:space="preserve"> as the sole basis for a decision affecting individuals;</w:t>
            </w:r>
          </w:p>
          <w:p w14:paraId="54C757FB" w14:textId="77777777" w:rsidR="000C1034" w:rsidRPr="00A96430" w:rsidRDefault="000C1034" w:rsidP="000C1034">
            <w:pPr>
              <w:numPr>
                <w:ilvl w:val="0"/>
                <w:numId w:val="37"/>
              </w:numPr>
              <w:rPr>
                <w:rFonts w:ascii="Arial" w:hAnsi="Arial" w:cs="Arial"/>
                <w:szCs w:val="24"/>
                <w:lang w:val="en-CA"/>
              </w:rPr>
            </w:pPr>
            <w:r w:rsidRPr="00A96430">
              <w:rPr>
                <w:rFonts w:ascii="Arial" w:hAnsi="Arial" w:cs="Arial"/>
                <w:szCs w:val="24"/>
                <w:lang w:val="en-CA"/>
              </w:rPr>
              <w:t xml:space="preserve">What </w:t>
            </w:r>
            <w:r w:rsidRPr="00A96430">
              <w:rPr>
                <w:rFonts w:ascii="Arial" w:hAnsi="Arial" w:cs="Arial"/>
                <w:b/>
                <w:bCs/>
                <w:szCs w:val="24"/>
                <w:lang w:val="en-CA"/>
              </w:rPr>
              <w:t>safeguards and human review mechanisms</w:t>
            </w:r>
            <w:r w:rsidRPr="00A96430">
              <w:rPr>
                <w:rFonts w:ascii="Arial" w:hAnsi="Arial" w:cs="Arial"/>
                <w:szCs w:val="24"/>
                <w:lang w:val="en-CA"/>
              </w:rPr>
              <w:t xml:space="preserve"> are required before such outputs are used operationally;</w:t>
            </w:r>
          </w:p>
          <w:p w14:paraId="7E872C18" w14:textId="77777777" w:rsidR="000C1034" w:rsidRPr="00A96430" w:rsidRDefault="000C1034" w:rsidP="000C1034">
            <w:pPr>
              <w:numPr>
                <w:ilvl w:val="0"/>
                <w:numId w:val="37"/>
              </w:numPr>
              <w:rPr>
                <w:rFonts w:ascii="Arial" w:hAnsi="Arial" w:cs="Arial"/>
                <w:szCs w:val="24"/>
                <w:lang w:val="en-CA"/>
              </w:rPr>
            </w:pPr>
            <w:r w:rsidRPr="00A96430">
              <w:rPr>
                <w:rFonts w:ascii="Arial" w:hAnsi="Arial" w:cs="Arial"/>
                <w:szCs w:val="24"/>
                <w:lang w:val="en-CA"/>
              </w:rPr>
              <w:t xml:space="preserve">What </w:t>
            </w:r>
            <w:r w:rsidRPr="00A96430">
              <w:rPr>
                <w:rFonts w:ascii="Arial" w:hAnsi="Arial" w:cs="Arial"/>
                <w:b/>
                <w:bCs/>
                <w:szCs w:val="24"/>
                <w:lang w:val="en-CA"/>
              </w:rPr>
              <w:t>recourse mechanisms</w:t>
            </w:r>
            <w:r w:rsidRPr="00A96430">
              <w:rPr>
                <w:rFonts w:ascii="Arial" w:hAnsi="Arial" w:cs="Arial"/>
                <w:szCs w:val="24"/>
                <w:lang w:val="en-CA"/>
              </w:rPr>
              <w:t xml:space="preserve"> are available to individuals affected by any such use;</w:t>
            </w:r>
          </w:p>
          <w:p w14:paraId="22B394D9" w14:textId="77777777" w:rsidR="000C1034" w:rsidRPr="00A96430" w:rsidRDefault="000C1034" w:rsidP="000C1034">
            <w:pPr>
              <w:numPr>
                <w:ilvl w:val="0"/>
                <w:numId w:val="37"/>
              </w:numPr>
              <w:rPr>
                <w:rFonts w:ascii="Arial" w:hAnsi="Arial" w:cs="Arial"/>
                <w:szCs w:val="24"/>
                <w:lang w:val="en-CA"/>
              </w:rPr>
            </w:pPr>
            <w:r w:rsidRPr="00A96430">
              <w:rPr>
                <w:rFonts w:ascii="Arial" w:hAnsi="Arial" w:cs="Arial"/>
                <w:szCs w:val="24"/>
                <w:lang w:val="en-CA"/>
              </w:rPr>
              <w:t xml:space="preserve">A </w:t>
            </w:r>
            <w:r w:rsidRPr="00A96430">
              <w:rPr>
                <w:rFonts w:ascii="Arial" w:hAnsi="Arial" w:cs="Arial"/>
                <w:b/>
                <w:bCs/>
                <w:szCs w:val="24"/>
                <w:lang w:val="en-CA"/>
              </w:rPr>
              <w:t>plain-language overview</w:t>
            </w:r>
            <w:r w:rsidRPr="00A96430">
              <w:rPr>
                <w:rFonts w:ascii="Arial" w:hAnsi="Arial" w:cs="Arial"/>
                <w:szCs w:val="24"/>
                <w:lang w:val="en-CA"/>
              </w:rPr>
              <w:t xml:space="preserve"> of how EVA Chat functions (i.e., how it generates responses, the limitations of large language models, and the importance of validating output).</w:t>
            </w:r>
          </w:p>
          <w:p w14:paraId="5DBE14FA" w14:textId="57B98D5C" w:rsidR="001650C5" w:rsidRPr="000C1034" w:rsidRDefault="000C1034" w:rsidP="00561B97">
            <w:pPr>
              <w:rPr>
                <w:rFonts w:ascii="Arial" w:hAnsi="Arial" w:cs="Arial"/>
                <w:szCs w:val="24"/>
                <w:lang w:val="en-CA"/>
              </w:rPr>
            </w:pPr>
            <w:r w:rsidRPr="00A96430">
              <w:rPr>
                <w:rFonts w:ascii="Arial" w:hAnsi="Arial" w:cs="Arial"/>
                <w:szCs w:val="24"/>
                <w:lang w:val="en-CA"/>
              </w:rPr>
              <w:lastRenderedPageBreak/>
              <w:t>IITB, as the provider of the tool, will ensure that these explanations are accessible to program authorities and end users. Guidance, disclaimers, and system documentation will be updated as the use of EVA Chat evolves.</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1E7353D" w14:textId="77777777" w:rsidR="00A74750" w:rsidRDefault="00A74750" w:rsidP="00A74750">
            <w:pPr>
              <w:spacing w:after="200" w:line="240" w:lineRule="auto"/>
              <w:rPr>
                <w:rFonts w:ascii="Arial" w:hAnsi="Arial" w:cs="Arial"/>
                <w:lang w:val="en-CA"/>
              </w:rPr>
            </w:pPr>
            <w:r w:rsidRPr="245FFBDD">
              <w:rPr>
                <w:rFonts w:ascii="Arial" w:hAnsi="Arial" w:cs="Arial"/>
                <w:lang w:val="en-CA"/>
              </w:rPr>
              <w:lastRenderedPageBreak/>
              <w:t xml:space="preserve">As per the OPC’s </w:t>
            </w:r>
            <w:r w:rsidRPr="245FFBDD">
              <w:rPr>
                <w:rFonts w:ascii="Arial" w:hAnsi="Arial" w:cs="Arial"/>
                <w:i/>
                <w:iCs/>
                <w:lang w:val="en-CA"/>
              </w:rPr>
              <w:t>Principles for responsible, trustworthy and privacy-protective generative AI technologies “</w:t>
            </w:r>
            <w:r w:rsidRPr="245FFBDD">
              <w:rPr>
                <w:rFonts w:ascii="Arial" w:hAnsi="Arial" w:cs="Arial"/>
                <w:lang w:val="en-CA"/>
              </w:rPr>
              <w:t>All parties should:…Inform individuals what, how, when, and why personal information is collected, used or disclosed throughout any stage of the generative AI system’s lifecycle (including development, training and operation) for which the party is responsible.”</w:t>
            </w:r>
          </w:p>
          <w:p w14:paraId="6DF217F6" w14:textId="77777777" w:rsidR="00A74750" w:rsidRPr="00B9228C" w:rsidRDefault="00A74750" w:rsidP="00A74750">
            <w:pPr>
              <w:spacing w:after="200" w:line="240" w:lineRule="auto"/>
              <w:rPr>
                <w:rFonts w:ascii="Arial" w:hAnsi="Arial" w:cs="Arial"/>
                <w:b/>
                <w:bCs/>
                <w:lang w:val="en-CA"/>
              </w:rPr>
            </w:pPr>
            <w:r w:rsidRPr="00B9228C">
              <w:rPr>
                <w:rFonts w:ascii="Arial" w:hAnsi="Arial" w:cs="Arial"/>
                <w:b/>
                <w:bCs/>
                <w:lang w:val="en-CA"/>
              </w:rPr>
              <w:t>As AI</w:t>
            </w:r>
            <w:r>
              <w:rPr>
                <w:rFonts w:ascii="Arial" w:hAnsi="Arial" w:cs="Arial"/>
                <w:b/>
                <w:bCs/>
                <w:lang w:val="en-CA"/>
              </w:rPr>
              <w:t>, and generative AI in particular,</w:t>
            </w:r>
            <w:r w:rsidRPr="00B9228C">
              <w:rPr>
                <w:rFonts w:ascii="Arial" w:hAnsi="Arial" w:cs="Arial"/>
                <w:b/>
                <w:bCs/>
                <w:lang w:val="en-CA"/>
              </w:rPr>
              <w:t xml:space="preserve"> is a new</w:t>
            </w:r>
            <w:r>
              <w:rPr>
                <w:rFonts w:ascii="Arial" w:hAnsi="Arial" w:cs="Arial"/>
                <w:b/>
                <w:bCs/>
                <w:lang w:val="en-CA"/>
              </w:rPr>
              <w:t>er</w:t>
            </w:r>
            <w:r w:rsidRPr="00B9228C">
              <w:rPr>
                <w:rFonts w:ascii="Arial" w:hAnsi="Arial" w:cs="Arial"/>
                <w:b/>
                <w:bCs/>
                <w:lang w:val="en-CA"/>
              </w:rPr>
              <w:t xml:space="preserve"> technology which is being integrated into ESDC services and operations, Canadians may have questions about where</w:t>
            </w:r>
            <w:r>
              <w:rPr>
                <w:rFonts w:ascii="Arial" w:hAnsi="Arial" w:cs="Arial"/>
                <w:b/>
                <w:bCs/>
                <w:lang w:val="en-CA"/>
              </w:rPr>
              <w:t xml:space="preserve">, </w:t>
            </w:r>
            <w:r w:rsidRPr="00B9228C">
              <w:rPr>
                <w:rFonts w:ascii="Arial" w:hAnsi="Arial" w:cs="Arial"/>
                <w:b/>
                <w:bCs/>
                <w:lang w:val="en-CA"/>
              </w:rPr>
              <w:t>how</w:t>
            </w:r>
            <w:r>
              <w:rPr>
                <w:rFonts w:ascii="Arial" w:hAnsi="Arial" w:cs="Arial"/>
                <w:b/>
                <w:bCs/>
                <w:lang w:val="en-CA"/>
              </w:rPr>
              <w:t xml:space="preserve"> and for what purpose</w:t>
            </w:r>
            <w:r w:rsidRPr="00B9228C">
              <w:rPr>
                <w:rFonts w:ascii="Arial" w:hAnsi="Arial" w:cs="Arial"/>
                <w:b/>
                <w:bCs/>
                <w:lang w:val="en-CA"/>
              </w:rPr>
              <w:t xml:space="preserve"> their personal information is being used</w:t>
            </w:r>
            <w:r>
              <w:rPr>
                <w:rFonts w:ascii="Arial" w:hAnsi="Arial" w:cs="Arial"/>
                <w:b/>
                <w:bCs/>
                <w:lang w:val="en-CA"/>
              </w:rPr>
              <w:t>, handled and stored</w:t>
            </w:r>
            <w:r w:rsidRPr="00B9228C">
              <w:rPr>
                <w:rFonts w:ascii="Arial" w:hAnsi="Arial" w:cs="Arial"/>
                <w:b/>
                <w:bCs/>
                <w:lang w:val="en-CA"/>
              </w:rPr>
              <w:t xml:space="preserve"> with AI, including EVA Chat. PMD advises IITB to work with PASRB on reactive lines to respond to potential queries from Canadians with regards to the handling of personal information in EVA Chat.</w:t>
            </w:r>
          </w:p>
          <w:p w14:paraId="6037B64D" w14:textId="682A458C" w:rsidR="00421EB8" w:rsidRPr="00172904" w:rsidRDefault="00421EB8" w:rsidP="00561B97">
            <w:pPr>
              <w:spacing w:after="200" w:line="240" w:lineRule="auto"/>
              <w:rPr>
                <w:rFonts w:ascii="Arial" w:hAnsi="Arial" w:cs="Arial"/>
                <w:lang w:val="en-CA"/>
              </w:rPr>
            </w:pPr>
          </w:p>
        </w:tc>
      </w:tr>
      <w:tr w:rsidR="00421EB8" w:rsidRPr="00172904" w14:paraId="013BE22E" w14:textId="77777777" w:rsidTr="245FFBDD">
        <w:trPr>
          <w:trHeight w:val="295"/>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ACFC37A" w14:textId="77777777" w:rsidR="00421EB8" w:rsidRPr="00172904" w:rsidRDefault="00421EB8" w:rsidP="00DF49EE">
            <w:pPr>
              <w:pStyle w:val="ListParagraph"/>
              <w:numPr>
                <w:ilvl w:val="0"/>
                <w:numId w:val="16"/>
              </w:numPr>
              <w:spacing w:after="200" w:line="240" w:lineRule="auto"/>
              <w:rPr>
                <w:rFonts w:ascii="Arial" w:hAnsi="Arial" w:cs="Arial"/>
              </w:rPr>
            </w:pPr>
            <w:r w:rsidRPr="00172904">
              <w:rPr>
                <w:rFonts w:ascii="Arial" w:hAnsi="Arial" w:cs="Arial"/>
              </w:rPr>
              <w:lastRenderedPageBreak/>
              <w:t>Is there a communications plan to explain to the public how personal information will be handled and protected?</w:t>
            </w:r>
          </w:p>
        </w:tc>
        <w:sdt>
          <w:sdtPr>
            <w:rPr>
              <w:rFonts w:ascii="Arial" w:hAnsi="Arial" w:cs="Arial"/>
              <w:lang w:val="en-CA"/>
            </w:rPr>
            <w:id w:val="1177614001"/>
            <w:placeholder>
              <w:docPart w:val="8E0B94C3857744F6914995D627BFFAD3"/>
            </w:placeholder>
            <w:dropDownList>
              <w:listItem w:value="Choose an item."/>
              <w:listItem w:displayText="Yes" w:value="Yes"/>
              <w:listItem w:displayText="No" w:value="No"/>
              <w:listItem w:displayText="N/A" w:value="N/A"/>
            </w:dropDownList>
          </w:sdtPr>
          <w:sdtEndPr/>
          <w:sdtContent>
            <w:tc>
              <w:tcPr>
                <w:tcW w:w="645"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F8AD5F1" w14:textId="1F46B75D" w:rsidR="00421EB8" w:rsidRPr="00172904" w:rsidRDefault="001078CA" w:rsidP="00561B97">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C7A6B6A" w14:textId="04D0225D" w:rsidR="00612654" w:rsidRDefault="00612654" w:rsidP="00561B97">
            <w:pPr>
              <w:rPr>
                <w:rFonts w:ascii="Arial" w:hAnsi="Arial" w:cs="Arial"/>
              </w:rPr>
            </w:pPr>
            <w:r w:rsidRPr="001C1F69">
              <w:rPr>
                <w:rFonts w:ascii="Arial" w:hAnsi="Arial" w:cs="Arial"/>
              </w:rPr>
              <w:t xml:space="preserve">ESDC readily makes information available to the public about the departmental policies and practices relating to the management of personal information on its website. </w:t>
            </w:r>
          </w:p>
          <w:p w14:paraId="74FF8CDC" w14:textId="59E24525" w:rsidR="00612654" w:rsidRPr="001C1F69" w:rsidRDefault="00612654" w:rsidP="00561B97">
            <w:pPr>
              <w:rPr>
                <w:rFonts w:ascii="Arial" w:hAnsi="Arial" w:cs="Arial"/>
              </w:rPr>
            </w:pPr>
            <w:r w:rsidRPr="001C1F69">
              <w:rPr>
                <w:rFonts w:ascii="Arial" w:hAnsi="Arial" w:cs="Arial"/>
              </w:rPr>
              <w:t>This information is made available in a form that is easily understood (</w:t>
            </w:r>
            <w:r>
              <w:rPr>
                <w:rFonts w:ascii="Arial" w:hAnsi="Arial" w:cs="Arial"/>
              </w:rPr>
              <w:t xml:space="preserve">such as </w:t>
            </w:r>
            <w:r w:rsidRPr="001C1F69">
              <w:rPr>
                <w:rFonts w:ascii="Arial" w:hAnsi="Arial" w:cs="Arial"/>
              </w:rPr>
              <w:t>Privacy Notice Statements, PIBs, etc.). The information made available includes:</w:t>
            </w:r>
            <w:r>
              <w:rPr>
                <w:rFonts w:ascii="Arial" w:hAnsi="Arial" w:cs="Arial"/>
              </w:rPr>
              <w:t xml:space="preserve"> </w:t>
            </w:r>
            <w:r w:rsidRPr="001C1F69">
              <w:rPr>
                <w:rFonts w:ascii="Arial" w:hAnsi="Arial" w:cs="Arial"/>
              </w:rPr>
              <w:t xml:space="preserve">the means of gaining access to and correcting personal information, a description of the type of personal information held, including an account of its collection, use and disclosure; and online links to other webpages that explain the policies and procedures surrounding the use of personal information. </w:t>
            </w:r>
          </w:p>
          <w:p w14:paraId="42D5CB67" w14:textId="77777777" w:rsidR="00421EB8" w:rsidRDefault="00612654" w:rsidP="00561B97">
            <w:pPr>
              <w:rPr>
                <w:rFonts w:ascii="Arial" w:hAnsi="Arial" w:cs="Arial"/>
              </w:rPr>
            </w:pPr>
            <w:r w:rsidRPr="001C1F69">
              <w:rPr>
                <w:rFonts w:ascii="Arial" w:hAnsi="Arial" w:cs="Arial"/>
              </w:rPr>
              <w:t xml:space="preserve">Individuals wishing to access information about the </w:t>
            </w:r>
            <w:r>
              <w:rPr>
                <w:rFonts w:ascii="Arial" w:hAnsi="Arial" w:cs="Arial"/>
              </w:rPr>
              <w:t xml:space="preserve">handling and protection </w:t>
            </w:r>
            <w:r w:rsidRPr="001C1F69">
              <w:rPr>
                <w:rFonts w:ascii="Arial" w:hAnsi="Arial" w:cs="Arial"/>
              </w:rPr>
              <w:t xml:space="preserve">of personal information by ESDC, along with the policies and practices, may submit an </w:t>
            </w:r>
            <w:r w:rsidRPr="001C1F69">
              <w:rPr>
                <w:rFonts w:ascii="Arial" w:hAnsi="Arial" w:cs="Arial"/>
                <w:i/>
                <w:iCs/>
              </w:rPr>
              <w:t xml:space="preserve">Access to Information Act </w:t>
            </w:r>
            <w:r w:rsidRPr="001C1F69">
              <w:rPr>
                <w:rFonts w:ascii="Arial" w:hAnsi="Arial" w:cs="Arial"/>
              </w:rPr>
              <w:t xml:space="preserve">or </w:t>
            </w:r>
            <w:r w:rsidRPr="001C1F69">
              <w:rPr>
                <w:rFonts w:ascii="Arial" w:hAnsi="Arial" w:cs="Arial"/>
                <w:i/>
                <w:iCs/>
              </w:rPr>
              <w:t xml:space="preserve">Privacy Act </w:t>
            </w:r>
            <w:r w:rsidRPr="001C1F69">
              <w:rPr>
                <w:rFonts w:ascii="Arial" w:hAnsi="Arial" w:cs="Arial"/>
              </w:rPr>
              <w:t xml:space="preserve">request. The process for making access requests is outlined on </w:t>
            </w:r>
            <w:hyperlink r:id="rId43" w:history="1">
              <w:r w:rsidRPr="006D2F82">
                <w:rPr>
                  <w:rStyle w:val="Hyperlink"/>
                  <w:rFonts w:ascii="Arial" w:hAnsi="Arial" w:cs="Arial"/>
                </w:rPr>
                <w:t xml:space="preserve">ESDC’s </w:t>
              </w:r>
              <w:r w:rsidR="007F3DD3" w:rsidRPr="006D2F82">
                <w:rPr>
                  <w:rStyle w:val="Hyperlink"/>
                  <w:rFonts w:ascii="Arial" w:hAnsi="Arial" w:cs="Arial"/>
                </w:rPr>
                <w:t xml:space="preserve">access to information </w:t>
              </w:r>
              <w:r w:rsidR="00537914" w:rsidRPr="006D2F82">
                <w:rPr>
                  <w:rStyle w:val="Hyperlink"/>
                  <w:rFonts w:ascii="Arial" w:hAnsi="Arial" w:cs="Arial"/>
                </w:rPr>
                <w:t xml:space="preserve">and privacy </w:t>
              </w:r>
              <w:r w:rsidR="007F3DD3" w:rsidRPr="006D2F82">
                <w:rPr>
                  <w:rStyle w:val="Hyperlink"/>
                  <w:rFonts w:ascii="Arial" w:hAnsi="Arial" w:cs="Arial"/>
                </w:rPr>
                <w:t>webpage</w:t>
              </w:r>
              <w:r w:rsidRPr="006D2F82">
                <w:rPr>
                  <w:rStyle w:val="Hyperlink"/>
                  <w:rFonts w:ascii="Arial" w:hAnsi="Arial" w:cs="Arial"/>
                </w:rPr>
                <w:t>.</w:t>
              </w:r>
            </w:hyperlink>
            <w:r w:rsidRPr="001C1F69">
              <w:rPr>
                <w:rFonts w:ascii="Arial" w:hAnsi="Arial" w:cs="Arial"/>
              </w:rPr>
              <w:t xml:space="preserve"> </w:t>
            </w:r>
          </w:p>
          <w:p w14:paraId="2E9A4E40" w14:textId="77777777" w:rsidR="00DC4D14" w:rsidRPr="00295AB1" w:rsidRDefault="00DC4D14">
            <w:pPr>
              <w:rPr>
                <w:rFonts w:ascii="Arial" w:hAnsi="Arial" w:cs="Arial"/>
                <w:szCs w:val="24"/>
                <w:lang w:val="en-CA"/>
              </w:rPr>
            </w:pPr>
            <w:r w:rsidRPr="00295AB1">
              <w:rPr>
                <w:rFonts w:ascii="Arial" w:hAnsi="Arial" w:cs="Arial"/>
                <w:szCs w:val="24"/>
                <w:lang w:val="en-CA"/>
              </w:rPr>
              <w:lastRenderedPageBreak/>
              <w:t>ESDC currently makes information publicly available on its website regarding the handling and protection of personal information, including:</w:t>
            </w:r>
          </w:p>
          <w:p w14:paraId="70B8AAB0" w14:textId="77777777" w:rsidR="00DC4D14" w:rsidRPr="00295AB1" w:rsidRDefault="00DC4D14" w:rsidP="00DC4D14">
            <w:pPr>
              <w:numPr>
                <w:ilvl w:val="0"/>
                <w:numId w:val="38"/>
              </w:numPr>
              <w:rPr>
                <w:rFonts w:ascii="Arial" w:hAnsi="Arial" w:cs="Arial"/>
                <w:szCs w:val="24"/>
                <w:lang w:val="en-CA"/>
              </w:rPr>
            </w:pPr>
            <w:r w:rsidRPr="00295AB1">
              <w:rPr>
                <w:rFonts w:ascii="Arial" w:hAnsi="Arial" w:cs="Arial"/>
                <w:szCs w:val="24"/>
                <w:lang w:val="en-CA"/>
              </w:rPr>
              <w:t>Departmental privacy policies and management practices</w:t>
            </w:r>
          </w:p>
          <w:p w14:paraId="7779200A" w14:textId="77777777" w:rsidR="00DC4D14" w:rsidRPr="00295AB1" w:rsidRDefault="00DC4D14" w:rsidP="00DC4D14">
            <w:pPr>
              <w:numPr>
                <w:ilvl w:val="0"/>
                <w:numId w:val="38"/>
              </w:numPr>
              <w:rPr>
                <w:rFonts w:ascii="Arial" w:hAnsi="Arial" w:cs="Arial"/>
                <w:szCs w:val="24"/>
                <w:lang w:val="en-CA"/>
              </w:rPr>
            </w:pPr>
            <w:r w:rsidRPr="00295AB1">
              <w:rPr>
                <w:rFonts w:ascii="Arial" w:hAnsi="Arial" w:cs="Arial"/>
                <w:szCs w:val="24"/>
                <w:lang w:val="en-CA"/>
              </w:rPr>
              <w:t>Privacy Notice Statements (PNS) linked to online services</w:t>
            </w:r>
          </w:p>
          <w:p w14:paraId="7CCF1471" w14:textId="77777777" w:rsidR="00DC4D14" w:rsidRPr="00295AB1" w:rsidRDefault="00DC4D14" w:rsidP="00DC4D14">
            <w:pPr>
              <w:numPr>
                <w:ilvl w:val="0"/>
                <w:numId w:val="38"/>
              </w:numPr>
              <w:rPr>
                <w:rFonts w:ascii="Arial" w:hAnsi="Arial" w:cs="Arial"/>
                <w:szCs w:val="24"/>
                <w:lang w:val="en-CA"/>
              </w:rPr>
            </w:pPr>
            <w:r w:rsidRPr="00295AB1">
              <w:rPr>
                <w:rFonts w:ascii="Arial" w:hAnsi="Arial" w:cs="Arial"/>
                <w:szCs w:val="24"/>
                <w:lang w:val="en-CA"/>
              </w:rPr>
              <w:t>A description of Personal Information Banks (PIBs), including collection authorities, intended uses, and data retention practices</w:t>
            </w:r>
          </w:p>
          <w:p w14:paraId="2F503A26" w14:textId="77777777" w:rsidR="00DC4D14" w:rsidRPr="00295AB1" w:rsidRDefault="00DC4D14" w:rsidP="00DC4D14">
            <w:pPr>
              <w:numPr>
                <w:ilvl w:val="0"/>
                <w:numId w:val="38"/>
              </w:numPr>
              <w:rPr>
                <w:rFonts w:ascii="Arial" w:hAnsi="Arial" w:cs="Arial"/>
                <w:szCs w:val="24"/>
                <w:lang w:val="en-CA"/>
              </w:rPr>
            </w:pPr>
            <w:r w:rsidRPr="00295AB1">
              <w:rPr>
                <w:rFonts w:ascii="Arial" w:hAnsi="Arial" w:cs="Arial"/>
                <w:szCs w:val="24"/>
                <w:lang w:val="en-CA"/>
              </w:rPr>
              <w:t>The process for submitting Access to Information Act and Privacy Act requests</w:t>
            </w:r>
          </w:p>
          <w:p w14:paraId="33D38A77" w14:textId="77777777" w:rsidR="00DC4D14" w:rsidRPr="00295AB1" w:rsidDel="00EF7219" w:rsidRDefault="00DC4D14">
            <w:pPr>
              <w:rPr>
                <w:del w:id="227" w:author="Hodgson, Rachel R [NC]" w:date="2025-09-23T14:12:00Z" w16du:dateUtc="2025-09-23T18:12:00Z"/>
                <w:rFonts w:ascii="Arial" w:hAnsi="Arial" w:cs="Arial"/>
                <w:szCs w:val="24"/>
                <w:lang w:val="en-CA"/>
              </w:rPr>
            </w:pPr>
            <w:r w:rsidRPr="00295AB1">
              <w:rPr>
                <w:rFonts w:ascii="Arial" w:hAnsi="Arial" w:cs="Arial"/>
                <w:szCs w:val="24"/>
                <w:lang w:val="en-CA"/>
              </w:rPr>
              <w:t>This content is provided in plain language and includes the necessary links for individuals to understand their rights and seek recourse if needed.</w:t>
            </w:r>
          </w:p>
          <w:p w14:paraId="176DB700" w14:textId="77777777" w:rsidR="00F95BC3" w:rsidRDefault="00F95BC3">
            <w:pPr>
              <w:rPr>
                <w:rFonts w:ascii="Arial" w:hAnsi="Arial" w:cs="Arial"/>
                <w:szCs w:val="24"/>
                <w:lang w:val="en-CA"/>
              </w:rPr>
            </w:pPr>
          </w:p>
          <w:p w14:paraId="530F406A" w14:textId="6335864A" w:rsidR="00DC4D14" w:rsidRPr="00295AB1" w:rsidRDefault="00DC4D14">
            <w:pPr>
              <w:rPr>
                <w:rFonts w:ascii="Arial" w:hAnsi="Arial" w:cs="Arial"/>
                <w:szCs w:val="24"/>
                <w:lang w:val="en-CA"/>
              </w:rPr>
            </w:pPr>
            <w:r w:rsidRPr="00295AB1">
              <w:rPr>
                <w:rFonts w:ascii="Arial" w:hAnsi="Arial" w:cs="Arial"/>
                <w:szCs w:val="24"/>
                <w:lang w:val="en-CA"/>
              </w:rPr>
              <w:t>ESDC acknowledges the importance of being transparent with citizens about how generative AI tools such as EVA Chat may handle personal information—especially when the tool is internally developed or used in operational contexts. In response:</w:t>
            </w:r>
          </w:p>
          <w:p w14:paraId="0B2703EB" w14:textId="77777777" w:rsidR="00DC4D14" w:rsidRPr="00295AB1" w:rsidRDefault="00DC4D14" w:rsidP="00DC4D14">
            <w:pPr>
              <w:numPr>
                <w:ilvl w:val="0"/>
                <w:numId w:val="39"/>
              </w:numPr>
              <w:rPr>
                <w:rFonts w:ascii="Arial" w:hAnsi="Arial" w:cs="Arial"/>
                <w:szCs w:val="24"/>
                <w:lang w:val="en-CA"/>
              </w:rPr>
            </w:pPr>
            <w:r w:rsidRPr="00295AB1">
              <w:rPr>
                <w:rFonts w:ascii="Arial" w:hAnsi="Arial" w:cs="Arial"/>
                <w:b/>
                <w:bCs/>
                <w:szCs w:val="24"/>
                <w:lang w:val="en-CA"/>
              </w:rPr>
              <w:t>Public-Facing Clarity (in progress):</w:t>
            </w:r>
            <w:r w:rsidRPr="00295AB1">
              <w:rPr>
                <w:rFonts w:ascii="Arial" w:hAnsi="Arial" w:cs="Arial"/>
                <w:szCs w:val="24"/>
                <w:lang w:val="en-CA"/>
              </w:rPr>
              <w:br/>
              <w:t xml:space="preserve">IITB, working with PMD and program </w:t>
            </w:r>
            <w:r w:rsidRPr="00295AB1">
              <w:rPr>
                <w:rFonts w:ascii="Arial" w:hAnsi="Arial" w:cs="Arial"/>
                <w:szCs w:val="24"/>
                <w:lang w:val="en-CA"/>
              </w:rPr>
              <w:lastRenderedPageBreak/>
              <w:t>areas, is developing messaging and public documentation that will allow ESDC to clearly answer questions such as:</w:t>
            </w:r>
          </w:p>
          <w:p w14:paraId="72CE06F0" w14:textId="77777777" w:rsidR="00DC4D14" w:rsidRPr="00295AB1" w:rsidRDefault="00DC4D14">
            <w:pPr>
              <w:rPr>
                <w:rFonts w:ascii="Arial" w:hAnsi="Arial" w:cs="Arial"/>
                <w:szCs w:val="24"/>
                <w:lang w:val="en-CA"/>
              </w:rPr>
            </w:pPr>
            <w:r w:rsidRPr="00295AB1">
              <w:rPr>
                <w:rFonts w:ascii="Arial" w:hAnsi="Arial" w:cs="Arial"/>
                <w:szCs w:val="24"/>
                <w:lang w:val="en-CA"/>
              </w:rPr>
              <w:t>“Is my personal information being used in ESDC generative AI tools? If so, how is it being used and stored?”</w:t>
            </w:r>
          </w:p>
          <w:p w14:paraId="64ED2AB5" w14:textId="77777777" w:rsidR="00DC4D14" w:rsidRPr="00295AB1" w:rsidRDefault="00DC4D14">
            <w:pPr>
              <w:rPr>
                <w:rFonts w:ascii="Arial" w:hAnsi="Arial" w:cs="Arial"/>
                <w:szCs w:val="24"/>
                <w:lang w:val="en-CA"/>
              </w:rPr>
            </w:pPr>
            <w:r w:rsidRPr="00295AB1">
              <w:rPr>
                <w:rFonts w:ascii="Arial" w:hAnsi="Arial" w:cs="Arial"/>
                <w:szCs w:val="24"/>
                <w:lang w:val="en-CA"/>
              </w:rPr>
              <w:t>This messaging will explain:</w:t>
            </w:r>
          </w:p>
          <w:p w14:paraId="798C55F7"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EVA Chat’s intended use for employee productivity (not citizen services)</w:t>
            </w:r>
          </w:p>
          <w:p w14:paraId="17CADA5F"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 xml:space="preserve">The fact that </w:t>
            </w:r>
            <w:r w:rsidRPr="00295AB1">
              <w:rPr>
                <w:rFonts w:ascii="Arial" w:hAnsi="Arial" w:cs="Arial"/>
                <w:b/>
                <w:bCs/>
                <w:szCs w:val="24"/>
                <w:lang w:val="en-CA"/>
              </w:rPr>
              <w:t>chat inputs and uploaded files may contain personal information</w:t>
            </w:r>
            <w:r w:rsidRPr="00295AB1">
              <w:rPr>
                <w:rFonts w:ascii="Arial" w:hAnsi="Arial" w:cs="Arial"/>
                <w:szCs w:val="24"/>
                <w:lang w:val="en-CA"/>
              </w:rPr>
              <w:t>, but this data is stored only within ESDC infrastructure and is not shared with Microsoft or third parties</w:t>
            </w:r>
          </w:p>
          <w:p w14:paraId="5C2828E1"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 xml:space="preserve">That </w:t>
            </w:r>
            <w:r w:rsidRPr="00295AB1">
              <w:rPr>
                <w:rFonts w:ascii="Arial" w:hAnsi="Arial" w:cs="Arial"/>
                <w:b/>
                <w:bCs/>
                <w:szCs w:val="24"/>
                <w:lang w:val="en-CA"/>
              </w:rPr>
              <w:t>outputs generated by the AI model may include inferred or generated personal information</w:t>
            </w:r>
            <w:r w:rsidRPr="00295AB1">
              <w:rPr>
                <w:rFonts w:ascii="Arial" w:hAnsi="Arial" w:cs="Arial"/>
                <w:szCs w:val="24"/>
                <w:lang w:val="en-CA"/>
              </w:rPr>
              <w:t xml:space="preserve">, which is subject to the </w:t>
            </w:r>
            <w:r w:rsidRPr="00295AB1">
              <w:rPr>
                <w:rFonts w:ascii="Arial" w:hAnsi="Arial" w:cs="Arial"/>
                <w:b/>
                <w:bCs/>
                <w:szCs w:val="24"/>
                <w:lang w:val="en-CA"/>
              </w:rPr>
              <w:t>same obligations</w:t>
            </w:r>
            <w:r w:rsidRPr="00295AB1">
              <w:rPr>
                <w:rFonts w:ascii="Arial" w:hAnsi="Arial" w:cs="Arial"/>
                <w:szCs w:val="24"/>
                <w:lang w:val="en-CA"/>
              </w:rPr>
              <w:t xml:space="preserve"> under the Privacy Act as directly collected information</w:t>
            </w:r>
          </w:p>
          <w:p w14:paraId="0BB52CB0"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 xml:space="preserve">How chat history is retained, secured, and accessed only under specific operational </w:t>
            </w:r>
            <w:r w:rsidRPr="00295AB1">
              <w:rPr>
                <w:rFonts w:ascii="Arial" w:hAnsi="Arial" w:cs="Arial"/>
                <w:szCs w:val="24"/>
                <w:lang w:val="en-CA"/>
              </w:rPr>
              <w:lastRenderedPageBreak/>
              <w:t>conditions (e.g., audit, investigation)</w:t>
            </w:r>
          </w:p>
          <w:p w14:paraId="40801376" w14:textId="77777777" w:rsidR="00DC4D14" w:rsidRPr="00295AB1" w:rsidRDefault="00DC4D14" w:rsidP="00DC4D14">
            <w:pPr>
              <w:numPr>
                <w:ilvl w:val="0"/>
                <w:numId w:val="39"/>
              </w:numPr>
              <w:rPr>
                <w:rFonts w:ascii="Arial" w:hAnsi="Arial" w:cs="Arial"/>
                <w:szCs w:val="24"/>
                <w:lang w:val="en-CA"/>
              </w:rPr>
            </w:pPr>
            <w:r w:rsidRPr="00295AB1">
              <w:rPr>
                <w:rFonts w:ascii="Arial" w:hAnsi="Arial" w:cs="Arial"/>
                <w:b/>
                <w:bCs/>
                <w:szCs w:val="24"/>
                <w:lang w:val="en-CA"/>
              </w:rPr>
              <w:t xml:space="preserve">PIB Alignment and TBS </w:t>
            </w:r>
            <w:r w:rsidRPr="006A1273">
              <w:rPr>
                <w:rFonts w:ascii="Arial" w:hAnsi="Arial" w:cs="Arial"/>
                <w:b/>
                <w:bCs/>
                <w:szCs w:val="24"/>
                <w:lang w:val="en-CA"/>
              </w:rPr>
              <w:t>Consultation (required):</w:t>
            </w:r>
            <w:r w:rsidRPr="006A1273">
              <w:rPr>
                <w:rFonts w:ascii="Arial" w:hAnsi="Arial" w:cs="Arial"/>
                <w:szCs w:val="24"/>
                <w:lang w:val="en-CA"/>
              </w:rPr>
              <w:br/>
              <w:t>ESDC recognizes that there is</w:t>
            </w:r>
            <w:r w:rsidRPr="00295AB1">
              <w:rPr>
                <w:rFonts w:ascii="Arial" w:hAnsi="Arial" w:cs="Arial"/>
                <w:szCs w:val="24"/>
                <w:lang w:val="en-CA"/>
              </w:rPr>
              <w:t xml:space="preserve"> </w:t>
            </w:r>
            <w:r w:rsidRPr="00295AB1">
              <w:rPr>
                <w:rFonts w:ascii="Arial" w:hAnsi="Arial" w:cs="Arial"/>
                <w:b/>
                <w:bCs/>
                <w:szCs w:val="24"/>
                <w:lang w:val="en-CA"/>
              </w:rPr>
              <w:t>currently no PIB that explicitly covers the use of personal information in generative AI tools like EVA Chat</w:t>
            </w:r>
            <w:r w:rsidRPr="00295AB1">
              <w:rPr>
                <w:rFonts w:ascii="Arial" w:hAnsi="Arial" w:cs="Arial"/>
                <w:szCs w:val="24"/>
                <w:lang w:val="en-CA"/>
              </w:rPr>
              <w:t xml:space="preserve">. In keeping with the </w:t>
            </w:r>
            <w:r w:rsidRPr="00295AB1">
              <w:rPr>
                <w:rFonts w:ascii="Arial" w:hAnsi="Arial" w:cs="Arial"/>
                <w:b/>
                <w:bCs/>
                <w:szCs w:val="24"/>
                <w:lang w:val="en-CA"/>
              </w:rPr>
              <w:t>TBS Guide on the Use of Generative AI</w:t>
            </w:r>
            <w:r w:rsidRPr="00295AB1">
              <w:rPr>
                <w:rFonts w:ascii="Arial" w:hAnsi="Arial" w:cs="Arial"/>
                <w:szCs w:val="24"/>
                <w:lang w:val="en-CA"/>
              </w:rPr>
              <w:t>, which states that even generated personal information must be treated as new personal information, ESDC will:</w:t>
            </w:r>
          </w:p>
          <w:p w14:paraId="0C776033"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 xml:space="preserve">Assess whether an existing PIB (e.g., for internal communication tools or productivity software) can be </w:t>
            </w:r>
            <w:r w:rsidRPr="00295AB1">
              <w:rPr>
                <w:rFonts w:ascii="Arial" w:hAnsi="Arial" w:cs="Arial"/>
                <w:b/>
                <w:bCs/>
                <w:szCs w:val="24"/>
                <w:lang w:val="en-CA"/>
              </w:rPr>
              <w:t>substantially modified</w:t>
            </w:r>
            <w:r w:rsidRPr="00295AB1">
              <w:rPr>
                <w:rFonts w:ascii="Arial" w:hAnsi="Arial" w:cs="Arial"/>
                <w:szCs w:val="24"/>
                <w:lang w:val="en-CA"/>
              </w:rPr>
              <w:t xml:space="preserve"> to account for EVA Chat</w:t>
            </w:r>
          </w:p>
          <w:p w14:paraId="5AB23F32"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 xml:space="preserve">Or, if needed, initiate the creation of a </w:t>
            </w:r>
            <w:r w:rsidRPr="00295AB1">
              <w:rPr>
                <w:rFonts w:ascii="Arial" w:hAnsi="Arial" w:cs="Arial"/>
                <w:b/>
                <w:bCs/>
                <w:szCs w:val="24"/>
                <w:lang w:val="en-CA"/>
              </w:rPr>
              <w:t>new PIB</w:t>
            </w:r>
            <w:r w:rsidRPr="00295AB1">
              <w:rPr>
                <w:rFonts w:ascii="Arial" w:hAnsi="Arial" w:cs="Arial"/>
                <w:szCs w:val="24"/>
                <w:lang w:val="en-CA"/>
              </w:rPr>
              <w:t xml:space="preserve"> specific to generative AI use within the department</w:t>
            </w:r>
          </w:p>
          <w:p w14:paraId="032F43A0"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Begin discussions with TBS and the ATIP Office to determine the appropriate PIB strategy</w:t>
            </w:r>
          </w:p>
          <w:p w14:paraId="4741F82A" w14:textId="77777777" w:rsidR="00DC4D14" w:rsidRPr="00295AB1" w:rsidRDefault="00DC4D14" w:rsidP="00DC4D14">
            <w:pPr>
              <w:numPr>
                <w:ilvl w:val="0"/>
                <w:numId w:val="39"/>
              </w:numPr>
              <w:rPr>
                <w:rFonts w:ascii="Arial" w:hAnsi="Arial" w:cs="Arial"/>
                <w:szCs w:val="24"/>
                <w:lang w:val="en-CA"/>
              </w:rPr>
            </w:pPr>
            <w:r w:rsidRPr="00295AB1">
              <w:rPr>
                <w:rFonts w:ascii="Arial" w:hAnsi="Arial" w:cs="Arial"/>
                <w:b/>
                <w:bCs/>
                <w:szCs w:val="24"/>
                <w:lang w:val="en-CA"/>
              </w:rPr>
              <w:t>Internal Oversight and Accountability:</w:t>
            </w:r>
            <w:r w:rsidRPr="00295AB1">
              <w:rPr>
                <w:rFonts w:ascii="Arial" w:hAnsi="Arial" w:cs="Arial"/>
                <w:szCs w:val="24"/>
                <w:lang w:val="en-CA"/>
              </w:rPr>
              <w:br/>
              <w:t xml:space="preserve">IITB, as the developer and provider of </w:t>
            </w:r>
            <w:r w:rsidRPr="00295AB1">
              <w:rPr>
                <w:rFonts w:ascii="Arial" w:hAnsi="Arial" w:cs="Arial"/>
                <w:szCs w:val="24"/>
                <w:lang w:val="en-CA"/>
              </w:rPr>
              <w:lastRenderedPageBreak/>
              <w:t>EVA Chat, commits to ensuring that ESDC’s privacy communication to the public reflects:</w:t>
            </w:r>
          </w:p>
          <w:p w14:paraId="48DA2F16"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What the tool does and doesn’t do</w:t>
            </w:r>
          </w:p>
          <w:p w14:paraId="754D48F0"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How it handles and stores personal information</w:t>
            </w:r>
          </w:p>
          <w:p w14:paraId="30F4193F" w14:textId="77777777" w:rsidR="00DC4D14" w:rsidRPr="00295AB1" w:rsidRDefault="00DC4D14" w:rsidP="00DC4D14">
            <w:pPr>
              <w:numPr>
                <w:ilvl w:val="1"/>
                <w:numId w:val="39"/>
              </w:numPr>
              <w:rPr>
                <w:rFonts w:ascii="Arial" w:hAnsi="Arial" w:cs="Arial"/>
                <w:szCs w:val="24"/>
                <w:lang w:val="en-CA"/>
              </w:rPr>
            </w:pPr>
            <w:r w:rsidRPr="00295AB1">
              <w:rPr>
                <w:rFonts w:ascii="Arial" w:hAnsi="Arial" w:cs="Arial"/>
                <w:szCs w:val="24"/>
                <w:lang w:val="en-CA"/>
              </w:rPr>
              <w:t>What safeguards and access controls are in place</w:t>
            </w:r>
          </w:p>
          <w:p w14:paraId="6C3E6859" w14:textId="047CDF42" w:rsidR="00C30D1F" w:rsidRPr="00A87ACE" w:rsidRDefault="00DC4D14" w:rsidP="00561B97">
            <w:pPr>
              <w:numPr>
                <w:ilvl w:val="1"/>
                <w:numId w:val="39"/>
              </w:numPr>
              <w:rPr>
                <w:rFonts w:ascii="Arial" w:hAnsi="Arial" w:cs="Arial"/>
                <w:szCs w:val="24"/>
                <w:lang w:val="en-CA"/>
              </w:rPr>
            </w:pPr>
            <w:r w:rsidRPr="00295AB1">
              <w:rPr>
                <w:rFonts w:ascii="Arial" w:hAnsi="Arial" w:cs="Arial"/>
                <w:szCs w:val="24"/>
                <w:lang w:val="en-CA"/>
              </w:rPr>
              <w:t>That the system is not used for administrative decisions or automated profiling</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1360A74" w14:textId="734EAC3D" w:rsidR="00826BF6" w:rsidRPr="00172904" w:rsidRDefault="00E8322A" w:rsidP="00EF70CE">
            <w:pPr>
              <w:spacing w:before="100" w:beforeAutospacing="1" w:after="100" w:afterAutospacing="1" w:line="240" w:lineRule="auto"/>
              <w:rPr>
                <w:rFonts w:ascii="Arial" w:hAnsi="Arial" w:cs="Arial"/>
                <w:lang w:val="en-CA"/>
              </w:rPr>
            </w:pPr>
            <w:r>
              <w:rPr>
                <w:rFonts w:ascii="Arial" w:hAnsi="Arial" w:cs="Arial"/>
                <w:lang w:val="en-CA"/>
              </w:rPr>
              <w:lastRenderedPageBreak/>
              <w:t>See question above. IITB is asked to work with PASRB on any communications with public.</w:t>
            </w:r>
          </w:p>
        </w:tc>
      </w:tr>
    </w:tbl>
    <w:p w14:paraId="7160B09C" w14:textId="52FBF927" w:rsidR="007F2DCB" w:rsidRPr="00684F08" w:rsidRDefault="007F2DCB" w:rsidP="00561B97">
      <w:pPr>
        <w:pStyle w:val="Heading4"/>
        <w:rPr>
          <w:rFonts w:ascii="Arial" w:hAnsi="Arial" w:cs="Arial"/>
        </w:rPr>
      </w:pPr>
      <w:r w:rsidRPr="00684F08">
        <w:rPr>
          <w:rFonts w:ascii="Arial" w:hAnsi="Arial" w:cs="Arial"/>
        </w:rPr>
        <w:lastRenderedPageBreak/>
        <w:t xml:space="preserve">9. </w:t>
      </w:r>
      <w:bookmarkStart w:id="228" w:name="_Toc181179925"/>
      <w:r w:rsidRPr="00684F08">
        <w:rPr>
          <w:rFonts w:ascii="Arial" w:hAnsi="Arial" w:cs="Arial"/>
        </w:rPr>
        <w:t>Individual access</w:t>
      </w:r>
      <w:bookmarkEnd w:id="228"/>
    </w:p>
    <w:p w14:paraId="4C9F0BCE" w14:textId="799F2E35" w:rsidR="002E4496" w:rsidRPr="001C295F" w:rsidRDefault="00F950C6" w:rsidP="00561B97">
      <w:pPr>
        <w:rPr>
          <w:lang w:val="en-CA"/>
        </w:rPr>
      </w:pPr>
      <w:r w:rsidRPr="00F950C6">
        <w:rPr>
          <w:rFonts w:ascii="Arial" w:hAnsi="Arial" w:cs="Arial"/>
          <w:i/>
        </w:rPr>
        <w:t>On request, an individual shall be informed of the existence, use and disclosure of their personal information and shall be given access to that information.</w:t>
      </w:r>
      <w:r w:rsidR="002E4496" w:rsidRPr="001C295F">
        <w:rPr>
          <w:rFonts w:ascii="Arial" w:hAnsi="Arial" w:cs="Arial"/>
          <w:b/>
        </w:rPr>
        <w:t xml:space="preserve"> </w:t>
      </w:r>
    </w:p>
    <w:tbl>
      <w:tblPr>
        <w:tblW w:w="5000" w:type="pct"/>
        <w:tblBorders>
          <w:top w:val="single" w:sz="4" w:space="0" w:color="A6A6A6" w:themeColor="background1" w:themeShade="A6"/>
          <w:bottom w:val="single" w:sz="4" w:space="0" w:color="A6A6A6" w:themeColor="background1" w:themeShade="A6"/>
          <w:insideH w:val="single" w:sz="4" w:space="0" w:color="A6A6A6" w:themeColor="background1" w:themeShade="A6"/>
        </w:tblBorders>
        <w:tblLook w:val="04A0" w:firstRow="1" w:lastRow="0" w:firstColumn="1" w:lastColumn="0" w:noHBand="0" w:noVBand="1"/>
      </w:tblPr>
      <w:tblGrid>
        <w:gridCol w:w="3681"/>
        <w:gridCol w:w="2267"/>
        <w:gridCol w:w="4819"/>
        <w:gridCol w:w="6809"/>
      </w:tblGrid>
      <w:tr w:rsidR="007F2DCB" w:rsidRPr="00172904" w14:paraId="322D3DE9" w14:textId="77777777" w:rsidTr="75F13B30">
        <w:trPr>
          <w:trHeight w:val="301"/>
          <w:tblHeader/>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25644FD4" w14:textId="77777777" w:rsidR="007F2DCB" w:rsidRPr="00172904" w:rsidRDefault="007F2DCB" w:rsidP="00561B97">
            <w:pPr>
              <w:spacing w:after="200" w:line="240" w:lineRule="auto"/>
              <w:rPr>
                <w:rFonts w:ascii="Arial" w:hAnsi="Arial" w:cs="Arial"/>
                <w:b/>
                <w:szCs w:val="24"/>
                <w:lang w:val="en-CA"/>
              </w:rPr>
            </w:pPr>
            <w:r w:rsidRPr="00172904">
              <w:rPr>
                <w:rFonts w:ascii="Arial" w:hAnsi="Arial" w:cs="Arial"/>
                <w:b/>
                <w:szCs w:val="24"/>
                <w:lang w:val="en-CA"/>
              </w:rPr>
              <w:t>Question</w:t>
            </w:r>
          </w:p>
        </w:tc>
        <w:tc>
          <w:tcPr>
            <w:tcW w:w="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14574079" w14:textId="77777777" w:rsidR="007F2DCB" w:rsidRPr="00172904" w:rsidRDefault="007F2DCB" w:rsidP="00561B97">
            <w:pPr>
              <w:spacing w:after="200" w:line="240" w:lineRule="auto"/>
              <w:rPr>
                <w:rFonts w:ascii="Arial" w:hAnsi="Arial" w:cs="Arial"/>
                <w:b/>
                <w:szCs w:val="24"/>
                <w:lang w:val="en-CA"/>
              </w:rPr>
            </w:pPr>
            <w:r w:rsidRPr="00172904">
              <w:rPr>
                <w:rFonts w:ascii="Arial" w:hAnsi="Arial" w:cs="Arial"/>
                <w:b/>
                <w:szCs w:val="24"/>
                <w:lang w:val="en-CA"/>
              </w:rPr>
              <w:t>Answer</w:t>
            </w:r>
          </w:p>
        </w:tc>
        <w:tc>
          <w:tcPr>
            <w:tcW w:w="13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2512E3B" w14:textId="77777777" w:rsidR="007F2DCB" w:rsidRPr="00172904" w:rsidRDefault="007F2DCB" w:rsidP="00561B97">
            <w:pPr>
              <w:spacing w:after="200" w:line="240" w:lineRule="auto"/>
              <w:rPr>
                <w:rFonts w:ascii="Arial" w:hAnsi="Arial" w:cs="Arial"/>
                <w:b/>
                <w:szCs w:val="24"/>
                <w:lang w:val="en-CA"/>
              </w:rPr>
            </w:pPr>
            <w:r w:rsidRPr="00172904">
              <w:rPr>
                <w:rFonts w:ascii="Arial" w:hAnsi="Arial" w:cs="Arial"/>
                <w:b/>
                <w:szCs w:val="24"/>
                <w:lang w:val="en-CA"/>
              </w:rPr>
              <w:t>Justification (if necessary)</w:t>
            </w: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2F678A31" w14:textId="77777777" w:rsidR="007F2DCB" w:rsidRPr="00172904" w:rsidRDefault="007F2DCB" w:rsidP="00561B97">
            <w:pPr>
              <w:spacing w:after="200" w:line="240" w:lineRule="auto"/>
              <w:rPr>
                <w:rFonts w:ascii="Arial" w:hAnsi="Arial" w:cs="Arial"/>
                <w:b/>
                <w:bCs/>
                <w:lang w:val="en-CA"/>
              </w:rPr>
            </w:pPr>
            <w:r w:rsidRPr="00172904">
              <w:rPr>
                <w:rFonts w:ascii="Arial" w:hAnsi="Arial" w:cs="Arial"/>
                <w:b/>
                <w:bCs/>
                <w:lang w:val="en-CA"/>
              </w:rPr>
              <w:t>Risk or compliance issue (to be completed by privacy officials on receipt)</w:t>
            </w:r>
          </w:p>
        </w:tc>
      </w:tr>
      <w:tr w:rsidR="007F2DCB" w:rsidRPr="00172904" w14:paraId="145F08F8" w14:textId="77777777" w:rsidTr="75F13B30">
        <w:trPr>
          <w:trHeight w:val="301"/>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CACF1C2" w14:textId="77777777" w:rsidR="007F2DCB" w:rsidRPr="00172904" w:rsidRDefault="007F2DCB" w:rsidP="00DF49EE">
            <w:pPr>
              <w:pStyle w:val="ListParagraph"/>
              <w:numPr>
                <w:ilvl w:val="0"/>
                <w:numId w:val="17"/>
              </w:numPr>
              <w:spacing w:after="200" w:line="240" w:lineRule="auto"/>
              <w:rPr>
                <w:rFonts w:ascii="Arial" w:hAnsi="Arial" w:cs="Arial"/>
              </w:rPr>
            </w:pPr>
            <w:r w:rsidRPr="00172904">
              <w:rPr>
                <w:rFonts w:ascii="Arial" w:hAnsi="Arial" w:cs="Arial"/>
              </w:rPr>
              <w:t xml:space="preserve">Are systems designed to ensure that an individual can have access to their personal information, including all other programs or applications that have received copies of the information? </w:t>
            </w:r>
          </w:p>
        </w:tc>
        <w:sdt>
          <w:sdtPr>
            <w:rPr>
              <w:rFonts w:ascii="Arial" w:hAnsi="Arial" w:cs="Arial"/>
              <w:lang w:val="en-CA"/>
            </w:rPr>
            <w:id w:val="-1893792997"/>
            <w:placeholder>
              <w:docPart w:val="59B40D9B7897471584BFAE2318C7D448"/>
            </w:placeholder>
            <w:dropDownList>
              <w:listItem w:value="Choose an item."/>
              <w:listItem w:displayText="Yes" w:value="Yes"/>
              <w:listItem w:displayText="No" w:value="No"/>
            </w:dropDownList>
          </w:sdtPr>
          <w:sdtEndPr/>
          <w:sdtContent>
            <w:tc>
              <w:tcPr>
                <w:tcW w:w="645"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1C35858" w14:textId="1EF0DFB0" w:rsidR="007F2DCB" w:rsidRPr="00172904" w:rsidRDefault="002A5A2B" w:rsidP="00561B97">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3EC2A1C1" w14:textId="4C4EC35C" w:rsidR="000336C7" w:rsidRDefault="000336C7" w:rsidP="00561B97">
            <w:pPr>
              <w:spacing w:after="200" w:line="240" w:lineRule="auto"/>
              <w:rPr>
                <w:rFonts w:ascii="Arial" w:hAnsi="Arial" w:cs="Arial"/>
              </w:rPr>
            </w:pPr>
            <w:r w:rsidRPr="001C1F69">
              <w:rPr>
                <w:rFonts w:ascii="Arial" w:hAnsi="Arial" w:cs="Arial"/>
              </w:rPr>
              <w:t xml:space="preserve">The </w:t>
            </w:r>
            <w:r w:rsidRPr="00CC3209">
              <w:rPr>
                <w:rFonts w:ascii="Arial" w:hAnsi="Arial" w:cs="Arial"/>
              </w:rPr>
              <w:t xml:space="preserve">DESDA </w:t>
            </w:r>
            <w:r w:rsidRPr="001C1F69">
              <w:rPr>
                <w:rFonts w:ascii="Arial" w:hAnsi="Arial" w:cs="Arial"/>
              </w:rPr>
              <w:t xml:space="preserve">and the </w:t>
            </w:r>
            <w:r w:rsidRPr="001C1F69">
              <w:rPr>
                <w:rFonts w:ascii="Arial" w:hAnsi="Arial" w:cs="Arial"/>
                <w:i/>
              </w:rPr>
              <w:t>Privacy Act</w:t>
            </w:r>
            <w:r w:rsidRPr="001C1F69">
              <w:rPr>
                <w:rFonts w:ascii="Arial" w:hAnsi="Arial" w:cs="Arial"/>
              </w:rPr>
              <w:t xml:space="preserve"> protect the privacy of individuals with respect to their personal information held by ESDC. Both Acts also give individuals the right to access their personal information held by institutions, and to request that corrections be made. </w:t>
            </w:r>
            <w:hyperlink r:id="rId44" w:history="1">
              <w:r w:rsidRPr="00E56B22">
                <w:rPr>
                  <w:rStyle w:val="Hyperlink"/>
                  <w:rFonts w:ascii="Arial" w:hAnsi="Arial" w:cs="Arial"/>
                </w:rPr>
                <w:t>ESDC’s Info Source Chapter</w:t>
              </w:r>
            </w:hyperlink>
            <w:r w:rsidRPr="001C1F69">
              <w:rPr>
                <w:rFonts w:ascii="Arial" w:hAnsi="Arial" w:cs="Arial"/>
              </w:rPr>
              <w:t xml:space="preserve"> provides individuals with an index of personal information holdings under ESDC’s control. </w:t>
            </w:r>
          </w:p>
          <w:p w14:paraId="4E7D5E3C" w14:textId="79D0E2F3" w:rsidR="000336C7" w:rsidRDefault="002A5A2B" w:rsidP="00561B97">
            <w:pPr>
              <w:spacing w:after="200" w:line="240" w:lineRule="auto"/>
              <w:rPr>
                <w:rFonts w:ascii="Arial" w:hAnsi="Arial" w:cs="Arial"/>
              </w:rPr>
            </w:pPr>
            <w:r>
              <w:rPr>
                <w:rFonts w:ascii="Arial" w:hAnsi="Arial" w:cs="Arial"/>
              </w:rPr>
              <w:lastRenderedPageBreak/>
              <w:t xml:space="preserve">At </w:t>
            </w:r>
            <w:r w:rsidR="001F0725" w:rsidRPr="001C1F69">
              <w:rPr>
                <w:rFonts w:ascii="Arial" w:hAnsi="Arial" w:cs="Arial"/>
              </w:rPr>
              <w:t xml:space="preserve">ESDC, Access to Information and Privacy (ATIP) Operations leads the processing of all requests under the Access to Information Act and provides guidance to the Regional Privacy Offices who lead the processing of requests for personal information pursuant to the </w:t>
            </w:r>
            <w:r w:rsidR="001F0725" w:rsidRPr="001C1F69">
              <w:rPr>
                <w:rFonts w:ascii="Arial" w:hAnsi="Arial" w:cs="Arial"/>
                <w:i/>
                <w:iCs/>
              </w:rPr>
              <w:t>Privacy Act</w:t>
            </w:r>
            <w:r w:rsidR="001F0725" w:rsidRPr="001C1F69">
              <w:rPr>
                <w:rFonts w:ascii="Arial" w:hAnsi="Arial" w:cs="Arial"/>
              </w:rPr>
              <w:t xml:space="preserve"> and </w:t>
            </w:r>
            <w:r w:rsidR="001F0725" w:rsidRPr="00CC3209">
              <w:rPr>
                <w:rFonts w:ascii="Arial" w:hAnsi="Arial" w:cs="Arial"/>
              </w:rPr>
              <w:t>DESDA</w:t>
            </w:r>
            <w:r w:rsidR="001F0725" w:rsidRPr="001C1F69">
              <w:rPr>
                <w:rFonts w:ascii="Arial" w:hAnsi="Arial" w:cs="Arial"/>
              </w:rPr>
              <w:t xml:space="preserve">. </w:t>
            </w:r>
          </w:p>
          <w:p w14:paraId="1E212301" w14:textId="09A4B436" w:rsidR="007F2DCB" w:rsidRPr="00B27ED7" w:rsidRDefault="001F0725" w:rsidP="00561B97">
            <w:pPr>
              <w:spacing w:after="200" w:line="240" w:lineRule="auto"/>
              <w:rPr>
                <w:rFonts w:ascii="Arial" w:hAnsi="Arial" w:cs="Arial"/>
              </w:rPr>
            </w:pPr>
            <w:r w:rsidRPr="7F7AE042">
              <w:rPr>
                <w:rFonts w:ascii="Arial" w:hAnsi="Arial" w:cs="Arial"/>
              </w:rPr>
              <w:t>ATIP Operations also responds to some requests for personal information and liaises with the offices of the Information Commissioner and the Privacy Commissioner. Information on how to initiate a privacy request or requests for the correction of personal information is described on ESDC’s website in the official language of choice.</w:t>
            </w:r>
            <w:r w:rsidR="002A5A2B" w:rsidRPr="7F7AE042">
              <w:rPr>
                <w:rFonts w:ascii="Arial" w:hAnsi="Arial" w:cs="Arial"/>
              </w:rPr>
              <w:t xml:space="preserve"> </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91A2C24" w14:textId="201C4256" w:rsidR="007F2DCB" w:rsidRPr="00172904" w:rsidRDefault="4C926C17" w:rsidP="75F13B30">
            <w:pPr>
              <w:spacing w:after="200" w:line="240" w:lineRule="auto"/>
              <w:rPr>
                <w:rFonts w:ascii="Arial" w:hAnsi="Arial" w:cs="Arial"/>
                <w:lang w:val="en-CA"/>
              </w:rPr>
            </w:pPr>
            <w:r w:rsidRPr="75F13B30">
              <w:rPr>
                <w:rFonts w:ascii="Arial" w:hAnsi="Arial" w:cs="Arial"/>
                <w:lang w:val="en-CA"/>
              </w:rPr>
              <w:lastRenderedPageBreak/>
              <w:t>Information held in EVA Chat’s logs is transitory</w:t>
            </w:r>
            <w:r w:rsidR="27F3E7A4" w:rsidRPr="75F13B30">
              <w:rPr>
                <w:rFonts w:ascii="Arial" w:hAnsi="Arial" w:cs="Arial"/>
                <w:lang w:val="en-CA"/>
              </w:rPr>
              <w:t xml:space="preserve"> and kept for 90 days. It is not meant to replace storage of personal information by programs</w:t>
            </w:r>
            <w:r w:rsidR="6C631DFB" w:rsidRPr="75F13B30">
              <w:rPr>
                <w:rFonts w:ascii="Arial" w:hAnsi="Arial" w:cs="Arial"/>
                <w:lang w:val="en-CA"/>
              </w:rPr>
              <w:t>.</w:t>
            </w:r>
            <w:r w:rsidR="00EF422C">
              <w:t xml:space="preserve"> </w:t>
            </w:r>
            <w:r w:rsidR="00EF422C">
              <w:rPr>
                <w:rFonts w:ascii="Arial" w:hAnsi="Arial" w:cs="Arial"/>
                <w:lang w:val="en-CA"/>
              </w:rPr>
              <w:t xml:space="preserve">A </w:t>
            </w:r>
            <w:r w:rsidR="00EF422C" w:rsidRPr="00EF422C">
              <w:rPr>
                <w:rFonts w:ascii="Arial" w:hAnsi="Arial" w:cs="Arial"/>
                <w:lang w:val="en-CA"/>
              </w:rPr>
              <w:t xml:space="preserve">request </w:t>
            </w:r>
            <w:r w:rsidR="00FC714C">
              <w:rPr>
                <w:rFonts w:ascii="Arial" w:hAnsi="Arial" w:cs="Arial"/>
                <w:lang w:val="en-CA"/>
              </w:rPr>
              <w:t xml:space="preserve">for access </w:t>
            </w:r>
            <w:r w:rsidR="00B344A7">
              <w:rPr>
                <w:rFonts w:ascii="Arial" w:hAnsi="Arial" w:cs="Arial"/>
                <w:lang w:val="en-CA"/>
              </w:rPr>
              <w:t>would therefore have to specify that it</w:t>
            </w:r>
            <w:r w:rsidR="00EF422C" w:rsidRPr="00EF422C">
              <w:rPr>
                <w:rFonts w:ascii="Arial" w:hAnsi="Arial" w:cs="Arial"/>
                <w:lang w:val="en-CA"/>
              </w:rPr>
              <w:t xml:space="preserve"> relates to the EVA Chat logs.</w:t>
            </w:r>
            <w:r w:rsidR="6C631DFB" w:rsidRPr="75F13B30">
              <w:rPr>
                <w:rFonts w:ascii="Arial" w:hAnsi="Arial" w:cs="Arial"/>
                <w:lang w:val="en-CA"/>
              </w:rPr>
              <w:t xml:space="preserve"> A</w:t>
            </w:r>
            <w:r w:rsidR="6D0D4644" w:rsidRPr="75F13B30">
              <w:rPr>
                <w:rFonts w:ascii="Arial" w:hAnsi="Arial" w:cs="Arial"/>
                <w:lang w:val="en-CA"/>
              </w:rPr>
              <w:t>ny requests for personal information held in EVA Chat’s log which are received within the 90</w:t>
            </w:r>
            <w:r w:rsidR="00F82B8F">
              <w:rPr>
                <w:rFonts w:ascii="Arial" w:hAnsi="Arial" w:cs="Arial"/>
                <w:lang w:val="en-CA"/>
              </w:rPr>
              <w:t>-</w:t>
            </w:r>
            <w:r w:rsidR="6D0D4644" w:rsidRPr="75F13B30">
              <w:rPr>
                <w:rFonts w:ascii="Arial" w:hAnsi="Arial" w:cs="Arial"/>
                <w:lang w:val="en-CA"/>
              </w:rPr>
              <w:t>day period will be led by ESDC ATIP following standard procedures.</w:t>
            </w:r>
          </w:p>
          <w:p w14:paraId="78489A94" w14:textId="32F423E9" w:rsidR="007F2DCB" w:rsidRPr="00172904" w:rsidRDefault="5A8D442C" w:rsidP="75F13B30">
            <w:pPr>
              <w:spacing w:after="200" w:line="240" w:lineRule="auto"/>
              <w:rPr>
                <w:rFonts w:ascii="Arial" w:hAnsi="Arial" w:cs="Arial"/>
                <w:lang w:val="en-CA"/>
              </w:rPr>
            </w:pPr>
            <w:r w:rsidRPr="75F13B30">
              <w:rPr>
                <w:rFonts w:ascii="Arial" w:hAnsi="Arial" w:cs="Arial"/>
                <w:lang w:val="en-CA"/>
              </w:rPr>
              <w:t>No risk or compliance issue identified.</w:t>
            </w:r>
          </w:p>
        </w:tc>
      </w:tr>
      <w:tr w:rsidR="007F2DCB" w:rsidRPr="00172904" w14:paraId="74D48852" w14:textId="77777777" w:rsidTr="75F13B30">
        <w:trPr>
          <w:trHeight w:val="301"/>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CE7C679" w14:textId="77777777" w:rsidR="007F2DCB" w:rsidRPr="00172904" w:rsidRDefault="007F2DCB" w:rsidP="00DF49EE">
            <w:pPr>
              <w:pStyle w:val="ListParagraph"/>
              <w:numPr>
                <w:ilvl w:val="0"/>
                <w:numId w:val="17"/>
              </w:numPr>
              <w:spacing w:after="200" w:line="240" w:lineRule="auto"/>
              <w:rPr>
                <w:rFonts w:ascii="Arial" w:hAnsi="Arial" w:cs="Arial"/>
              </w:rPr>
            </w:pPr>
            <w:r w:rsidRPr="00172904">
              <w:rPr>
                <w:rFonts w:ascii="Arial" w:hAnsi="Arial" w:cs="Arial"/>
              </w:rPr>
              <w:t>Are all custodians aware of an individual’s right of access process (that is, through privacy notices and PIBs)?</w:t>
            </w:r>
          </w:p>
        </w:tc>
        <w:sdt>
          <w:sdtPr>
            <w:rPr>
              <w:rFonts w:ascii="Arial" w:hAnsi="Arial" w:cs="Arial"/>
              <w:lang w:val="en-CA"/>
            </w:rPr>
            <w:id w:val="513041018"/>
            <w:placeholder>
              <w:docPart w:val="AABFB9F6DE92447D89A62DDE2E461D2B"/>
            </w:placeholder>
            <w:dropDownList>
              <w:listItem w:value="Choose an item."/>
              <w:listItem w:displayText="Yes" w:value="Yes"/>
              <w:listItem w:displayText="No" w:value="No"/>
            </w:dropDownList>
          </w:sdtPr>
          <w:sdtEndPr/>
          <w:sdtContent>
            <w:tc>
              <w:tcPr>
                <w:tcW w:w="645"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2B5C22A" w14:textId="1887AC2F" w:rsidR="007F2DCB" w:rsidRPr="00172904" w:rsidRDefault="001F0725" w:rsidP="00561B97">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1E66D33" w14:textId="7BC3B4C5" w:rsidR="001F0725" w:rsidRPr="00B27ED7" w:rsidRDefault="001F0725" w:rsidP="00AE329E">
            <w:pPr>
              <w:spacing w:after="200" w:line="240" w:lineRule="auto"/>
              <w:rPr>
                <w:rFonts w:ascii="Arial" w:hAnsi="Arial" w:cs="Arial"/>
                <w:color w:val="00B050"/>
                <w:szCs w:val="24"/>
                <w:lang w:val="en-CA"/>
              </w:rPr>
            </w:pPr>
            <w:r w:rsidRPr="001C1F69">
              <w:rPr>
                <w:rFonts w:ascii="Arial" w:hAnsi="Arial" w:cs="Arial"/>
              </w:rPr>
              <w:t>All custodians and users are aware of an individual’s right of access process</w:t>
            </w:r>
            <w:r>
              <w:rPr>
                <w:rFonts w:ascii="Arial" w:hAnsi="Arial" w:cs="Arial"/>
              </w:rPr>
              <w:t>.</w:t>
            </w:r>
            <w:r w:rsidR="006674E7">
              <w:rPr>
                <w:rFonts w:ascii="Arial" w:hAnsi="Arial" w:cs="Arial"/>
              </w:rPr>
              <w:t xml:space="preserve"> A</w:t>
            </w:r>
            <w:r w:rsidR="005A21A7">
              <w:rPr>
                <w:rFonts w:ascii="Arial" w:hAnsi="Arial" w:cs="Arial"/>
              </w:rPr>
              <w:t>s part of ESDC’s Essential Training Curricula, all employees are required to complete a course on Access to Information and Privacy (ATIP)</w:t>
            </w:r>
            <w:r w:rsidR="00346F73">
              <w:rPr>
                <w:rFonts w:ascii="Arial" w:hAnsi="Arial" w:cs="Arial"/>
              </w:rPr>
              <w:t xml:space="preserve"> and Stewardship of</w:t>
            </w:r>
            <w:r w:rsidR="00F62E05">
              <w:rPr>
                <w:rFonts w:ascii="Arial" w:hAnsi="Arial" w:cs="Arial"/>
              </w:rPr>
              <w:t xml:space="preserve"> Information and Workplace Behaviours</w:t>
            </w:r>
            <w:r w:rsidR="008F7F5A">
              <w:rPr>
                <w:rFonts w:ascii="Arial" w:hAnsi="Arial" w:cs="Arial"/>
              </w:rPr>
              <w:t xml:space="preserve"> (SIWB)</w:t>
            </w:r>
            <w:r w:rsidR="005A21A7">
              <w:rPr>
                <w:rFonts w:ascii="Arial" w:hAnsi="Arial" w:cs="Arial"/>
              </w:rPr>
              <w:t>.</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FF7E9E3" w14:textId="5DAE9896" w:rsidR="007F2DCB" w:rsidRPr="00172904" w:rsidRDefault="001F0725" w:rsidP="00561B97">
            <w:pPr>
              <w:spacing w:after="200" w:line="240" w:lineRule="auto"/>
              <w:rPr>
                <w:rFonts w:ascii="Arial" w:hAnsi="Arial" w:cs="Arial"/>
                <w:lang w:val="en-CA"/>
              </w:rPr>
            </w:pPr>
            <w:r>
              <w:rPr>
                <w:rFonts w:ascii="Arial" w:hAnsi="Arial" w:cs="Arial"/>
                <w:lang w:val="en-CA"/>
              </w:rPr>
              <w:t>No risk or compliance issue identified.</w:t>
            </w:r>
          </w:p>
        </w:tc>
      </w:tr>
      <w:tr w:rsidR="001F0AFC" w:rsidRPr="00172904" w14:paraId="199A9F27" w14:textId="77777777" w:rsidTr="75F13B30">
        <w:trPr>
          <w:trHeight w:val="301"/>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87EB058" w14:textId="77777777" w:rsidR="001F0AFC" w:rsidRPr="00172904" w:rsidRDefault="001F0AFC" w:rsidP="00DF49EE">
            <w:pPr>
              <w:pStyle w:val="ListParagraph"/>
              <w:numPr>
                <w:ilvl w:val="0"/>
                <w:numId w:val="17"/>
              </w:numPr>
              <w:spacing w:after="200" w:line="240" w:lineRule="auto"/>
              <w:rPr>
                <w:rFonts w:ascii="Arial" w:hAnsi="Arial" w:cs="Arial"/>
              </w:rPr>
            </w:pPr>
            <w:r w:rsidRPr="00172904">
              <w:rPr>
                <w:rFonts w:ascii="Arial" w:hAnsi="Arial" w:cs="Arial"/>
              </w:rPr>
              <w:t>Are there documented procedures developed or planned on how to initiate informal and formal personal information requests?</w:t>
            </w:r>
          </w:p>
        </w:tc>
        <w:sdt>
          <w:sdtPr>
            <w:rPr>
              <w:rFonts w:ascii="Arial" w:hAnsi="Arial" w:cs="Arial"/>
              <w:lang w:val="en-CA"/>
            </w:rPr>
            <w:id w:val="-1314948883"/>
            <w:placeholder>
              <w:docPart w:val="6864781BBEDF489BA1E4638171E425B0"/>
            </w:placeholder>
            <w:dropDownList>
              <w:listItem w:value="Choose an item."/>
              <w:listItem w:displayText="Yes" w:value="Yes"/>
              <w:listItem w:displayText="No" w:value="No"/>
            </w:dropDownList>
          </w:sdtPr>
          <w:sdtEndPr/>
          <w:sdtContent>
            <w:tc>
              <w:tcPr>
                <w:tcW w:w="645"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F3FF1DD" w14:textId="473A20F7" w:rsidR="001F0AFC" w:rsidRPr="00172904" w:rsidRDefault="001F0725" w:rsidP="00561B97">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32E9994" w14:textId="23E269A4" w:rsidR="001F0AFC" w:rsidRPr="00172904" w:rsidRDefault="001F0725" w:rsidP="00561B97">
            <w:pPr>
              <w:rPr>
                <w:rFonts w:ascii="Arial" w:hAnsi="Arial" w:cs="Arial"/>
                <w:szCs w:val="24"/>
                <w:lang w:val="en-CA"/>
              </w:rPr>
            </w:pPr>
            <w:r w:rsidRPr="001C1F69">
              <w:rPr>
                <w:rFonts w:ascii="Arial" w:hAnsi="Arial" w:cs="Arial"/>
              </w:rPr>
              <w:t>There are documented procedures on how to initiate privacy requests or requests for the correction of personal information.</w:t>
            </w:r>
            <w:r w:rsidR="00C75EE9">
              <w:rPr>
                <w:rFonts w:ascii="Arial" w:hAnsi="Arial" w:cs="Arial"/>
              </w:rPr>
              <w:t xml:space="preserve"> </w:t>
            </w:r>
            <w:r w:rsidR="002814FB" w:rsidRPr="001C1F69">
              <w:rPr>
                <w:rFonts w:ascii="Arial" w:hAnsi="Arial" w:cs="Arial"/>
              </w:rPr>
              <w:t xml:space="preserve">ESDC’s formal Access to Information and Privacy </w:t>
            </w:r>
            <w:r w:rsidR="00CB048F">
              <w:rPr>
                <w:rFonts w:ascii="Arial" w:hAnsi="Arial" w:cs="Arial"/>
              </w:rPr>
              <w:t>p</w:t>
            </w:r>
            <w:r w:rsidR="002814FB" w:rsidRPr="001C1F69">
              <w:rPr>
                <w:rFonts w:ascii="Arial" w:hAnsi="Arial" w:cs="Arial"/>
              </w:rPr>
              <w:t xml:space="preserve">rocess has been described in </w:t>
            </w:r>
            <w:r w:rsidR="00CB048F">
              <w:rPr>
                <w:rFonts w:ascii="Arial" w:hAnsi="Arial" w:cs="Arial"/>
              </w:rPr>
              <w:t>re</w:t>
            </w:r>
            <w:r w:rsidR="00304B42">
              <w:rPr>
                <w:rFonts w:ascii="Arial" w:hAnsi="Arial" w:cs="Arial"/>
              </w:rPr>
              <w:t>sponse to</w:t>
            </w:r>
            <w:r w:rsidR="00C75EE9">
              <w:rPr>
                <w:rFonts w:ascii="Arial" w:hAnsi="Arial" w:cs="Arial"/>
              </w:rPr>
              <w:t xml:space="preserve"> question #7 under the Openness</w:t>
            </w:r>
            <w:r w:rsidR="00304B42">
              <w:rPr>
                <w:rFonts w:ascii="Arial" w:hAnsi="Arial" w:cs="Arial"/>
              </w:rPr>
              <w:t xml:space="preserve"> section</w:t>
            </w:r>
            <w:r w:rsidR="00051D7E">
              <w:rPr>
                <w:rFonts w:ascii="Arial" w:hAnsi="Arial" w:cs="Arial"/>
              </w:rPr>
              <w:t>.</w:t>
            </w:r>
            <w:r w:rsidRPr="001C1F69">
              <w:rPr>
                <w:rFonts w:ascii="Arial" w:hAnsi="Arial" w:cs="Arial"/>
              </w:rPr>
              <w:t xml:space="preserve"> </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0DC6AAFF" w14:textId="1F1E61A9" w:rsidR="001F0AFC" w:rsidRPr="00172904" w:rsidRDefault="001F0725" w:rsidP="00561B97">
            <w:pPr>
              <w:spacing w:after="200" w:line="240" w:lineRule="auto"/>
              <w:rPr>
                <w:rFonts w:ascii="Arial" w:hAnsi="Arial" w:cs="Arial"/>
                <w:lang w:val="en-CA"/>
              </w:rPr>
            </w:pPr>
            <w:r>
              <w:rPr>
                <w:rFonts w:ascii="Arial" w:hAnsi="Arial" w:cs="Arial"/>
                <w:lang w:val="en-CA"/>
              </w:rPr>
              <w:t>No risk or compliance issue identified.</w:t>
            </w:r>
          </w:p>
        </w:tc>
      </w:tr>
      <w:tr w:rsidR="001F0AFC" w:rsidRPr="00172904" w14:paraId="138D610B" w14:textId="77777777" w:rsidTr="75F13B30">
        <w:trPr>
          <w:trHeight w:val="301"/>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BD85C94" w14:textId="77777777" w:rsidR="001F0AFC" w:rsidRPr="00172904" w:rsidRDefault="001F0AFC" w:rsidP="00DF49EE">
            <w:pPr>
              <w:pStyle w:val="ListParagraph"/>
              <w:numPr>
                <w:ilvl w:val="0"/>
                <w:numId w:val="17"/>
              </w:numPr>
              <w:spacing w:after="200" w:line="240" w:lineRule="auto"/>
              <w:rPr>
                <w:rFonts w:ascii="Arial" w:hAnsi="Arial" w:cs="Arial"/>
              </w:rPr>
            </w:pPr>
            <w:r w:rsidRPr="00172904">
              <w:rPr>
                <w:rFonts w:ascii="Arial" w:hAnsi="Arial" w:cs="Arial"/>
              </w:rPr>
              <w:t xml:space="preserve">If appropriate, are individuals provided with access to their </w:t>
            </w:r>
            <w:r w:rsidRPr="00172904">
              <w:rPr>
                <w:rFonts w:ascii="Arial" w:hAnsi="Arial" w:cs="Arial"/>
              </w:rPr>
              <w:lastRenderedPageBreak/>
              <w:t xml:space="preserve">personal information in the official language of their choice? </w:t>
            </w:r>
          </w:p>
        </w:tc>
        <w:sdt>
          <w:sdtPr>
            <w:rPr>
              <w:rFonts w:ascii="Arial" w:hAnsi="Arial" w:cs="Arial"/>
              <w:lang w:val="en-CA"/>
            </w:rPr>
            <w:id w:val="987593520"/>
            <w:placeholder>
              <w:docPart w:val="3930D5E9FA0848E8B5B9CB0541A26061"/>
            </w:placeholder>
            <w:dropDownList>
              <w:listItem w:value="Choose an item."/>
              <w:listItem w:displayText="Yes" w:value="Yes"/>
              <w:listItem w:displayText="No" w:value="No"/>
            </w:dropDownList>
          </w:sdtPr>
          <w:sdtEndPr/>
          <w:sdtContent>
            <w:tc>
              <w:tcPr>
                <w:tcW w:w="645"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6648990" w14:textId="6807C073" w:rsidR="001F0AFC" w:rsidRPr="00172904" w:rsidRDefault="001F0725" w:rsidP="00561B97">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9FE0D17" w14:textId="4F3576E6" w:rsidR="001F0AFC" w:rsidRPr="00172904" w:rsidRDefault="001F0725" w:rsidP="00561B97">
            <w:pPr>
              <w:rPr>
                <w:rFonts w:ascii="Arial" w:hAnsi="Arial" w:cs="Arial"/>
                <w:szCs w:val="24"/>
                <w:lang w:val="en-CA"/>
              </w:rPr>
            </w:pPr>
            <w:r w:rsidRPr="001C1F69">
              <w:rPr>
                <w:rFonts w:ascii="Arial" w:hAnsi="Arial" w:cs="Arial"/>
              </w:rPr>
              <w:t xml:space="preserve">Individuals </w:t>
            </w:r>
            <w:r>
              <w:rPr>
                <w:rFonts w:ascii="Arial" w:hAnsi="Arial" w:cs="Arial"/>
              </w:rPr>
              <w:t>can access</w:t>
            </w:r>
            <w:r w:rsidRPr="001C1F69">
              <w:rPr>
                <w:rFonts w:ascii="Arial" w:hAnsi="Arial" w:cs="Arial"/>
              </w:rPr>
              <w:t xml:space="preserve"> their personal information in the official language of their </w:t>
            </w:r>
            <w:r w:rsidRPr="001C1F69">
              <w:rPr>
                <w:rFonts w:ascii="Arial" w:hAnsi="Arial" w:cs="Arial"/>
              </w:rPr>
              <w:lastRenderedPageBreak/>
              <w:t xml:space="preserve">choice. Instructions for obtaining this information are outlined in the publication </w:t>
            </w:r>
            <w:r w:rsidRPr="001C1F69">
              <w:rPr>
                <w:rFonts w:ascii="Arial" w:hAnsi="Arial" w:cs="Arial"/>
                <w:lang w:val="en"/>
              </w:rPr>
              <w:t>Information about programs and information holdings</w:t>
            </w:r>
            <w:r w:rsidRPr="001C1F69">
              <w:rPr>
                <w:rFonts w:ascii="Arial" w:hAnsi="Arial" w:cs="Arial"/>
              </w:rPr>
              <w:t xml:space="preserve">, which is available online in both official languages. Additionally, ESDC is bound by the </w:t>
            </w:r>
            <w:r w:rsidRPr="001C1F69">
              <w:rPr>
                <w:rFonts w:ascii="Arial" w:hAnsi="Arial" w:cs="Arial"/>
                <w:i/>
              </w:rPr>
              <w:t>Official Languages Act</w:t>
            </w:r>
            <w:r w:rsidRPr="001C1F69">
              <w:rPr>
                <w:rFonts w:ascii="Arial" w:hAnsi="Arial" w:cs="Arial"/>
              </w:rPr>
              <w:t>, the Associated Regulations and relevant Treasury Board policies. Where required, its website information is available in both French and English.</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1248F28A" w14:textId="21519E8C" w:rsidR="001F0AFC" w:rsidRPr="00172904" w:rsidRDefault="001F0725" w:rsidP="00561B97">
            <w:pPr>
              <w:spacing w:after="200" w:line="240" w:lineRule="auto"/>
              <w:rPr>
                <w:rFonts w:ascii="Arial" w:hAnsi="Arial" w:cs="Arial"/>
                <w:lang w:val="en-CA"/>
              </w:rPr>
            </w:pPr>
            <w:r>
              <w:rPr>
                <w:rFonts w:ascii="Arial" w:hAnsi="Arial" w:cs="Arial"/>
                <w:lang w:val="en-CA"/>
              </w:rPr>
              <w:lastRenderedPageBreak/>
              <w:t>No risk or compliance issue identified.</w:t>
            </w:r>
          </w:p>
        </w:tc>
      </w:tr>
      <w:tr w:rsidR="00421EB8" w:rsidRPr="00172904" w14:paraId="1CF843BF" w14:textId="77777777" w:rsidTr="75F13B30">
        <w:trPr>
          <w:trHeight w:val="301"/>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D08C5C" w14:textId="77777777" w:rsidR="00421EB8" w:rsidRPr="00172904" w:rsidRDefault="00421EB8" w:rsidP="00DF49EE">
            <w:pPr>
              <w:pStyle w:val="ListParagraph"/>
              <w:numPr>
                <w:ilvl w:val="0"/>
                <w:numId w:val="17"/>
              </w:numPr>
              <w:spacing w:after="200" w:line="240" w:lineRule="auto"/>
              <w:rPr>
                <w:rFonts w:ascii="Arial" w:hAnsi="Arial" w:cs="Arial"/>
              </w:rPr>
            </w:pPr>
            <w:r w:rsidRPr="00172904">
              <w:rPr>
                <w:rFonts w:ascii="Arial" w:hAnsi="Arial" w:cs="Arial"/>
              </w:rPr>
              <w:t>If appropriate, will individuals be provided with access to their personal information in alternative formats?</w:t>
            </w:r>
          </w:p>
        </w:tc>
        <w:sdt>
          <w:sdtPr>
            <w:rPr>
              <w:rFonts w:ascii="Arial" w:hAnsi="Arial" w:cs="Arial"/>
              <w:lang w:val="en-CA"/>
            </w:rPr>
            <w:id w:val="-1424331919"/>
            <w:placeholder>
              <w:docPart w:val="CCA4334AA18C47DA8AED73DBEC076067"/>
            </w:placeholder>
            <w:dropDownList>
              <w:listItem w:value="Choose an item."/>
              <w:listItem w:displayText="Yes" w:value="Yes"/>
              <w:listItem w:displayText="No" w:value="No"/>
              <w:listItem w:displayText="N/A" w:value="N/A"/>
            </w:dropDownList>
          </w:sdtPr>
          <w:sdtEndPr/>
          <w:sdtContent>
            <w:tc>
              <w:tcPr>
                <w:tcW w:w="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A56317" w14:textId="71DF510D" w:rsidR="00421EB8" w:rsidRPr="00172904" w:rsidRDefault="001F0725" w:rsidP="00561B97">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D72FA3" w14:textId="0CC70A2B" w:rsidR="00421EB8" w:rsidRPr="00172904" w:rsidRDefault="001F0725" w:rsidP="00561B97">
            <w:pPr>
              <w:rPr>
                <w:rFonts w:ascii="Arial" w:hAnsi="Arial" w:cs="Arial"/>
                <w:szCs w:val="24"/>
                <w:lang w:val="en-CA"/>
              </w:rPr>
            </w:pPr>
            <w:r>
              <w:rPr>
                <w:rFonts w:ascii="Arial" w:hAnsi="Arial" w:cs="Arial"/>
                <w:szCs w:val="24"/>
                <w:lang w:val="en-CA"/>
              </w:rPr>
              <w:t xml:space="preserve">Individuals will be offered paper or electronic formats to access their personal information. Furthermore, </w:t>
            </w:r>
            <w:r w:rsidRPr="001C1F69">
              <w:rPr>
                <w:rFonts w:ascii="Arial" w:hAnsi="Arial" w:cs="Arial"/>
              </w:rPr>
              <w:t xml:space="preserve">ESDC’s website provides a teletypewriter number on its website for people who are </w:t>
            </w:r>
            <w:r w:rsidR="008242D7">
              <w:rPr>
                <w:rFonts w:ascii="Arial" w:hAnsi="Arial" w:cs="Arial"/>
              </w:rPr>
              <w:t>D</w:t>
            </w:r>
            <w:r w:rsidR="006448EA">
              <w:rPr>
                <w:rFonts w:ascii="Arial" w:hAnsi="Arial" w:cs="Arial"/>
              </w:rPr>
              <w:t xml:space="preserve">eaf, </w:t>
            </w:r>
            <w:r w:rsidR="008242D7">
              <w:rPr>
                <w:rFonts w:ascii="Arial" w:hAnsi="Arial" w:cs="Arial"/>
              </w:rPr>
              <w:t xml:space="preserve">deafened or </w:t>
            </w:r>
            <w:r w:rsidR="006448EA">
              <w:rPr>
                <w:rFonts w:ascii="Arial" w:hAnsi="Arial" w:cs="Arial"/>
              </w:rPr>
              <w:t xml:space="preserve">hard of </w:t>
            </w:r>
            <w:r w:rsidRPr="001C1F69" w:rsidDel="00386F2B">
              <w:rPr>
                <w:rFonts w:ascii="Arial" w:hAnsi="Arial" w:cs="Arial"/>
              </w:rPr>
              <w:t>hearing</w:t>
            </w:r>
            <w:r w:rsidR="008242D7">
              <w:rPr>
                <w:rFonts w:ascii="Arial" w:hAnsi="Arial" w:cs="Arial"/>
              </w:rPr>
              <w:t>,</w:t>
            </w:r>
            <w:r w:rsidRPr="001C1F69" w:rsidDel="00386F2B">
              <w:rPr>
                <w:rFonts w:ascii="Arial" w:hAnsi="Arial" w:cs="Arial"/>
              </w:rPr>
              <w:t xml:space="preserve"> </w:t>
            </w:r>
            <w:r w:rsidRPr="001C1F69">
              <w:rPr>
                <w:rFonts w:ascii="Arial" w:hAnsi="Arial" w:cs="Arial"/>
              </w:rPr>
              <w:t>or have a speech impediment and wish to access their personal information held by the Government of Canada. Individuals may also submit their request in person at a Service Canada Centre.</w:t>
            </w:r>
            <w:r w:rsidRPr="001C1F69">
              <w:rPr>
                <w:rFonts w:ascii="Arial" w:hAnsi="Arial" w:cs="Arial"/>
                <w:b/>
              </w:rPr>
              <w:t xml:space="preserve">  </w:t>
            </w: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94B6897" w14:textId="35935D9C" w:rsidR="00421EB8" w:rsidRPr="00172904" w:rsidRDefault="001F0725" w:rsidP="00561B97">
            <w:pPr>
              <w:spacing w:after="200" w:line="240" w:lineRule="auto"/>
              <w:rPr>
                <w:rFonts w:ascii="Arial" w:hAnsi="Arial" w:cs="Arial"/>
                <w:lang w:val="en-CA"/>
              </w:rPr>
            </w:pPr>
            <w:r>
              <w:rPr>
                <w:rFonts w:ascii="Arial" w:hAnsi="Arial" w:cs="Arial"/>
                <w:lang w:val="en-CA"/>
              </w:rPr>
              <w:t>No risk or compliance issue identified.</w:t>
            </w:r>
          </w:p>
        </w:tc>
      </w:tr>
      <w:tr w:rsidR="00421EB8" w:rsidRPr="00172904" w14:paraId="732AFDFE" w14:textId="77777777" w:rsidTr="75F13B30">
        <w:trPr>
          <w:trHeight w:val="301"/>
        </w:trPr>
        <w:tc>
          <w:tcPr>
            <w:tcW w:w="104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B4BB686" w14:textId="77777777" w:rsidR="00421EB8" w:rsidRPr="00172904" w:rsidRDefault="00421EB8" w:rsidP="00DF49EE">
            <w:pPr>
              <w:pStyle w:val="ListParagraph"/>
              <w:numPr>
                <w:ilvl w:val="0"/>
                <w:numId w:val="17"/>
              </w:numPr>
              <w:spacing w:after="200" w:line="240" w:lineRule="auto"/>
              <w:rPr>
                <w:rFonts w:ascii="Arial" w:hAnsi="Arial" w:cs="Arial"/>
              </w:rPr>
            </w:pPr>
            <w:r w:rsidRPr="00172904">
              <w:rPr>
                <w:rFonts w:ascii="Arial" w:hAnsi="Arial" w:cs="Arial"/>
              </w:rPr>
              <w:t>Has consideration been given to providing individuals “routine” or informal access to their personal information?</w:t>
            </w:r>
          </w:p>
        </w:tc>
        <w:sdt>
          <w:sdtPr>
            <w:rPr>
              <w:rFonts w:ascii="Arial" w:hAnsi="Arial" w:cs="Arial"/>
              <w:lang w:val="en-CA"/>
            </w:rPr>
            <w:id w:val="-962186914"/>
            <w:placeholder>
              <w:docPart w:val="B597BC7E53CF4E77BC52AC473DEBEADD"/>
            </w:placeholder>
            <w:dropDownList>
              <w:listItem w:value="Choose an item."/>
              <w:listItem w:displayText="Yes" w:value="Yes"/>
              <w:listItem w:displayText="No" w:value="No"/>
              <w:listItem w:displayText="N/A" w:value="N/A"/>
            </w:dropDownList>
          </w:sdtPr>
          <w:sdtEndPr/>
          <w:sdtContent>
            <w:tc>
              <w:tcPr>
                <w:tcW w:w="645"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22A61F1A" w14:textId="2327AFE0" w:rsidR="00421EB8" w:rsidRPr="00172904" w:rsidRDefault="4AB7C1EA" w:rsidP="00561B97">
                <w:pPr>
                  <w:spacing w:after="200" w:line="240" w:lineRule="auto"/>
                  <w:rPr>
                    <w:rFonts w:ascii="Arial" w:hAnsi="Arial" w:cs="Arial"/>
                    <w:lang w:val="en-CA"/>
                  </w:rPr>
                </w:pPr>
                <w:r w:rsidRPr="503AB6DF">
                  <w:rPr>
                    <w:rFonts w:ascii="Arial" w:hAnsi="Arial" w:cs="Arial"/>
                    <w:lang w:val="en-CA"/>
                  </w:rPr>
                  <w:t>No</w:t>
                </w:r>
              </w:p>
            </w:tc>
          </w:sdtContent>
        </w:sdt>
        <w:tc>
          <w:tcPr>
            <w:tcW w:w="1371"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5E7070E" w14:textId="7196BEDD" w:rsidR="00421EB8" w:rsidRPr="00172904" w:rsidRDefault="00A42DB5" w:rsidP="00561B97">
            <w:pPr>
              <w:spacing w:after="200" w:line="240" w:lineRule="auto"/>
              <w:rPr>
                <w:rFonts w:ascii="Arial" w:hAnsi="Arial" w:cs="Arial"/>
                <w:lang w:val="en-CA"/>
              </w:rPr>
            </w:pPr>
            <w:r w:rsidRPr="3DBA0E9A">
              <w:rPr>
                <w:rFonts w:ascii="Arial" w:hAnsi="Arial" w:cs="Arial"/>
                <w:lang w:val="en-CA"/>
              </w:rPr>
              <w:t xml:space="preserve">There is no ability in EVA </w:t>
            </w:r>
            <w:r w:rsidR="004E122B" w:rsidRPr="3DBA0E9A">
              <w:rPr>
                <w:rFonts w:ascii="Arial" w:hAnsi="Arial" w:cs="Arial"/>
                <w:lang w:val="en-CA"/>
              </w:rPr>
              <w:t xml:space="preserve">to provide users with routine access to the personal information collected about them </w:t>
            </w:r>
            <w:r w:rsidR="00062F05" w:rsidRPr="3DBA0E9A">
              <w:rPr>
                <w:rFonts w:ascii="Arial" w:hAnsi="Arial" w:cs="Arial"/>
                <w:lang w:val="en-CA"/>
              </w:rPr>
              <w:t xml:space="preserve">during their use of the </w:t>
            </w:r>
            <w:r w:rsidR="002E6513" w:rsidRPr="3DBA0E9A">
              <w:rPr>
                <w:rFonts w:ascii="Arial" w:hAnsi="Arial" w:cs="Arial"/>
                <w:lang w:val="en-CA"/>
              </w:rPr>
              <w:t>tool</w:t>
            </w:r>
            <w:r w:rsidR="00421EB8" w:rsidRPr="00172904" w:rsidDel="00A42DB5">
              <w:rPr>
                <w:rFonts w:ascii="Arial" w:hAnsi="Arial" w:cs="Arial"/>
                <w:lang w:val="en-CA"/>
              </w:rPr>
              <w:t>.</w:t>
            </w:r>
          </w:p>
        </w:tc>
        <w:tc>
          <w:tcPr>
            <w:tcW w:w="1937" w:type="pc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6B067E5F" w14:textId="002347A9" w:rsidR="00421EB8" w:rsidRPr="00172904" w:rsidRDefault="00946B04" w:rsidP="00561B97">
            <w:pPr>
              <w:spacing w:after="200" w:line="240" w:lineRule="auto"/>
              <w:rPr>
                <w:rFonts w:ascii="Arial" w:hAnsi="Arial" w:cs="Arial"/>
                <w:lang w:val="en-CA"/>
              </w:rPr>
            </w:pPr>
            <w:r w:rsidRPr="00946B04">
              <w:rPr>
                <w:rFonts w:ascii="Arial" w:hAnsi="Arial" w:cs="Arial"/>
                <w:lang w:val="en-CA"/>
              </w:rPr>
              <w:t>No privacy risk or compliance issue identified.</w:t>
            </w:r>
          </w:p>
        </w:tc>
      </w:tr>
    </w:tbl>
    <w:p w14:paraId="535EE04D" w14:textId="45E736A1" w:rsidR="007F2DCB" w:rsidRPr="00684F08" w:rsidRDefault="007F2DCB" w:rsidP="00561B97">
      <w:pPr>
        <w:pStyle w:val="Heading4"/>
        <w:rPr>
          <w:rFonts w:ascii="Arial" w:hAnsi="Arial" w:cs="Arial"/>
        </w:rPr>
      </w:pPr>
      <w:bookmarkStart w:id="229" w:name="_Toc181179926"/>
      <w:r w:rsidRPr="26D1514B">
        <w:rPr>
          <w:rFonts w:ascii="Arial" w:hAnsi="Arial" w:cs="Arial"/>
        </w:rPr>
        <w:t xml:space="preserve">10. </w:t>
      </w:r>
      <w:r w:rsidRPr="001D5D92">
        <w:rPr>
          <w:rFonts w:ascii="Arial" w:hAnsi="Arial" w:cs="Arial"/>
        </w:rPr>
        <w:t>Challenging compliance</w:t>
      </w:r>
      <w:bookmarkEnd w:id="229"/>
    </w:p>
    <w:p w14:paraId="3FA111B0" w14:textId="5B4CAFF5" w:rsidR="00C3210D" w:rsidRPr="00F950C6" w:rsidRDefault="00F950C6" w:rsidP="00F950C6">
      <w:pPr>
        <w:rPr>
          <w:rFonts w:ascii="Arial" w:hAnsi="Arial" w:cs="Arial"/>
          <w:i/>
        </w:rPr>
      </w:pPr>
      <w:r w:rsidRPr="00F950C6">
        <w:rPr>
          <w:rFonts w:ascii="Arial" w:hAnsi="Arial" w:cs="Arial"/>
          <w:i/>
        </w:rPr>
        <w:t>An individual shall be able to address a challenge concerning the privacy management practices of an institution to a designated individual in the institution.</w:t>
      </w: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681"/>
        <w:gridCol w:w="2267"/>
        <w:gridCol w:w="4819"/>
        <w:gridCol w:w="6809"/>
      </w:tblGrid>
      <w:tr w:rsidR="007F2DCB" w:rsidRPr="00172904" w14:paraId="33605D8A" w14:textId="77777777" w:rsidTr="184A325F">
        <w:trPr>
          <w:trHeight w:val="300"/>
          <w:tblHeader/>
        </w:trPr>
        <w:tc>
          <w:tcPr>
            <w:tcW w:w="1047" w:type="pct"/>
            <w:shd w:val="clear" w:color="auto" w:fill="F2F2F2" w:themeFill="background1" w:themeFillShade="F2"/>
            <w:vAlign w:val="center"/>
          </w:tcPr>
          <w:p w14:paraId="79CFBA84" w14:textId="77777777" w:rsidR="007F2DCB" w:rsidRPr="00172904" w:rsidRDefault="007F2DCB" w:rsidP="00830FA7">
            <w:pPr>
              <w:spacing w:after="200" w:line="240" w:lineRule="auto"/>
              <w:rPr>
                <w:rFonts w:ascii="Arial" w:hAnsi="Arial" w:cs="Arial"/>
                <w:b/>
                <w:szCs w:val="24"/>
                <w:lang w:val="en-CA"/>
              </w:rPr>
            </w:pPr>
            <w:r w:rsidRPr="00172904">
              <w:rPr>
                <w:rFonts w:ascii="Arial" w:hAnsi="Arial" w:cs="Arial"/>
                <w:b/>
                <w:szCs w:val="24"/>
                <w:lang w:val="en-CA"/>
              </w:rPr>
              <w:lastRenderedPageBreak/>
              <w:t>Question</w:t>
            </w:r>
          </w:p>
        </w:tc>
        <w:tc>
          <w:tcPr>
            <w:tcW w:w="645" w:type="pct"/>
            <w:shd w:val="clear" w:color="auto" w:fill="F2F2F2" w:themeFill="background1" w:themeFillShade="F2"/>
            <w:vAlign w:val="center"/>
          </w:tcPr>
          <w:p w14:paraId="31336446" w14:textId="77777777" w:rsidR="007F2DCB" w:rsidRPr="00172904" w:rsidRDefault="007F2DCB" w:rsidP="00830FA7">
            <w:pPr>
              <w:spacing w:after="200" w:line="240" w:lineRule="auto"/>
              <w:rPr>
                <w:rFonts w:ascii="Arial" w:hAnsi="Arial" w:cs="Arial"/>
                <w:b/>
                <w:szCs w:val="24"/>
                <w:lang w:val="en-CA"/>
              </w:rPr>
            </w:pPr>
            <w:r w:rsidRPr="00172904">
              <w:rPr>
                <w:rFonts w:ascii="Arial" w:hAnsi="Arial" w:cs="Arial"/>
                <w:b/>
                <w:szCs w:val="24"/>
                <w:lang w:val="en-CA"/>
              </w:rPr>
              <w:t>Answer</w:t>
            </w:r>
          </w:p>
        </w:tc>
        <w:tc>
          <w:tcPr>
            <w:tcW w:w="1371" w:type="pct"/>
            <w:shd w:val="clear" w:color="auto" w:fill="F2F2F2" w:themeFill="background1" w:themeFillShade="F2"/>
            <w:vAlign w:val="center"/>
          </w:tcPr>
          <w:p w14:paraId="1B9A90E6" w14:textId="77777777" w:rsidR="007F2DCB" w:rsidRPr="00172904" w:rsidRDefault="007F2DCB" w:rsidP="00830FA7">
            <w:pPr>
              <w:spacing w:after="200" w:line="240" w:lineRule="auto"/>
              <w:rPr>
                <w:rFonts w:ascii="Arial" w:hAnsi="Arial" w:cs="Arial"/>
                <w:b/>
                <w:szCs w:val="24"/>
                <w:lang w:val="en-CA"/>
              </w:rPr>
            </w:pPr>
            <w:r w:rsidRPr="00172904">
              <w:rPr>
                <w:rFonts w:ascii="Arial" w:hAnsi="Arial" w:cs="Arial"/>
                <w:b/>
                <w:szCs w:val="24"/>
                <w:lang w:val="en-CA"/>
              </w:rPr>
              <w:t>Justification (if necessary)</w:t>
            </w:r>
          </w:p>
        </w:tc>
        <w:tc>
          <w:tcPr>
            <w:tcW w:w="1937" w:type="pct"/>
            <w:shd w:val="clear" w:color="auto" w:fill="F2F2F2" w:themeFill="background1" w:themeFillShade="F2"/>
            <w:vAlign w:val="center"/>
          </w:tcPr>
          <w:p w14:paraId="13B57544" w14:textId="77777777" w:rsidR="007F2DCB" w:rsidRPr="00172904" w:rsidRDefault="007F2DCB" w:rsidP="00830FA7">
            <w:pPr>
              <w:spacing w:after="200" w:line="240" w:lineRule="auto"/>
              <w:rPr>
                <w:rFonts w:ascii="Arial" w:hAnsi="Arial" w:cs="Arial"/>
                <w:b/>
                <w:bCs/>
                <w:lang w:val="en-CA"/>
              </w:rPr>
            </w:pPr>
            <w:r w:rsidRPr="00172904">
              <w:rPr>
                <w:rFonts w:ascii="Arial" w:hAnsi="Arial" w:cs="Arial"/>
                <w:b/>
                <w:bCs/>
                <w:lang w:val="en-CA"/>
              </w:rPr>
              <w:t>Risk or compliance issue (to be completed by privacy officials on receipt)</w:t>
            </w:r>
          </w:p>
        </w:tc>
      </w:tr>
      <w:tr w:rsidR="001F0AFC" w:rsidRPr="00172904" w14:paraId="526CC022" w14:textId="77777777" w:rsidTr="184A325F">
        <w:trPr>
          <w:trHeight w:val="300"/>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F13494" w14:textId="77777777" w:rsidR="001F0AFC" w:rsidRPr="00172904" w:rsidRDefault="001F0AFC" w:rsidP="00DF49EE">
            <w:pPr>
              <w:pStyle w:val="ListParagraph"/>
              <w:numPr>
                <w:ilvl w:val="0"/>
                <w:numId w:val="18"/>
              </w:numPr>
              <w:spacing w:after="200" w:line="240" w:lineRule="auto"/>
              <w:rPr>
                <w:rFonts w:ascii="Arial" w:hAnsi="Arial" w:cs="Arial"/>
              </w:rPr>
            </w:pPr>
            <w:r w:rsidRPr="00172904">
              <w:rPr>
                <w:rFonts w:ascii="Arial" w:hAnsi="Arial" w:cs="Arial"/>
              </w:rPr>
              <w:t>Is there a process to receive and respond to privacy-related complaints and questions?</w:t>
            </w:r>
          </w:p>
        </w:tc>
        <w:sdt>
          <w:sdtPr>
            <w:rPr>
              <w:rFonts w:ascii="Arial" w:hAnsi="Arial" w:cs="Arial"/>
              <w:lang w:val="en-CA"/>
            </w:rPr>
            <w:id w:val="-692764370"/>
            <w:placeholder>
              <w:docPart w:val="A913EF85BF104262AEB20C208EE03B46"/>
            </w:placeholder>
            <w:dropDownList>
              <w:listItem w:value="Choose an item."/>
              <w:listItem w:displayText="Yes" w:value="Yes"/>
              <w:listItem w:displayText="No" w:value="No"/>
            </w:dropDownList>
          </w:sdtPr>
          <w:sdtEndPr/>
          <w:sdtContent>
            <w:tc>
              <w:tcPr>
                <w:tcW w:w="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A7AC325" w14:textId="66848920" w:rsidR="001F0AFC" w:rsidRPr="00172904" w:rsidRDefault="00C976BB" w:rsidP="001F0AFC">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272D7E9" w14:textId="0FFAEC63" w:rsidR="002D6258" w:rsidRPr="005115CD" w:rsidRDefault="0AF4E51A">
            <w:pPr>
              <w:spacing w:after="200" w:line="240" w:lineRule="auto"/>
              <w:rPr>
                <w:rFonts w:ascii="Arial" w:hAnsi="Arial" w:cs="Arial"/>
                <w:lang w:val="en-CA"/>
              </w:rPr>
            </w:pPr>
            <w:r w:rsidRPr="184A325F">
              <w:rPr>
                <w:rFonts w:ascii="Arial" w:hAnsi="Arial" w:cs="Arial"/>
                <w:lang w:val="en-CA"/>
              </w:rPr>
              <w:t xml:space="preserve">ESDC has established procedures to receive and respond to privacy-related complaints and challenges, including those concerning the institution’s privacy management practices. These procedures are overseen by the </w:t>
            </w:r>
            <w:r w:rsidRPr="184A325F">
              <w:rPr>
                <w:rFonts w:ascii="Arial" w:hAnsi="Arial" w:cs="Arial"/>
                <w:b/>
                <w:bCs/>
                <w:lang w:val="en-CA"/>
              </w:rPr>
              <w:t>Privacy Management Division (PMD)</w:t>
            </w:r>
            <w:r w:rsidRPr="184A325F">
              <w:rPr>
                <w:rFonts w:ascii="Arial" w:hAnsi="Arial" w:cs="Arial"/>
                <w:lang w:val="en-CA"/>
              </w:rPr>
              <w:t>.</w:t>
            </w:r>
          </w:p>
          <w:p w14:paraId="6AD1EBC5" w14:textId="77777777" w:rsidR="002D6258" w:rsidRPr="005115CD" w:rsidRDefault="002D6258">
            <w:pPr>
              <w:spacing w:after="200" w:line="240" w:lineRule="auto"/>
              <w:rPr>
                <w:rFonts w:ascii="Arial" w:hAnsi="Arial" w:cs="Arial"/>
                <w:lang w:val="en-CA"/>
              </w:rPr>
            </w:pPr>
            <w:r w:rsidRPr="005115CD">
              <w:rPr>
                <w:rFonts w:ascii="Arial" w:hAnsi="Arial" w:cs="Arial"/>
                <w:lang w:val="en-CA"/>
              </w:rPr>
              <w:t>PMD is responsible for ensuring ESDC’s compliance with the Privacy Act and for responding to complaints or questions related to how the department manages personal information more broadly—including policies, controls, and institutional safeguards. PMD investigates systemic or program-level privacy concerns, coordinates corrective actions, and works with responsible branches (including IITB and the ATIP Office) to amend policies and procedures if needed.</w:t>
            </w:r>
          </w:p>
          <w:p w14:paraId="124ED483" w14:textId="69B9BCF9" w:rsidR="002D6258" w:rsidRPr="005115CD" w:rsidRDefault="005C10BE">
            <w:pPr>
              <w:spacing w:after="200" w:line="240" w:lineRule="auto"/>
              <w:rPr>
                <w:rFonts w:ascii="Arial" w:hAnsi="Arial" w:cs="Arial"/>
                <w:lang w:val="en-CA"/>
              </w:rPr>
            </w:pPr>
            <w:r>
              <w:rPr>
                <w:rFonts w:ascii="Arial" w:hAnsi="Arial" w:cs="Arial"/>
                <w:lang w:val="en-CA"/>
              </w:rPr>
              <w:t xml:space="preserve">As EVA Chat is an internal, departmental tool </w:t>
            </w:r>
            <w:r w:rsidR="00A71AB0" w:rsidRPr="00A71AB0">
              <w:rPr>
                <w:rFonts w:ascii="Arial" w:hAnsi="Arial" w:cs="Arial"/>
                <w:lang w:val="en-CA"/>
              </w:rPr>
              <w:t>PMD will be responsible for privacy complaints</w:t>
            </w:r>
            <w:r w:rsidR="00A71AB0">
              <w:rPr>
                <w:rFonts w:ascii="Arial" w:hAnsi="Arial" w:cs="Arial"/>
                <w:lang w:val="en-CA"/>
              </w:rPr>
              <w:t xml:space="preserve"> and inquiries</w:t>
            </w:r>
            <w:r w:rsidR="00A71AB0" w:rsidRPr="00A71AB0">
              <w:rPr>
                <w:rFonts w:ascii="Arial" w:hAnsi="Arial" w:cs="Arial"/>
                <w:lang w:val="en-CA"/>
              </w:rPr>
              <w:t xml:space="preserve"> from internal users </w:t>
            </w:r>
            <w:r w:rsidR="002D6258" w:rsidRPr="005115CD">
              <w:rPr>
                <w:rFonts w:ascii="Arial" w:hAnsi="Arial" w:cs="Arial"/>
                <w:lang w:val="en-CA"/>
              </w:rPr>
              <w:t>related to EVA Chat</w:t>
            </w:r>
            <w:r w:rsidR="00085351">
              <w:rPr>
                <w:rFonts w:ascii="Arial" w:hAnsi="Arial" w:cs="Arial"/>
                <w:lang w:val="en-CA"/>
              </w:rPr>
              <w:t>.</w:t>
            </w:r>
          </w:p>
          <w:p w14:paraId="753B6773" w14:textId="1593831D" w:rsidR="002D6258" w:rsidRPr="005115CD" w:rsidRDefault="002D6258" w:rsidP="002D6258">
            <w:pPr>
              <w:numPr>
                <w:ilvl w:val="0"/>
                <w:numId w:val="40"/>
              </w:numPr>
              <w:spacing w:after="200" w:line="240" w:lineRule="auto"/>
              <w:rPr>
                <w:rFonts w:ascii="Arial" w:hAnsi="Arial" w:cs="Arial"/>
                <w:lang w:val="en-CA"/>
              </w:rPr>
            </w:pPr>
            <w:r w:rsidRPr="005115CD">
              <w:rPr>
                <w:rFonts w:ascii="Arial" w:hAnsi="Arial" w:cs="Arial"/>
                <w:b/>
                <w:bCs/>
                <w:lang w:val="en-CA"/>
              </w:rPr>
              <w:t>PMD</w:t>
            </w:r>
            <w:r w:rsidRPr="005115CD">
              <w:rPr>
                <w:rFonts w:ascii="Arial" w:hAnsi="Arial" w:cs="Arial"/>
                <w:lang w:val="en-CA"/>
              </w:rPr>
              <w:t xml:space="preserve"> will assess whether the complaint relates to how personal information is collected, used, disclosed, or retained within the tool.</w:t>
            </w:r>
          </w:p>
          <w:p w14:paraId="02FC9A05" w14:textId="77777777" w:rsidR="002D6258" w:rsidRPr="005115CD" w:rsidRDefault="002D6258" w:rsidP="002D6258">
            <w:pPr>
              <w:numPr>
                <w:ilvl w:val="0"/>
                <w:numId w:val="40"/>
              </w:numPr>
              <w:spacing w:after="200" w:line="240" w:lineRule="auto"/>
              <w:rPr>
                <w:rFonts w:ascii="Arial" w:hAnsi="Arial" w:cs="Arial"/>
                <w:lang w:val="en-CA"/>
              </w:rPr>
            </w:pPr>
            <w:r w:rsidRPr="005115CD">
              <w:rPr>
                <w:rFonts w:ascii="Arial" w:hAnsi="Arial" w:cs="Arial"/>
                <w:lang w:val="en-CA"/>
              </w:rPr>
              <w:t>If a complaint is deemed justified, PMD will work with IITB and other stakeholders to ensure necessary modifications to practices, safeguards, or documentation are implemented.</w:t>
            </w:r>
          </w:p>
          <w:p w14:paraId="2FAD7361" w14:textId="77777777" w:rsidR="002D6258" w:rsidRPr="005115CD" w:rsidRDefault="002D6258" w:rsidP="002D6258">
            <w:pPr>
              <w:numPr>
                <w:ilvl w:val="0"/>
                <w:numId w:val="40"/>
              </w:numPr>
              <w:spacing w:after="200" w:line="240" w:lineRule="auto"/>
              <w:rPr>
                <w:rFonts w:ascii="Arial" w:hAnsi="Arial" w:cs="Arial"/>
                <w:lang w:val="en-CA"/>
              </w:rPr>
            </w:pPr>
            <w:r w:rsidRPr="005115CD">
              <w:rPr>
                <w:rFonts w:ascii="Arial" w:hAnsi="Arial" w:cs="Arial"/>
                <w:lang w:val="en-CA"/>
              </w:rPr>
              <w:lastRenderedPageBreak/>
              <w:t>Any privacy issues related to transitory data, audit logs, or system design will be reviewed with IITB’s Automated Infrastructure Team and Privacy Champions.</w:t>
            </w:r>
          </w:p>
          <w:p w14:paraId="629D30D1" w14:textId="57199D2A" w:rsidR="00412542" w:rsidRPr="00EB6D0B" w:rsidRDefault="002D6258" w:rsidP="001F0AFC">
            <w:pPr>
              <w:spacing w:after="200" w:line="240" w:lineRule="auto"/>
              <w:rPr>
                <w:rFonts w:ascii="Arial" w:hAnsi="Arial" w:cs="Arial"/>
                <w:b/>
                <w:bCs/>
                <w:lang w:val="en-CA"/>
              </w:rPr>
            </w:pPr>
            <w:r w:rsidRPr="005115CD">
              <w:rPr>
                <w:rFonts w:ascii="Arial" w:hAnsi="Arial" w:cs="Arial"/>
                <w:lang w:val="en-CA"/>
              </w:rPr>
              <w:t xml:space="preserve">Note: The </w:t>
            </w:r>
            <w:r w:rsidRPr="005115CD">
              <w:rPr>
                <w:rFonts w:ascii="Arial" w:hAnsi="Arial" w:cs="Arial"/>
                <w:b/>
                <w:bCs/>
                <w:lang w:val="en-CA"/>
              </w:rPr>
              <w:t>Access to Information and Privacy (ATIP) Office</w:t>
            </w:r>
            <w:r w:rsidRPr="005115CD">
              <w:rPr>
                <w:rFonts w:ascii="Arial" w:hAnsi="Arial" w:cs="Arial"/>
                <w:lang w:val="en-CA"/>
              </w:rPr>
              <w:t xml:space="preserve"> continues to handle </w:t>
            </w:r>
            <w:r w:rsidR="00D2734C">
              <w:rPr>
                <w:rFonts w:ascii="Arial" w:hAnsi="Arial" w:cs="Arial"/>
                <w:lang w:val="en-CA"/>
              </w:rPr>
              <w:t>external</w:t>
            </w:r>
            <w:r w:rsidRPr="005115CD">
              <w:rPr>
                <w:rFonts w:ascii="Arial" w:hAnsi="Arial" w:cs="Arial"/>
                <w:lang w:val="en-CA"/>
              </w:rPr>
              <w:t xml:space="preserve"> requests under the </w:t>
            </w:r>
            <w:r w:rsidRPr="00EB6D0B">
              <w:rPr>
                <w:rFonts w:ascii="Arial" w:hAnsi="Arial" w:cs="Arial"/>
                <w:b/>
                <w:bCs/>
                <w:i/>
                <w:iCs/>
                <w:lang w:val="en-CA"/>
              </w:rPr>
              <w:t>Privacy Act</w:t>
            </w:r>
            <w:r w:rsidR="00D2734C">
              <w:rPr>
                <w:rFonts w:ascii="Arial" w:hAnsi="Arial" w:cs="Arial"/>
                <w:b/>
                <w:bCs/>
                <w:lang w:val="en-CA"/>
              </w:rPr>
              <w:t xml:space="preserve">, DESDA </w:t>
            </w:r>
            <w:r w:rsidR="00D2734C">
              <w:rPr>
                <w:rFonts w:ascii="Arial" w:hAnsi="Arial" w:cs="Arial"/>
                <w:lang w:val="en-CA"/>
              </w:rPr>
              <w:t>and privacy policies</w:t>
            </w:r>
            <w:r w:rsidRPr="005115CD">
              <w:rPr>
                <w:rFonts w:ascii="Arial" w:hAnsi="Arial" w:cs="Arial"/>
                <w:lang w:val="en-CA"/>
              </w:rPr>
              <w:t xml:space="preserve"> (e.g., access or correction of personal records), but is not the primary body responsible for addressing institutional privacy management challenges—that responsibility rests with PMD.</w:t>
            </w:r>
            <w:r w:rsidR="00E6483A">
              <w:rPr>
                <w:rFonts w:ascii="Arial" w:hAnsi="Arial" w:cs="Arial"/>
                <w:lang w:val="en-CA"/>
              </w:rPr>
              <w:t xml:space="preserve"> </w:t>
            </w: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EC36E7" w14:textId="77777777" w:rsidR="001F0AFC" w:rsidRDefault="00C976BB" w:rsidP="001F0AFC">
            <w:pPr>
              <w:spacing w:after="200" w:line="240" w:lineRule="auto"/>
              <w:rPr>
                <w:rFonts w:ascii="Arial" w:hAnsi="Arial" w:cs="Arial"/>
                <w:lang w:val="en-CA"/>
              </w:rPr>
            </w:pPr>
            <w:r>
              <w:rPr>
                <w:rFonts w:ascii="Arial" w:hAnsi="Arial" w:cs="Arial"/>
                <w:lang w:val="en-CA"/>
              </w:rPr>
              <w:lastRenderedPageBreak/>
              <w:t>No risk or compliance issue identified.</w:t>
            </w:r>
          </w:p>
          <w:p w14:paraId="43669B9D" w14:textId="1ECC8B40" w:rsidR="00AB0223" w:rsidRPr="00172904" w:rsidRDefault="00AB0223" w:rsidP="001F0AFC">
            <w:pPr>
              <w:spacing w:after="200" w:line="240" w:lineRule="auto"/>
              <w:rPr>
                <w:rFonts w:ascii="Arial" w:hAnsi="Arial" w:cs="Arial"/>
                <w:lang w:val="en-CA"/>
              </w:rPr>
            </w:pPr>
            <w:r>
              <w:rPr>
                <w:rFonts w:ascii="Arial" w:hAnsi="Arial" w:cs="Arial"/>
                <w:lang w:val="en-CA"/>
              </w:rPr>
              <w:t>S</w:t>
            </w:r>
            <w:r w:rsidRPr="00AB0223">
              <w:rPr>
                <w:rFonts w:ascii="Arial" w:hAnsi="Arial" w:cs="Arial"/>
                <w:lang w:val="en-CA"/>
              </w:rPr>
              <w:t xml:space="preserve">ince EVA </w:t>
            </w:r>
            <w:r>
              <w:rPr>
                <w:rFonts w:ascii="Arial" w:hAnsi="Arial" w:cs="Arial"/>
                <w:lang w:val="en-CA"/>
              </w:rPr>
              <w:t xml:space="preserve">Chat </w:t>
            </w:r>
            <w:r w:rsidRPr="00AB0223">
              <w:rPr>
                <w:rFonts w:ascii="Arial" w:hAnsi="Arial" w:cs="Arial"/>
                <w:lang w:val="en-CA"/>
              </w:rPr>
              <w:t>is an internal tool, PMD will be responsible for privacy complaints from internal users of EVA. ATIP will remain the point of contact for Privacy Act complaints from public</w:t>
            </w:r>
            <w:r>
              <w:rPr>
                <w:rFonts w:ascii="Arial" w:hAnsi="Arial" w:cs="Arial"/>
                <w:lang w:val="en-CA"/>
              </w:rPr>
              <w:t xml:space="preserve">, which are not expected to be significant in this </w:t>
            </w:r>
            <w:r w:rsidR="006252C8">
              <w:rPr>
                <w:rFonts w:ascii="Arial" w:hAnsi="Arial" w:cs="Arial"/>
                <w:lang w:val="en-CA"/>
              </w:rPr>
              <w:t>instance.</w:t>
            </w:r>
          </w:p>
        </w:tc>
      </w:tr>
      <w:tr w:rsidR="001F0AFC" w:rsidRPr="00172904" w14:paraId="4611FE14" w14:textId="77777777" w:rsidTr="184A325F">
        <w:trPr>
          <w:trHeight w:val="300"/>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13B9FC" w14:textId="77777777" w:rsidR="001F0AFC" w:rsidRPr="00172904" w:rsidRDefault="001F0AFC" w:rsidP="00DF49EE">
            <w:pPr>
              <w:pStyle w:val="ListParagraph"/>
              <w:numPr>
                <w:ilvl w:val="0"/>
                <w:numId w:val="18"/>
              </w:numPr>
              <w:spacing w:after="200" w:line="240" w:lineRule="auto"/>
              <w:rPr>
                <w:rFonts w:ascii="Arial" w:hAnsi="Arial" w:cs="Arial"/>
              </w:rPr>
            </w:pPr>
            <w:r w:rsidRPr="00172904">
              <w:rPr>
                <w:rFonts w:ascii="Arial" w:hAnsi="Arial" w:cs="Arial"/>
              </w:rPr>
              <w:t xml:space="preserve">Are the complaint procedures for the proposed program in line with legislative and policy requirements? </w:t>
            </w:r>
          </w:p>
        </w:tc>
        <w:sdt>
          <w:sdtPr>
            <w:rPr>
              <w:rFonts w:ascii="Arial" w:hAnsi="Arial" w:cs="Arial"/>
              <w:lang w:val="en-CA"/>
            </w:rPr>
            <w:id w:val="-1424483701"/>
            <w:placeholder>
              <w:docPart w:val="2AB61B3FD2204D86A610459AECAFEF0E"/>
            </w:placeholder>
            <w:dropDownList>
              <w:listItem w:value="Choose an item."/>
              <w:listItem w:displayText="Yes" w:value="Yes"/>
              <w:listItem w:displayText="No" w:value="No"/>
            </w:dropDownList>
          </w:sdtPr>
          <w:sdtEndPr/>
          <w:sdtContent>
            <w:tc>
              <w:tcPr>
                <w:tcW w:w="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D2C605" w14:textId="3C0C53A4" w:rsidR="001F0AFC" w:rsidRPr="00172904" w:rsidRDefault="00C976BB" w:rsidP="001F0AFC">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1D85E9" w14:textId="112EC805" w:rsidR="001F0AFC" w:rsidRPr="00172904" w:rsidRDefault="0454D362" w:rsidP="44A32A20">
            <w:pPr>
              <w:spacing w:after="200" w:line="240" w:lineRule="auto"/>
              <w:rPr>
                <w:rFonts w:ascii="Arial" w:hAnsi="Arial" w:cs="Arial"/>
                <w:lang w:val="en-CA"/>
              </w:rPr>
            </w:pPr>
            <w:r w:rsidRPr="44A32A20">
              <w:rPr>
                <w:rFonts w:ascii="Arial" w:hAnsi="Arial" w:cs="Arial"/>
              </w:rPr>
              <w:t>The complaint procedures for the proposed program and service are consistent with legislated requirements.</w:t>
            </w:r>
          </w:p>
          <w:p w14:paraId="1D03A6FA" w14:textId="0D4FD4CA" w:rsidR="001F0AFC" w:rsidRPr="00172904" w:rsidRDefault="001F0AFC" w:rsidP="44A32A20">
            <w:pPr>
              <w:spacing w:after="200" w:line="240" w:lineRule="auto"/>
              <w:rPr>
                <w:rFonts w:ascii="Arial" w:hAnsi="Arial" w:cs="Arial"/>
                <w:lang w:val="en-CA"/>
              </w:rPr>
            </w:pP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02993A5" w14:textId="04529DE8" w:rsidR="001F0AFC" w:rsidRPr="00172904" w:rsidRDefault="00C976BB" w:rsidP="001F0AFC">
            <w:pPr>
              <w:spacing w:after="200" w:line="240" w:lineRule="auto"/>
              <w:rPr>
                <w:rFonts w:ascii="Arial" w:hAnsi="Arial" w:cs="Arial"/>
                <w:lang w:val="en-CA"/>
              </w:rPr>
            </w:pPr>
            <w:r>
              <w:rPr>
                <w:rFonts w:ascii="Arial" w:hAnsi="Arial" w:cs="Arial"/>
                <w:lang w:val="en-CA"/>
              </w:rPr>
              <w:t>No risk or compliance issue identified.</w:t>
            </w:r>
          </w:p>
        </w:tc>
      </w:tr>
      <w:tr w:rsidR="00421EB8" w:rsidRPr="00172904" w14:paraId="1DAF800C" w14:textId="77777777" w:rsidTr="184A325F">
        <w:trPr>
          <w:trHeight w:val="300"/>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B4D16A3" w14:textId="77777777" w:rsidR="00421EB8" w:rsidRPr="00172904" w:rsidRDefault="00421EB8" w:rsidP="00DF49EE">
            <w:pPr>
              <w:pStyle w:val="ListParagraph"/>
              <w:numPr>
                <w:ilvl w:val="0"/>
                <w:numId w:val="18"/>
              </w:numPr>
              <w:spacing w:after="200" w:line="240" w:lineRule="auto"/>
              <w:rPr>
                <w:rFonts w:ascii="Arial" w:hAnsi="Arial" w:cs="Arial"/>
              </w:rPr>
            </w:pPr>
            <w:r w:rsidRPr="00172904">
              <w:rPr>
                <w:rFonts w:ascii="Arial" w:hAnsi="Arial" w:cs="Arial"/>
              </w:rPr>
              <w:t>Are all those who will have access to and handle personal information aware of an individual’s right of access and complaint process?</w:t>
            </w:r>
          </w:p>
        </w:tc>
        <w:sdt>
          <w:sdtPr>
            <w:rPr>
              <w:rFonts w:ascii="Arial" w:hAnsi="Arial" w:cs="Arial"/>
              <w:lang w:val="en-CA"/>
            </w:rPr>
            <w:id w:val="-1747485337"/>
            <w:placeholder>
              <w:docPart w:val="C57818356AE74C80954190CE7712A475"/>
            </w:placeholder>
            <w:dropDownList>
              <w:listItem w:value="Choose an item."/>
              <w:listItem w:displayText="Yes" w:value="Yes"/>
              <w:listItem w:displayText="No" w:value="No"/>
              <w:listItem w:displayText="N/A" w:value="N/A"/>
            </w:dropDownList>
          </w:sdtPr>
          <w:sdtEndPr/>
          <w:sdtContent>
            <w:tc>
              <w:tcPr>
                <w:tcW w:w="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76A4F19" w14:textId="68143551" w:rsidR="00421EB8" w:rsidRPr="00172904" w:rsidRDefault="00C976BB" w:rsidP="00421EB8">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692A6D" w14:textId="3782C587" w:rsidR="0016473B" w:rsidRPr="00F82C59" w:rsidRDefault="03B213B9" w:rsidP="56B373B7">
            <w:pPr>
              <w:spacing w:after="200" w:line="240" w:lineRule="auto"/>
              <w:rPr>
                <w:rFonts w:ascii="Arial" w:hAnsi="Arial" w:cs="Arial"/>
                <w:color w:val="00B050"/>
                <w:lang w:val="en-CA"/>
              </w:rPr>
            </w:pPr>
            <w:r w:rsidRPr="56B373B7">
              <w:rPr>
                <w:rFonts w:ascii="Arial" w:hAnsi="Arial" w:cs="Arial"/>
              </w:rPr>
              <w:t xml:space="preserve">All custodians and users are aware of an individual’s right of access, correction and to file a complaint with the Office of the Privacy Commissioner of Canada (OPC) under the </w:t>
            </w:r>
            <w:r w:rsidRPr="56B373B7">
              <w:rPr>
                <w:rFonts w:ascii="Arial" w:hAnsi="Arial" w:cs="Arial"/>
                <w:i/>
                <w:iCs/>
              </w:rPr>
              <w:t>Privacy Act.</w:t>
            </w:r>
            <w:r w:rsidR="60D9CE69" w:rsidRPr="56B373B7">
              <w:rPr>
                <w:rFonts w:ascii="Arial" w:hAnsi="Arial" w:cs="Arial"/>
              </w:rPr>
              <w:t xml:space="preserve"> As part of ESDC’s Essential Training Curricula, all employees are required to complete a course on Access to Information and Privacy (ATIP)</w:t>
            </w:r>
            <w:r w:rsidR="7780F1D4" w:rsidRPr="56B373B7">
              <w:rPr>
                <w:rFonts w:ascii="Arial" w:hAnsi="Arial" w:cs="Arial"/>
              </w:rPr>
              <w:t xml:space="preserve"> and Stewardship of Information and Workplace Behaviours (SIWB)</w:t>
            </w:r>
            <w:r w:rsidR="60D9CE69" w:rsidRPr="56B373B7">
              <w:rPr>
                <w:rFonts w:ascii="Arial" w:hAnsi="Arial" w:cs="Arial"/>
              </w:rPr>
              <w:t>.</w:t>
            </w: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8D8837" w14:textId="25AC7F4C" w:rsidR="00421EB8" w:rsidRPr="00172904" w:rsidRDefault="00C976BB" w:rsidP="00421EB8">
            <w:pPr>
              <w:spacing w:after="200" w:line="240" w:lineRule="auto"/>
              <w:rPr>
                <w:rFonts w:ascii="Arial" w:hAnsi="Arial" w:cs="Arial"/>
                <w:lang w:val="en-CA"/>
              </w:rPr>
            </w:pPr>
            <w:r>
              <w:rPr>
                <w:rFonts w:ascii="Arial" w:hAnsi="Arial" w:cs="Arial"/>
                <w:lang w:val="en-CA"/>
              </w:rPr>
              <w:t>No risk or compliance issue identified.</w:t>
            </w:r>
          </w:p>
        </w:tc>
      </w:tr>
      <w:tr w:rsidR="00421EB8" w:rsidRPr="00172904" w14:paraId="46A52B02" w14:textId="77777777" w:rsidTr="184A325F">
        <w:trPr>
          <w:trHeight w:val="300"/>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D00C92" w14:textId="77777777" w:rsidR="00421EB8" w:rsidRPr="00172904" w:rsidRDefault="00421EB8" w:rsidP="00DF49EE">
            <w:pPr>
              <w:pStyle w:val="ListParagraph"/>
              <w:numPr>
                <w:ilvl w:val="0"/>
                <w:numId w:val="18"/>
              </w:numPr>
              <w:spacing w:after="200" w:line="240" w:lineRule="auto"/>
              <w:rPr>
                <w:rFonts w:ascii="Arial" w:hAnsi="Arial" w:cs="Arial"/>
              </w:rPr>
            </w:pPr>
            <w:r w:rsidRPr="00172904">
              <w:rPr>
                <w:rFonts w:ascii="Arial" w:hAnsi="Arial" w:cs="Arial"/>
              </w:rPr>
              <w:t xml:space="preserve">Has a procedure been established to log and periodically review the nature, </w:t>
            </w:r>
            <w:r w:rsidRPr="00172904">
              <w:rPr>
                <w:rFonts w:ascii="Arial" w:hAnsi="Arial" w:cs="Arial"/>
              </w:rPr>
              <w:lastRenderedPageBreak/>
              <w:t>frequency and resolution of privacy-related complaints?</w:t>
            </w:r>
          </w:p>
        </w:tc>
        <w:sdt>
          <w:sdtPr>
            <w:rPr>
              <w:rFonts w:ascii="Arial" w:hAnsi="Arial" w:cs="Arial"/>
              <w:lang w:val="en-CA"/>
            </w:rPr>
            <w:id w:val="380841988"/>
            <w:placeholder>
              <w:docPart w:val="13419595A6F340009D17123E163DC4AC"/>
            </w:placeholder>
            <w:dropDownList>
              <w:listItem w:value="Choose an item."/>
              <w:listItem w:displayText="Yes" w:value="Yes"/>
              <w:listItem w:displayText="No" w:value="No"/>
              <w:listItem w:displayText="N/A" w:value="N/A"/>
            </w:dropDownList>
          </w:sdtPr>
          <w:sdtEndPr/>
          <w:sdtContent>
            <w:tc>
              <w:tcPr>
                <w:tcW w:w="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87F306D" w14:textId="72B1607F" w:rsidR="00421EB8" w:rsidRPr="00172904" w:rsidRDefault="00C976BB" w:rsidP="00421EB8">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0E6149" w14:textId="5D73DFF1" w:rsidR="00967348" w:rsidRPr="00015ECE" w:rsidRDefault="0454D362" w:rsidP="44A32A20">
            <w:pPr>
              <w:rPr>
                <w:rFonts w:ascii="Arial" w:hAnsi="Arial" w:cs="Arial"/>
              </w:rPr>
            </w:pPr>
            <w:r w:rsidRPr="44A32A20">
              <w:rPr>
                <w:rFonts w:ascii="Arial" w:hAnsi="Arial" w:cs="Arial"/>
              </w:rPr>
              <w:t xml:space="preserve">ESDC has established a procedure to log and periodically review the nature, frequency, and </w:t>
            </w:r>
            <w:r w:rsidRPr="44A32A20">
              <w:rPr>
                <w:rFonts w:ascii="Arial" w:hAnsi="Arial" w:cs="Arial"/>
              </w:rPr>
              <w:lastRenderedPageBreak/>
              <w:t>resolution of complaints. The ATIP Operations Division has procedures in place to manage and review privacy complaints.</w:t>
            </w:r>
          </w:p>
          <w:p w14:paraId="4271BB4F" w14:textId="5ABA23C0" w:rsidR="00967348" w:rsidRPr="00015ECE" w:rsidRDefault="00B11D1B" w:rsidP="00015ECE">
            <w:pPr>
              <w:spacing w:line="240" w:lineRule="auto"/>
              <w:rPr>
                <w:rFonts w:ascii="Arial" w:hAnsi="Arial" w:cs="Arial"/>
              </w:rPr>
            </w:pPr>
            <w:r w:rsidRPr="00015ECE">
              <w:rPr>
                <w:rFonts w:ascii="Arial" w:hAnsi="Arial" w:cs="Arial"/>
              </w:rPr>
              <w:t xml:space="preserve">EVA has a </w:t>
            </w:r>
            <w:r w:rsidR="00FC2F37" w:rsidRPr="00015ECE">
              <w:rPr>
                <w:rFonts w:ascii="Arial" w:hAnsi="Arial" w:cs="Arial"/>
              </w:rPr>
              <w:t>National Service Desk (</w:t>
            </w:r>
            <w:r w:rsidR="5D9DD925" w:rsidRPr="00015ECE">
              <w:rPr>
                <w:rFonts w:ascii="Arial" w:hAnsi="Arial" w:cs="Arial"/>
              </w:rPr>
              <w:t>NSD</w:t>
            </w:r>
            <w:r w:rsidR="006057C0" w:rsidRPr="00015ECE">
              <w:rPr>
                <w:rFonts w:ascii="Arial" w:hAnsi="Arial" w:cs="Arial"/>
              </w:rPr>
              <w:t>)</w:t>
            </w:r>
            <w:r w:rsidR="5D9DD925" w:rsidRPr="00015ECE">
              <w:rPr>
                <w:rFonts w:ascii="Arial" w:hAnsi="Arial" w:cs="Arial"/>
              </w:rPr>
              <w:t xml:space="preserve"> ticketing system to raise any issue related to inappropriate use of EVA. </w:t>
            </w:r>
            <w:r w:rsidR="3F1A859E" w:rsidRPr="7E102E62">
              <w:rPr>
                <w:rFonts w:ascii="Arial" w:hAnsi="Arial" w:cs="Arial"/>
              </w:rPr>
              <w:t>A</w:t>
            </w:r>
            <w:r w:rsidR="7949CBFF" w:rsidRPr="7E102E62">
              <w:rPr>
                <w:rFonts w:ascii="Arial" w:hAnsi="Arial" w:cs="Arial"/>
              </w:rPr>
              <w:t>n</w:t>
            </w:r>
            <w:r w:rsidR="5D9DD925" w:rsidRPr="00015ECE">
              <w:rPr>
                <w:rFonts w:ascii="Arial" w:hAnsi="Arial" w:cs="Arial"/>
              </w:rPr>
              <w:t xml:space="preserve"> incident management system document </w:t>
            </w:r>
            <w:r w:rsidR="00015ECE">
              <w:rPr>
                <w:rFonts w:ascii="Arial" w:hAnsi="Arial" w:cs="Arial"/>
              </w:rPr>
              <w:t xml:space="preserve">is also </w:t>
            </w:r>
            <w:r w:rsidR="5D9DD925" w:rsidRPr="00015ECE">
              <w:rPr>
                <w:rFonts w:ascii="Arial" w:hAnsi="Arial" w:cs="Arial"/>
              </w:rPr>
              <w:t>in place</w:t>
            </w:r>
            <w:r w:rsidR="00F56B26">
              <w:rPr>
                <w:rFonts w:ascii="Arial" w:hAnsi="Arial" w:cs="Arial"/>
              </w:rPr>
              <w:t>.</w:t>
            </w:r>
            <w:r w:rsidR="5D9DD925" w:rsidRPr="00015ECE">
              <w:rPr>
                <w:rFonts w:ascii="Arial" w:hAnsi="Arial" w:cs="Arial"/>
              </w:rPr>
              <w:t xml:space="preserve">  </w:t>
            </w: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02BAD54" w14:textId="733750AE" w:rsidR="00421EB8" w:rsidRPr="00172904" w:rsidRDefault="00C976BB" w:rsidP="00421EB8">
            <w:pPr>
              <w:spacing w:after="200" w:line="240" w:lineRule="auto"/>
              <w:rPr>
                <w:rFonts w:ascii="Arial" w:hAnsi="Arial" w:cs="Arial"/>
                <w:lang w:val="en-CA"/>
              </w:rPr>
            </w:pPr>
            <w:r>
              <w:rPr>
                <w:rFonts w:ascii="Arial" w:hAnsi="Arial" w:cs="Arial"/>
                <w:lang w:val="en-CA"/>
              </w:rPr>
              <w:lastRenderedPageBreak/>
              <w:t>No risk or compliance issue identified.</w:t>
            </w:r>
          </w:p>
        </w:tc>
      </w:tr>
      <w:tr w:rsidR="00421EB8" w:rsidRPr="00172904" w14:paraId="1351D925" w14:textId="77777777" w:rsidTr="184A325F">
        <w:trPr>
          <w:trHeight w:val="553"/>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96FCE1B" w14:textId="77777777" w:rsidR="00421EB8" w:rsidRPr="00172904" w:rsidRDefault="00421EB8" w:rsidP="00DF49EE">
            <w:pPr>
              <w:pStyle w:val="ListParagraph"/>
              <w:numPr>
                <w:ilvl w:val="0"/>
                <w:numId w:val="18"/>
              </w:numPr>
              <w:spacing w:after="200" w:line="240" w:lineRule="auto"/>
              <w:rPr>
                <w:rFonts w:ascii="Arial" w:hAnsi="Arial" w:cs="Arial"/>
              </w:rPr>
            </w:pPr>
            <w:r w:rsidRPr="00172904">
              <w:rPr>
                <w:rFonts w:ascii="Arial" w:hAnsi="Arial" w:cs="Arial"/>
              </w:rPr>
              <w:t>Will there be oversight and review mechanisms to ensure compliance with legislative and policy requirements?</w:t>
            </w:r>
          </w:p>
        </w:tc>
        <w:sdt>
          <w:sdtPr>
            <w:rPr>
              <w:rFonts w:ascii="Arial" w:hAnsi="Arial" w:cs="Arial"/>
              <w:lang w:val="en-CA"/>
            </w:rPr>
            <w:id w:val="-304315259"/>
            <w:placeholder>
              <w:docPart w:val="C75D31FDB991468991417D4832B1F941"/>
            </w:placeholder>
            <w:dropDownList>
              <w:listItem w:value="Choose an item."/>
              <w:listItem w:displayText="Yes" w:value="Yes"/>
              <w:listItem w:displayText="No" w:value="No"/>
              <w:listItem w:displayText="N/A" w:value="N/A"/>
            </w:dropDownList>
          </w:sdtPr>
          <w:sdtEndPr/>
          <w:sdtContent>
            <w:tc>
              <w:tcPr>
                <w:tcW w:w="64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42CE9A" w14:textId="5D1CBAC5" w:rsidR="00421EB8" w:rsidRPr="00172904" w:rsidRDefault="00C976BB" w:rsidP="00421EB8">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DE84D7C" w14:textId="77777777" w:rsidR="006A2899" w:rsidRPr="006A2899" w:rsidRDefault="006A2899" w:rsidP="006A2899">
            <w:pPr>
              <w:spacing w:after="200" w:line="240" w:lineRule="auto"/>
              <w:rPr>
                <w:rFonts w:ascii="Arial" w:hAnsi="Arial" w:cs="Arial"/>
              </w:rPr>
            </w:pPr>
            <w:r w:rsidRPr="006A2899">
              <w:rPr>
                <w:rFonts w:ascii="Arial" w:hAnsi="Arial" w:cs="Arial"/>
              </w:rPr>
              <w:t xml:space="preserve">Accountability for compliance with legislative policy requirements for personal information entered into EVA by users falls under the Authoritative System of Record which places responsibility with individual users and their respective programs. </w:t>
            </w:r>
          </w:p>
          <w:p w14:paraId="5AFCE041" w14:textId="6146050F" w:rsidR="00421EB8" w:rsidRPr="00172904" w:rsidRDefault="006A2899" w:rsidP="006A2899">
            <w:pPr>
              <w:spacing w:after="200" w:line="240" w:lineRule="auto"/>
              <w:rPr>
                <w:rFonts w:ascii="Arial" w:hAnsi="Arial" w:cs="Arial"/>
                <w:lang w:val="en-CA"/>
              </w:rPr>
            </w:pPr>
            <w:r w:rsidRPr="006A2899">
              <w:rPr>
                <w:rFonts w:ascii="Arial" w:hAnsi="Arial" w:cs="Arial"/>
              </w:rPr>
              <w:t>Responsibility for compliance with legislative policy requirements regarding personal information collected directly by the tool fall</w:t>
            </w:r>
            <w:r w:rsidR="00793325">
              <w:rPr>
                <w:rFonts w:ascii="Arial" w:hAnsi="Arial" w:cs="Arial"/>
              </w:rPr>
              <w:t>s</w:t>
            </w:r>
            <w:r w:rsidRPr="006A2899">
              <w:rPr>
                <w:rFonts w:ascii="Arial" w:hAnsi="Arial" w:cs="Arial"/>
              </w:rPr>
              <w:t xml:space="preserve"> under oversight and review mechanisms implemented by the department and available to ensure accountability. Some examples include PMD’s privacy risk follow-up exercises, conducted bi-annually.</w:t>
            </w: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34168C" w14:textId="6CEBB723" w:rsidR="00421EB8" w:rsidRPr="00172904" w:rsidRDefault="00C976BB" w:rsidP="00421EB8">
            <w:pPr>
              <w:spacing w:after="200" w:line="240" w:lineRule="auto"/>
              <w:rPr>
                <w:rFonts w:ascii="Arial" w:hAnsi="Arial" w:cs="Arial"/>
                <w:lang w:val="en-CA"/>
              </w:rPr>
            </w:pPr>
            <w:r>
              <w:rPr>
                <w:rFonts w:ascii="Arial" w:hAnsi="Arial" w:cs="Arial"/>
                <w:lang w:val="en-CA"/>
              </w:rPr>
              <w:t>No risk or compliance issue identified.</w:t>
            </w:r>
          </w:p>
        </w:tc>
      </w:tr>
      <w:tr w:rsidR="00421EB8" w:rsidRPr="00172904" w14:paraId="51DBF2AC" w14:textId="77777777" w:rsidTr="184A325F">
        <w:trPr>
          <w:trHeight w:val="300"/>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6042394" w14:textId="77777777" w:rsidR="00421EB8" w:rsidRPr="00F27F0A" w:rsidRDefault="00421EB8" w:rsidP="00DF49EE">
            <w:pPr>
              <w:pStyle w:val="ListParagraph"/>
              <w:numPr>
                <w:ilvl w:val="0"/>
                <w:numId w:val="18"/>
              </w:numPr>
              <w:spacing w:after="200" w:line="240" w:lineRule="auto"/>
              <w:rPr>
                <w:rFonts w:ascii="Arial" w:hAnsi="Arial" w:cs="Arial"/>
              </w:rPr>
            </w:pPr>
            <w:r w:rsidRPr="00F27F0A">
              <w:rPr>
                <w:rFonts w:ascii="Arial" w:hAnsi="Arial" w:cs="Arial"/>
              </w:rPr>
              <w:t>Have you documented who is responsible for receiving and resolving privacy complaints?</w:t>
            </w:r>
          </w:p>
        </w:tc>
        <w:sdt>
          <w:sdtPr>
            <w:rPr>
              <w:rFonts w:ascii="Arial" w:hAnsi="Arial" w:cs="Arial"/>
              <w:lang w:val="en-CA"/>
            </w:rPr>
            <w:id w:val="-830517967"/>
            <w:placeholder>
              <w:docPart w:val="5EF4F250D31249F5A0D4F9854BE0629C"/>
            </w:placeholder>
            <w:dropDownList>
              <w:listItem w:value="Choose an item."/>
              <w:listItem w:displayText="Yes" w:value="Yes"/>
              <w:listItem w:displayText="No" w:value="No"/>
              <w:listItem w:displayText="N/A" w:value="N/A"/>
            </w:dropDownList>
          </w:sdtPr>
          <w:sdtEndPr/>
          <w:sdtContent>
            <w:tc>
              <w:tcPr>
                <w:tcW w:w="645" w:type="pct"/>
                <w:tcBorders>
                  <w:top w:val="single" w:sz="4" w:space="0" w:color="A6A6A6" w:themeColor="background1" w:themeShade="A6"/>
                  <w:left w:val="single" w:sz="4" w:space="0" w:color="A6A6A6" w:themeColor="background1" w:themeShade="A6"/>
                  <w:bottom w:val="single" w:sz="4" w:space="0" w:color="BFBFBF" w:themeColor="background1" w:themeShade="BF"/>
                  <w:right w:val="single" w:sz="4" w:space="0" w:color="A6A6A6" w:themeColor="background1" w:themeShade="A6"/>
                </w:tcBorders>
              </w:tcPr>
              <w:p w14:paraId="27D5B504" w14:textId="2B544698" w:rsidR="00421EB8" w:rsidRPr="00172904" w:rsidRDefault="00C976BB" w:rsidP="00421EB8">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E6DA31" w14:textId="77777777" w:rsidR="009C15B4" w:rsidRDefault="00C976BB" w:rsidP="00435C4C">
            <w:pPr>
              <w:spacing w:after="200" w:line="240" w:lineRule="auto"/>
              <w:rPr>
                <w:rFonts w:ascii="Arial" w:hAnsi="Arial" w:cs="Arial"/>
              </w:rPr>
            </w:pPr>
            <w:r w:rsidRPr="00C3210D">
              <w:rPr>
                <w:rFonts w:ascii="Arial" w:hAnsi="Arial" w:cs="Arial"/>
              </w:rPr>
              <w:t xml:space="preserve">ESDC’s </w:t>
            </w:r>
            <w:hyperlink r:id="rId45" w:anchor="E">
              <w:r w:rsidRPr="3DBA0E9A">
                <w:rPr>
                  <w:rStyle w:val="Hyperlink"/>
                  <w:rFonts w:ascii="Arial" w:hAnsi="Arial" w:cs="Arial"/>
                </w:rPr>
                <w:t>ATIP</w:t>
              </w:r>
              <w:r w:rsidRPr="3DBA0E9A">
                <w:rPr>
                  <w:rStyle w:val="Hyperlink"/>
                  <w:rFonts w:ascii="Arial" w:hAnsi="Arial" w:cs="Arial"/>
                  <w:b/>
                  <w:bCs/>
                </w:rPr>
                <w:t xml:space="preserve"> </w:t>
              </w:r>
              <w:r w:rsidRPr="3DBA0E9A">
                <w:rPr>
                  <w:rStyle w:val="Hyperlink"/>
                  <w:rFonts w:ascii="Arial" w:hAnsi="Arial" w:cs="Arial"/>
                </w:rPr>
                <w:t>Coordinator</w:t>
              </w:r>
            </w:hyperlink>
            <w:r w:rsidRPr="00C3210D">
              <w:rPr>
                <w:rFonts w:ascii="Arial" w:hAnsi="Arial" w:cs="Arial"/>
              </w:rPr>
              <w:t xml:space="preserve"> is responsible for receiving any</w:t>
            </w:r>
            <w:r w:rsidRPr="00C3210D" w:rsidDel="00B26C2C">
              <w:rPr>
                <w:rFonts w:ascii="Arial" w:hAnsi="Arial" w:cs="Arial"/>
              </w:rPr>
              <w:t xml:space="preserve"> </w:t>
            </w:r>
            <w:r w:rsidRPr="00C3210D">
              <w:rPr>
                <w:rFonts w:ascii="Arial" w:hAnsi="Arial" w:cs="Arial"/>
              </w:rPr>
              <w:t xml:space="preserve">questions, comments, concerns or complaints regarding the administration of the </w:t>
            </w:r>
            <w:r w:rsidRPr="00C3210D">
              <w:rPr>
                <w:rFonts w:ascii="Arial" w:hAnsi="Arial" w:cs="Arial"/>
                <w:i/>
              </w:rPr>
              <w:t>Privacy Act</w:t>
            </w:r>
            <w:r w:rsidRPr="00C3210D">
              <w:rPr>
                <w:rFonts w:ascii="Arial" w:hAnsi="Arial" w:cs="Arial"/>
              </w:rPr>
              <w:t xml:space="preserve">, the </w:t>
            </w:r>
            <w:r w:rsidRPr="00394C29">
              <w:rPr>
                <w:rFonts w:ascii="Arial" w:hAnsi="Arial" w:cs="Arial"/>
              </w:rPr>
              <w:t xml:space="preserve">DESDA </w:t>
            </w:r>
            <w:r w:rsidRPr="00C3210D">
              <w:rPr>
                <w:rFonts w:ascii="Arial" w:hAnsi="Arial" w:cs="Arial"/>
              </w:rPr>
              <w:t xml:space="preserve">and privacy policies. </w:t>
            </w:r>
          </w:p>
          <w:p w14:paraId="18285207" w14:textId="397B7507" w:rsidR="00592410" w:rsidRDefault="00802031" w:rsidP="00435C4C">
            <w:pPr>
              <w:spacing w:after="200" w:line="240" w:lineRule="auto"/>
              <w:rPr>
                <w:rFonts w:ascii="Arial" w:hAnsi="Arial" w:cs="Arial"/>
              </w:rPr>
            </w:pPr>
            <w:r>
              <w:rPr>
                <w:rFonts w:ascii="Arial" w:hAnsi="Arial" w:cs="Arial"/>
              </w:rPr>
              <w:t xml:space="preserve">PMD is responsible for any </w:t>
            </w:r>
            <w:r w:rsidR="009C15B4">
              <w:rPr>
                <w:rFonts w:ascii="Arial" w:hAnsi="Arial" w:cs="Arial"/>
              </w:rPr>
              <w:t xml:space="preserve">internal inquiry which </w:t>
            </w:r>
            <w:r w:rsidR="00592410">
              <w:rPr>
                <w:rFonts w:ascii="Arial" w:hAnsi="Arial" w:cs="Arial"/>
              </w:rPr>
              <w:t>concerns</w:t>
            </w:r>
            <w:r w:rsidRPr="0003559E">
              <w:rPr>
                <w:rFonts w:ascii="Arial" w:hAnsi="Arial" w:cs="Arial"/>
              </w:rPr>
              <w:t xml:space="preserve"> the privacy management practices of </w:t>
            </w:r>
            <w:r>
              <w:rPr>
                <w:rFonts w:ascii="Arial" w:hAnsi="Arial" w:cs="Arial"/>
              </w:rPr>
              <w:t>ESDC</w:t>
            </w:r>
            <w:r w:rsidR="006252C8">
              <w:rPr>
                <w:rFonts w:ascii="Arial" w:hAnsi="Arial" w:cs="Arial"/>
              </w:rPr>
              <w:t xml:space="preserve">, as </w:t>
            </w:r>
            <w:r w:rsidR="0072498E">
              <w:rPr>
                <w:rFonts w:ascii="Arial" w:hAnsi="Arial" w:cs="Arial"/>
              </w:rPr>
              <w:t xml:space="preserve">EVA Chat is an internal </w:t>
            </w:r>
            <w:r w:rsidR="0072498E">
              <w:rPr>
                <w:rFonts w:ascii="Arial" w:hAnsi="Arial" w:cs="Arial"/>
              </w:rPr>
              <w:lastRenderedPageBreak/>
              <w:t>tool most complaints are expected to be addressed by PMD</w:t>
            </w:r>
            <w:r>
              <w:rPr>
                <w:rFonts w:ascii="Arial" w:hAnsi="Arial" w:cs="Arial"/>
              </w:rPr>
              <w:t xml:space="preserve">. </w:t>
            </w:r>
          </w:p>
          <w:p w14:paraId="4C8E2289" w14:textId="7FF61E03" w:rsidR="001274B0" w:rsidRPr="00566899" w:rsidRDefault="00AA100C" w:rsidP="00435C4C">
            <w:pPr>
              <w:spacing w:after="200" w:line="240" w:lineRule="auto"/>
              <w:rPr>
                <w:rFonts w:ascii="Arial" w:hAnsi="Arial" w:cs="Arial"/>
              </w:rPr>
            </w:pPr>
            <w:r>
              <w:rPr>
                <w:rFonts w:ascii="Arial" w:hAnsi="Arial" w:cs="Arial"/>
              </w:rPr>
              <w:t xml:space="preserve">See </w:t>
            </w:r>
            <w:r w:rsidR="003468BA">
              <w:rPr>
                <w:rFonts w:ascii="Arial" w:hAnsi="Arial" w:cs="Arial"/>
              </w:rPr>
              <w:t>question #1</w:t>
            </w:r>
            <w:r w:rsidR="00591628">
              <w:rPr>
                <w:rFonts w:ascii="Arial" w:hAnsi="Arial" w:cs="Arial"/>
              </w:rPr>
              <w:t xml:space="preserve"> for additional information</w:t>
            </w:r>
            <w:r w:rsidR="0060483C">
              <w:rPr>
                <w:rFonts w:ascii="Arial" w:hAnsi="Arial" w:cs="Arial"/>
              </w:rPr>
              <w:t xml:space="preserve"> about ESDC’s process to receive and respond to privacy complaints</w:t>
            </w:r>
            <w:r w:rsidR="00591628">
              <w:rPr>
                <w:rFonts w:ascii="Arial" w:hAnsi="Arial" w:cs="Arial"/>
              </w:rPr>
              <w:t>.</w:t>
            </w: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3CFB192" w14:textId="4ED6D459" w:rsidR="00421EB8" w:rsidRPr="00172904" w:rsidRDefault="00C976BB" w:rsidP="00421EB8">
            <w:pPr>
              <w:spacing w:after="200" w:line="240" w:lineRule="auto"/>
              <w:rPr>
                <w:rFonts w:ascii="Arial" w:hAnsi="Arial" w:cs="Arial"/>
                <w:lang w:val="en-CA"/>
              </w:rPr>
            </w:pPr>
            <w:r>
              <w:rPr>
                <w:rFonts w:ascii="Arial" w:hAnsi="Arial" w:cs="Arial"/>
                <w:lang w:val="en-CA"/>
              </w:rPr>
              <w:lastRenderedPageBreak/>
              <w:t>No risk or compliance issue identified.</w:t>
            </w:r>
          </w:p>
        </w:tc>
      </w:tr>
      <w:tr w:rsidR="00231407" w:rsidRPr="00172904" w14:paraId="0B4A3970" w14:textId="77777777" w:rsidTr="184A325F">
        <w:trPr>
          <w:trHeight w:val="300"/>
        </w:trPr>
        <w:tc>
          <w:tcPr>
            <w:tcW w:w="10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BFBFBF" w:themeColor="background1" w:themeShade="BF"/>
            </w:tcBorders>
          </w:tcPr>
          <w:p w14:paraId="7DF99902" w14:textId="77777777" w:rsidR="00231407" w:rsidRPr="00F27F0A" w:rsidRDefault="00231407" w:rsidP="00DF49EE">
            <w:pPr>
              <w:pStyle w:val="ListParagraph"/>
              <w:numPr>
                <w:ilvl w:val="0"/>
                <w:numId w:val="18"/>
              </w:numPr>
              <w:spacing w:after="200" w:line="240" w:lineRule="auto"/>
              <w:rPr>
                <w:rFonts w:ascii="Arial" w:hAnsi="Arial" w:cs="Arial"/>
              </w:rPr>
            </w:pPr>
            <w:r w:rsidRPr="00F27F0A">
              <w:rPr>
                <w:rFonts w:ascii="Arial" w:hAnsi="Arial" w:cs="Arial"/>
              </w:rPr>
              <w:t xml:space="preserve">Have oversight agencies, including the </w:t>
            </w:r>
            <w:r>
              <w:rPr>
                <w:rFonts w:ascii="Arial" w:hAnsi="Arial" w:cs="Arial"/>
              </w:rPr>
              <w:t>OPC</w:t>
            </w:r>
            <w:r w:rsidRPr="00F27F0A">
              <w:rPr>
                <w:rFonts w:ascii="Arial" w:hAnsi="Arial" w:cs="Arial"/>
              </w:rPr>
              <w:t>, issued reports or opinions on issues that would be relevant to the program?</w:t>
            </w:r>
          </w:p>
        </w:tc>
        <w:sdt>
          <w:sdtPr>
            <w:rPr>
              <w:rFonts w:ascii="Arial" w:hAnsi="Arial" w:cs="Arial"/>
              <w:lang w:val="en-CA"/>
            </w:rPr>
            <w:id w:val="-700319763"/>
            <w:placeholder>
              <w:docPart w:val="EBBEBDABAF6E488BBD5C26AD3AE85900"/>
            </w:placeholder>
            <w:dropDownList>
              <w:listItem w:value="Choose an item."/>
              <w:listItem w:displayText="Yes" w:value="Yes"/>
              <w:listItem w:displayText="No" w:value="No"/>
              <w:listItem w:displayText="N/A" w:value="N/A"/>
            </w:dropDownList>
          </w:sdtPr>
          <w:sdtEndPr/>
          <w:sdtContent>
            <w:tc>
              <w:tcPr>
                <w:tcW w:w="64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6FCA79" w14:textId="0369EA06" w:rsidR="00231407" w:rsidRPr="00172904" w:rsidRDefault="00231407" w:rsidP="00231407">
                <w:pPr>
                  <w:spacing w:after="200" w:line="240" w:lineRule="auto"/>
                  <w:rPr>
                    <w:rFonts w:ascii="Arial" w:hAnsi="Arial" w:cs="Arial"/>
                    <w:lang w:val="en-CA"/>
                  </w:rPr>
                </w:pPr>
                <w:r>
                  <w:rPr>
                    <w:rFonts w:ascii="Arial" w:hAnsi="Arial" w:cs="Arial"/>
                    <w:lang w:val="en-CA"/>
                  </w:rPr>
                  <w:t>Yes</w:t>
                </w:r>
              </w:p>
            </w:tc>
          </w:sdtContent>
        </w:sdt>
        <w:tc>
          <w:tcPr>
            <w:tcW w:w="1371" w:type="pct"/>
            <w:tcBorders>
              <w:top w:val="single" w:sz="4" w:space="0" w:color="A6A6A6" w:themeColor="background1" w:themeShade="A6"/>
              <w:left w:val="single" w:sz="4" w:space="0" w:color="BFBFBF" w:themeColor="background1" w:themeShade="BF"/>
              <w:bottom w:val="single" w:sz="4" w:space="0" w:color="A6A6A6" w:themeColor="background1" w:themeShade="A6"/>
              <w:right w:val="single" w:sz="4" w:space="0" w:color="A6A6A6" w:themeColor="background1" w:themeShade="A6"/>
            </w:tcBorders>
          </w:tcPr>
          <w:p w14:paraId="3AB781C3" w14:textId="67A5488D" w:rsidR="00231407" w:rsidRPr="00172904" w:rsidRDefault="00231407" w:rsidP="00231407">
            <w:pPr>
              <w:spacing w:after="200" w:line="240" w:lineRule="auto"/>
              <w:rPr>
                <w:rFonts w:ascii="Arial" w:hAnsi="Arial" w:cs="Arial"/>
                <w:szCs w:val="24"/>
                <w:lang w:val="en-CA"/>
              </w:rPr>
            </w:pPr>
            <w:r w:rsidRPr="004065D2">
              <w:rPr>
                <w:rFonts w:ascii="Arial" w:hAnsi="Arial" w:cs="Arial"/>
                <w:szCs w:val="24"/>
                <w:lang w:val="en-CA"/>
              </w:rPr>
              <w:t>The OPC has released a guidance</w:t>
            </w:r>
            <w:r w:rsidR="00FF3592">
              <w:rPr>
                <w:rFonts w:ascii="Arial" w:hAnsi="Arial" w:cs="Arial"/>
                <w:szCs w:val="24"/>
                <w:lang w:val="en-CA"/>
              </w:rPr>
              <w:t xml:space="preserve"> </w:t>
            </w:r>
            <w:r w:rsidR="00806CB7">
              <w:rPr>
                <w:rFonts w:ascii="Arial" w:hAnsi="Arial" w:cs="Arial"/>
                <w:szCs w:val="24"/>
                <w:lang w:val="en-CA"/>
              </w:rPr>
              <w:t xml:space="preserve">document </w:t>
            </w:r>
            <w:r w:rsidR="00FF3592">
              <w:rPr>
                <w:rFonts w:ascii="Arial" w:hAnsi="Arial" w:cs="Arial"/>
                <w:szCs w:val="24"/>
                <w:lang w:val="en-CA"/>
              </w:rPr>
              <w:t>concerning generative AI</w:t>
            </w:r>
            <w:r w:rsidRPr="004065D2">
              <w:rPr>
                <w:rFonts w:ascii="Arial" w:hAnsi="Arial" w:cs="Arial"/>
                <w:szCs w:val="24"/>
                <w:lang w:val="en-CA"/>
              </w:rPr>
              <w:t xml:space="preserve"> entitled </w:t>
            </w:r>
            <w:r w:rsidRPr="00FF682A">
              <w:rPr>
                <w:rFonts w:ascii="Arial" w:hAnsi="Arial" w:cs="Arial"/>
                <w:i/>
                <w:iCs/>
                <w:szCs w:val="24"/>
                <w:lang w:val="en-CA"/>
              </w:rPr>
              <w:t>Principles for responsible, trustworthy and privacy-protective generative AI technologies</w:t>
            </w:r>
            <w:r w:rsidRPr="004065D2">
              <w:rPr>
                <w:rFonts w:ascii="Arial" w:hAnsi="Arial" w:cs="Arial"/>
                <w:szCs w:val="24"/>
                <w:lang w:val="en-CA"/>
              </w:rPr>
              <w:t>.</w:t>
            </w:r>
          </w:p>
        </w:tc>
        <w:tc>
          <w:tcPr>
            <w:tcW w:w="19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A56D028" w14:textId="09319E74" w:rsidR="00231407" w:rsidRDefault="00231407" w:rsidP="00231407">
            <w:pPr>
              <w:spacing w:after="200" w:line="240" w:lineRule="auto"/>
              <w:rPr>
                <w:rFonts w:ascii="Arial" w:hAnsi="Arial" w:cs="Arial"/>
                <w:lang w:val="en-CA"/>
              </w:rPr>
            </w:pPr>
            <w:r>
              <w:rPr>
                <w:rFonts w:ascii="Arial" w:hAnsi="Arial" w:cs="Arial"/>
                <w:lang w:val="en-CA"/>
              </w:rPr>
              <w:t xml:space="preserve">Under the heading of necessity and proportionality, the OPC’s </w:t>
            </w:r>
            <w:r w:rsidR="008150BE" w:rsidRPr="00FF682A">
              <w:rPr>
                <w:rFonts w:ascii="Arial" w:hAnsi="Arial" w:cs="Arial"/>
                <w:i/>
                <w:iCs/>
                <w:szCs w:val="24"/>
                <w:lang w:val="en-CA"/>
              </w:rPr>
              <w:t>Principles for responsible, trustworthy and privacy-protective generative AI technologies</w:t>
            </w:r>
            <w:r w:rsidR="008150BE">
              <w:rPr>
                <w:rFonts w:ascii="Arial" w:hAnsi="Arial" w:cs="Arial"/>
                <w:lang w:val="en-CA"/>
              </w:rPr>
              <w:t xml:space="preserve"> </w:t>
            </w:r>
            <w:r>
              <w:rPr>
                <w:rFonts w:ascii="Arial" w:hAnsi="Arial" w:cs="Arial"/>
                <w:lang w:val="en-CA"/>
              </w:rPr>
              <w:t>document states:</w:t>
            </w:r>
          </w:p>
          <w:p w14:paraId="1F7C84D8" w14:textId="77777777" w:rsidR="00231407" w:rsidRDefault="00231407" w:rsidP="00231407">
            <w:pPr>
              <w:spacing w:after="200" w:line="240" w:lineRule="auto"/>
              <w:rPr>
                <w:rFonts w:ascii="Arial" w:hAnsi="Arial" w:cs="Arial"/>
                <w:lang w:val="en-CA"/>
              </w:rPr>
            </w:pPr>
            <w:r>
              <w:rPr>
                <w:rFonts w:ascii="Arial" w:hAnsi="Arial" w:cs="Arial"/>
                <w:lang w:val="en-CA"/>
              </w:rPr>
              <w:t>“</w:t>
            </w:r>
            <w:r w:rsidRPr="00A22ECC">
              <w:rPr>
                <w:rFonts w:ascii="Arial" w:hAnsi="Arial" w:cs="Arial"/>
                <w:lang w:val="en-CA"/>
              </w:rPr>
              <w:t>Be open and transparent about the collection, use and disclosure of personal information and the potential risks to individuals’ privacy.</w:t>
            </w:r>
          </w:p>
          <w:p w14:paraId="0701250B" w14:textId="77777777" w:rsidR="00231407" w:rsidRPr="00BF2F16" w:rsidRDefault="00231407" w:rsidP="00231407">
            <w:pPr>
              <w:spacing w:after="200" w:line="240" w:lineRule="auto"/>
              <w:rPr>
                <w:rFonts w:ascii="Arial" w:hAnsi="Arial" w:cs="Arial"/>
                <w:lang w:val="en-CA"/>
              </w:rPr>
            </w:pPr>
            <w:r w:rsidRPr="00BF2F16">
              <w:rPr>
                <w:rFonts w:ascii="Arial" w:hAnsi="Arial" w:cs="Arial"/>
                <w:lang w:val="en-CA"/>
              </w:rPr>
              <w:t>All parties should:</w:t>
            </w:r>
          </w:p>
          <w:p w14:paraId="51F6D0EA" w14:textId="77777777" w:rsidR="00231407" w:rsidRDefault="00231407" w:rsidP="00231407">
            <w:pPr>
              <w:spacing w:after="200" w:line="240" w:lineRule="auto"/>
              <w:rPr>
                <w:rFonts w:ascii="Arial" w:hAnsi="Arial" w:cs="Arial"/>
                <w:lang w:val="en-CA"/>
              </w:rPr>
            </w:pPr>
            <w:r w:rsidRPr="00BF2F16">
              <w:rPr>
                <w:rFonts w:ascii="Arial" w:hAnsi="Arial" w:cs="Arial"/>
                <w:lang w:val="en-CA"/>
              </w:rPr>
              <w:t>Use anonymized, synthetic, or de-identified data rather than personal information where the latter is not required to fulfill the identified appropriate purpose(s).</w:t>
            </w:r>
            <w:r>
              <w:rPr>
                <w:rFonts w:ascii="Arial" w:hAnsi="Arial" w:cs="Arial"/>
                <w:lang w:val="en-CA"/>
              </w:rPr>
              <w:t>”</w:t>
            </w:r>
          </w:p>
          <w:p w14:paraId="04B98A83" w14:textId="77777777" w:rsidR="00231407" w:rsidRDefault="00231407" w:rsidP="00231407">
            <w:pPr>
              <w:spacing w:after="200" w:line="240" w:lineRule="auto"/>
              <w:rPr>
                <w:rFonts w:ascii="Arial" w:hAnsi="Arial" w:cs="Arial"/>
                <w:lang w:val="en-CA"/>
              </w:rPr>
            </w:pPr>
            <w:r>
              <w:rPr>
                <w:rFonts w:ascii="Arial" w:hAnsi="Arial" w:cs="Arial"/>
                <w:lang w:val="en-CA"/>
              </w:rPr>
              <w:t xml:space="preserve">and </w:t>
            </w:r>
          </w:p>
          <w:p w14:paraId="5D036D79" w14:textId="77777777" w:rsidR="00231407" w:rsidRPr="00A548C6" w:rsidRDefault="00231407" w:rsidP="00231407">
            <w:pPr>
              <w:spacing w:after="200" w:line="240" w:lineRule="auto"/>
              <w:rPr>
                <w:rFonts w:ascii="Arial" w:hAnsi="Arial" w:cs="Arial"/>
                <w:lang w:val="en-CA"/>
              </w:rPr>
            </w:pPr>
            <w:r>
              <w:rPr>
                <w:rFonts w:ascii="Arial" w:hAnsi="Arial" w:cs="Arial"/>
                <w:lang w:val="en-CA"/>
              </w:rPr>
              <w:t>“</w:t>
            </w:r>
            <w:r w:rsidRPr="00A548C6">
              <w:rPr>
                <w:rFonts w:ascii="Arial" w:hAnsi="Arial" w:cs="Arial"/>
                <w:lang w:val="en-CA"/>
              </w:rPr>
              <w:t>Organizations using generative AI systems should:</w:t>
            </w:r>
          </w:p>
          <w:p w14:paraId="678BA966" w14:textId="77777777" w:rsidR="00231407" w:rsidRPr="00A548C6" w:rsidRDefault="00231407" w:rsidP="00231407">
            <w:pPr>
              <w:spacing w:after="200" w:line="240" w:lineRule="auto"/>
              <w:rPr>
                <w:rFonts w:ascii="Arial" w:hAnsi="Arial" w:cs="Arial"/>
                <w:lang w:val="en-CA"/>
              </w:rPr>
            </w:pPr>
            <w:r w:rsidRPr="00A548C6">
              <w:rPr>
                <w:rFonts w:ascii="Arial" w:hAnsi="Arial" w:cs="Arial"/>
                <w:lang w:val="en-CA"/>
              </w:rPr>
              <w:t>Consider whether the use of a generative AI system is necessary and proportionate, particularly where it may have a significant impact on individuals or groups. This means that the tool should be more than simply potentially useful. This consideration should be evidence-based and establish that the tool is both necessary and likely to be effective in achieving the specified purpose.</w:t>
            </w:r>
          </w:p>
          <w:p w14:paraId="73EEA437" w14:textId="77777777" w:rsidR="00231407" w:rsidRPr="00A548C6" w:rsidRDefault="00231407" w:rsidP="00231407">
            <w:pPr>
              <w:spacing w:after="200" w:line="240" w:lineRule="auto"/>
              <w:rPr>
                <w:rFonts w:ascii="Arial" w:hAnsi="Arial" w:cs="Arial"/>
                <w:lang w:val="en-CA"/>
              </w:rPr>
            </w:pPr>
            <w:r w:rsidRPr="00A548C6">
              <w:rPr>
                <w:rFonts w:ascii="Arial" w:hAnsi="Arial" w:cs="Arial"/>
                <w:lang w:val="en-CA"/>
              </w:rPr>
              <w:t xml:space="preserve">Evaluate the validity and reliability of the generative AI tool for the intended purpose. Tools must be accurate throughout the intended </w:t>
            </w:r>
            <w:r w:rsidRPr="00A548C6">
              <w:rPr>
                <w:rFonts w:ascii="Arial" w:hAnsi="Arial" w:cs="Arial"/>
                <w:lang w:val="en-CA"/>
              </w:rPr>
              <w:lastRenderedPageBreak/>
              <w:t>lifecycle of the tool and across the variety of circumstances in which they are used.</w:t>
            </w:r>
          </w:p>
          <w:p w14:paraId="251EBCFB" w14:textId="77777777" w:rsidR="00231407" w:rsidRDefault="00231407" w:rsidP="00231407">
            <w:pPr>
              <w:spacing w:after="200" w:line="240" w:lineRule="auto"/>
              <w:rPr>
                <w:rFonts w:ascii="Arial" w:hAnsi="Arial" w:cs="Arial"/>
                <w:lang w:val="en-CA"/>
              </w:rPr>
            </w:pPr>
            <w:r w:rsidRPr="00A548C6">
              <w:rPr>
                <w:rFonts w:ascii="Arial" w:hAnsi="Arial" w:cs="Arial"/>
                <w:lang w:val="en-CA"/>
              </w:rPr>
              <w:t>Consider whether there are other more privacy-protective technologies that can be used to achieve the same purpose.</w:t>
            </w:r>
            <w:r>
              <w:rPr>
                <w:rFonts w:ascii="Arial" w:hAnsi="Arial" w:cs="Arial"/>
                <w:lang w:val="en-CA"/>
              </w:rPr>
              <w:t>”</w:t>
            </w:r>
          </w:p>
          <w:p w14:paraId="2CF9EEC8" w14:textId="179ED896" w:rsidR="00ED0B86" w:rsidRPr="00172904" w:rsidRDefault="0734AC50" w:rsidP="00231407">
            <w:pPr>
              <w:spacing w:after="200" w:line="240" w:lineRule="auto"/>
              <w:rPr>
                <w:rFonts w:ascii="Arial" w:hAnsi="Arial" w:cs="Arial"/>
                <w:lang w:val="en-CA"/>
              </w:rPr>
            </w:pPr>
            <w:r w:rsidRPr="72F64563">
              <w:rPr>
                <w:rFonts w:ascii="Arial" w:hAnsi="Arial" w:cs="Arial"/>
                <w:lang w:val="en-CA"/>
              </w:rPr>
              <w:t xml:space="preserve">Considerations </w:t>
            </w:r>
            <w:r w:rsidR="1BAAAFB9" w:rsidRPr="72F64563">
              <w:rPr>
                <w:rFonts w:ascii="Arial" w:hAnsi="Arial" w:cs="Arial"/>
                <w:lang w:val="en-CA"/>
              </w:rPr>
              <w:t xml:space="preserve">as </w:t>
            </w:r>
            <w:r w:rsidR="0B88833E" w:rsidRPr="72F64563">
              <w:rPr>
                <w:rFonts w:ascii="Arial" w:hAnsi="Arial" w:cs="Arial"/>
                <w:lang w:val="en-CA"/>
              </w:rPr>
              <w:t>detailed in the OPC’s guidance</w:t>
            </w:r>
            <w:r w:rsidR="6596B554" w:rsidRPr="72F64563">
              <w:rPr>
                <w:rFonts w:ascii="Arial" w:hAnsi="Arial" w:cs="Arial"/>
                <w:lang w:val="en-CA"/>
              </w:rPr>
              <w:t xml:space="preserve"> </w:t>
            </w:r>
            <w:r w:rsidR="0086021A">
              <w:rPr>
                <w:rFonts w:ascii="Arial" w:hAnsi="Arial" w:cs="Arial"/>
                <w:lang w:val="en-CA"/>
              </w:rPr>
              <w:t>on the necessity of including personal information</w:t>
            </w:r>
            <w:r w:rsidR="00ED0B86">
              <w:rPr>
                <w:rFonts w:ascii="Arial" w:hAnsi="Arial" w:cs="Arial"/>
                <w:lang w:val="en-CA"/>
              </w:rPr>
              <w:t xml:space="preserve">, </w:t>
            </w:r>
            <w:r w:rsidR="1D77EC1A" w:rsidRPr="72F64563">
              <w:rPr>
                <w:rFonts w:ascii="Arial" w:hAnsi="Arial" w:cs="Arial"/>
                <w:lang w:val="en-CA"/>
              </w:rPr>
              <w:t xml:space="preserve">including </w:t>
            </w:r>
            <w:r w:rsidR="3B5AAD74" w:rsidRPr="72F64563">
              <w:rPr>
                <w:rFonts w:ascii="Arial" w:hAnsi="Arial" w:cs="Arial"/>
                <w:lang w:val="en-CA"/>
              </w:rPr>
              <w:t xml:space="preserve">considerations of </w:t>
            </w:r>
            <w:r w:rsidR="0EDA711D" w:rsidRPr="72F64563">
              <w:rPr>
                <w:rFonts w:ascii="Arial" w:hAnsi="Arial" w:cs="Arial"/>
                <w:lang w:val="en-CA"/>
              </w:rPr>
              <w:t>‘least intrusiveness’</w:t>
            </w:r>
            <w:r w:rsidR="00ED0B86">
              <w:rPr>
                <w:rFonts w:ascii="Arial" w:hAnsi="Arial" w:cs="Arial"/>
                <w:lang w:val="en-CA"/>
              </w:rPr>
              <w:t xml:space="preserve">, should be taken into account for EVA Chat. </w:t>
            </w:r>
          </w:p>
        </w:tc>
      </w:tr>
    </w:tbl>
    <w:p w14:paraId="398A3BCE" w14:textId="255347EE" w:rsidR="00375916" w:rsidRDefault="00375916" w:rsidP="00566899">
      <w:pPr>
        <w:rPr>
          <w:rFonts w:ascii="Helvetica" w:eastAsia="Times New Roman" w:hAnsi="Helvetica" w:cs="Helvetica"/>
          <w:b/>
          <w:bCs/>
          <w:color w:val="002060"/>
          <w:sz w:val="24"/>
          <w:szCs w:val="24"/>
          <w:lang w:val="en-CA" w:eastAsia="en-CA"/>
        </w:rPr>
      </w:pPr>
    </w:p>
    <w:p w14:paraId="48AF9F52" w14:textId="77777777" w:rsidR="0093241B" w:rsidRDefault="0093241B">
      <w:pPr>
        <w:rPr>
          <w:rFonts w:ascii="Arial" w:eastAsia="Times New Roman" w:hAnsi="Arial" w:cs="Arial"/>
          <w:b/>
          <w:bCs/>
          <w:color w:val="002060"/>
          <w:sz w:val="24"/>
          <w:szCs w:val="24"/>
          <w:lang w:val="en-CA" w:eastAsia="en-CA"/>
        </w:rPr>
      </w:pPr>
      <w:bookmarkStart w:id="230" w:name="_Toc181179927"/>
      <w:r>
        <w:rPr>
          <w:rFonts w:ascii="Arial" w:hAnsi="Arial" w:cs="Arial"/>
          <w:lang w:eastAsia="en-CA"/>
        </w:rPr>
        <w:br w:type="page"/>
      </w:r>
    </w:p>
    <w:p w14:paraId="07251792" w14:textId="21BC1CF5" w:rsidR="007F2DCB" w:rsidRPr="00684F08" w:rsidRDefault="00BC6EBC" w:rsidP="007F2DCB">
      <w:pPr>
        <w:pStyle w:val="Heading3"/>
        <w:rPr>
          <w:rFonts w:ascii="Arial" w:hAnsi="Arial" w:cs="Arial"/>
        </w:rPr>
      </w:pPr>
      <w:bookmarkStart w:id="231" w:name="_Toc207796736"/>
      <w:r w:rsidRPr="15D1DD99">
        <w:rPr>
          <w:rFonts w:ascii="Arial" w:hAnsi="Arial" w:cs="Arial"/>
          <w:lang w:eastAsia="en-CA"/>
        </w:rPr>
        <w:lastRenderedPageBreak/>
        <w:t>Section C</w:t>
      </w:r>
      <w:r>
        <w:rPr>
          <w:rFonts w:ascii="Arial" w:hAnsi="Arial" w:cs="Arial"/>
          <w:lang w:eastAsia="en-CA"/>
        </w:rPr>
        <w:t>.</w:t>
      </w:r>
      <w:r w:rsidR="00561B97">
        <w:rPr>
          <w:rFonts w:ascii="Arial" w:hAnsi="Arial" w:cs="Arial"/>
          <w:lang w:eastAsia="en-CA"/>
        </w:rPr>
        <w:t>2</w:t>
      </w:r>
      <w:r>
        <w:rPr>
          <w:rFonts w:ascii="Arial" w:hAnsi="Arial" w:cs="Arial"/>
          <w:lang w:eastAsia="en-CA"/>
        </w:rPr>
        <w:t xml:space="preserve"> – </w:t>
      </w:r>
      <w:r w:rsidR="007F2DCB" w:rsidRPr="00684F08">
        <w:rPr>
          <w:rFonts w:ascii="Arial" w:hAnsi="Arial" w:cs="Arial"/>
        </w:rPr>
        <w:t>Data-Matching Table (if applicable)</w:t>
      </w:r>
      <w:bookmarkEnd w:id="230"/>
      <w:bookmarkEnd w:id="231"/>
    </w:p>
    <w:p w14:paraId="3C8BCC97" w14:textId="12E27AEC" w:rsidR="00F950C6" w:rsidRPr="00B30C9F" w:rsidDel="00E57D65" w:rsidRDefault="00E57D65" w:rsidP="00F950C6">
      <w:pPr>
        <w:rPr>
          <w:rFonts w:ascii="Arial" w:hAnsi="Arial" w:cs="Arial"/>
          <w:color w:val="2F5496" w:themeColor="accent1" w:themeShade="BF"/>
          <w:lang w:val="en-CA" w:eastAsia="en-CA"/>
        </w:rPr>
      </w:pPr>
      <w:r w:rsidRPr="00B30C9F">
        <w:rPr>
          <w:rFonts w:ascii="Arial" w:hAnsi="Arial" w:cs="Arial"/>
          <w:color w:val="2F5496" w:themeColor="accent1" w:themeShade="BF"/>
          <w:lang w:val="en-CA" w:eastAsia="en-CA"/>
        </w:rPr>
        <w:t>No</w:t>
      </w:r>
      <w:r w:rsidR="00E057C5" w:rsidRPr="00B30C9F">
        <w:rPr>
          <w:rFonts w:ascii="Arial" w:hAnsi="Arial" w:cs="Arial"/>
          <w:color w:val="2F5496" w:themeColor="accent1" w:themeShade="BF"/>
          <w:lang w:val="en-CA" w:eastAsia="en-CA"/>
        </w:rPr>
        <w:t xml:space="preserve"> data-matching activities are inherent in the EVA tool. Any data-matching activities </w:t>
      </w:r>
      <w:r w:rsidR="00280E90" w:rsidRPr="00B30C9F">
        <w:rPr>
          <w:rFonts w:ascii="Arial" w:hAnsi="Arial" w:cs="Arial"/>
          <w:color w:val="2F5496" w:themeColor="accent1" w:themeShade="BF"/>
          <w:lang w:val="en-CA" w:eastAsia="en-CA"/>
        </w:rPr>
        <w:t xml:space="preserve">undertaken with the assistance of the tool are the responsibility of the </w:t>
      </w:r>
      <w:r w:rsidR="00C8051A" w:rsidRPr="00B30C9F">
        <w:rPr>
          <w:rFonts w:ascii="Arial" w:hAnsi="Arial" w:cs="Arial"/>
          <w:color w:val="2F5496" w:themeColor="accent1" w:themeShade="BF"/>
          <w:lang w:val="en-CA" w:eastAsia="en-CA"/>
        </w:rPr>
        <w:t>indiv</w:t>
      </w:r>
      <w:r w:rsidR="00F14B92" w:rsidRPr="00B30C9F">
        <w:rPr>
          <w:rFonts w:ascii="Arial" w:hAnsi="Arial" w:cs="Arial"/>
          <w:color w:val="2F5496" w:themeColor="accent1" w:themeShade="BF"/>
          <w:lang w:val="en-CA" w:eastAsia="en-CA"/>
        </w:rPr>
        <w:t>idual user</w:t>
      </w:r>
      <w:r w:rsidR="00C34700" w:rsidRPr="00B30C9F">
        <w:rPr>
          <w:rFonts w:ascii="Arial" w:hAnsi="Arial" w:cs="Arial"/>
          <w:color w:val="2F5496" w:themeColor="accent1" w:themeShade="BF"/>
          <w:lang w:val="en-CA" w:eastAsia="en-CA"/>
        </w:rPr>
        <w:t xml:space="preserve"> </w:t>
      </w:r>
      <w:r w:rsidR="00C70910" w:rsidRPr="00B30C9F">
        <w:rPr>
          <w:rFonts w:ascii="Arial" w:hAnsi="Arial" w:cs="Arial"/>
          <w:color w:val="2F5496" w:themeColor="accent1" w:themeShade="BF"/>
          <w:lang w:val="en-CA" w:eastAsia="en-CA"/>
        </w:rPr>
        <w:t>and the</w:t>
      </w:r>
      <w:r w:rsidR="00164D39" w:rsidRPr="00B30C9F">
        <w:rPr>
          <w:rFonts w:ascii="Arial" w:hAnsi="Arial" w:cs="Arial"/>
          <w:color w:val="2F5496" w:themeColor="accent1" w:themeShade="BF"/>
          <w:lang w:val="en-CA" w:eastAsia="en-CA"/>
        </w:rPr>
        <w:t>ir</w:t>
      </w:r>
      <w:r w:rsidR="00C70910" w:rsidRPr="00B30C9F">
        <w:rPr>
          <w:rFonts w:ascii="Arial" w:hAnsi="Arial" w:cs="Arial"/>
          <w:color w:val="2F5496" w:themeColor="accent1" w:themeShade="BF"/>
          <w:lang w:val="en-CA" w:eastAsia="en-CA"/>
        </w:rPr>
        <w:t xml:space="preserve"> respective </w:t>
      </w:r>
      <w:r w:rsidR="00164D39" w:rsidRPr="00B30C9F">
        <w:rPr>
          <w:rFonts w:ascii="Arial" w:hAnsi="Arial" w:cs="Arial"/>
          <w:color w:val="2F5496" w:themeColor="accent1" w:themeShade="BF"/>
          <w:lang w:val="en-CA" w:eastAsia="en-CA"/>
        </w:rPr>
        <w:t xml:space="preserve">programs. </w:t>
      </w:r>
      <w:r w:rsidR="006F3F33" w:rsidRPr="00B30C9F">
        <w:rPr>
          <w:rFonts w:ascii="Arial" w:hAnsi="Arial" w:cs="Arial"/>
          <w:color w:val="2F5496" w:themeColor="accent1" w:themeShade="BF"/>
          <w:lang w:val="en-CA" w:eastAsia="en-CA"/>
        </w:rPr>
        <w:t xml:space="preserve">The Terms of Use to which users </w:t>
      </w:r>
      <w:r w:rsidR="0033326E">
        <w:rPr>
          <w:rFonts w:ascii="Arial" w:hAnsi="Arial" w:cs="Arial"/>
          <w:color w:val="2F5496" w:themeColor="accent1" w:themeShade="BF"/>
          <w:lang w:val="en-CA" w:eastAsia="en-CA"/>
        </w:rPr>
        <w:t xml:space="preserve">must </w:t>
      </w:r>
      <w:r w:rsidR="006F3F33" w:rsidRPr="00B30C9F">
        <w:rPr>
          <w:rFonts w:ascii="Arial" w:hAnsi="Arial" w:cs="Arial"/>
          <w:color w:val="2F5496" w:themeColor="accent1" w:themeShade="BF"/>
          <w:lang w:val="en-CA" w:eastAsia="en-CA"/>
        </w:rPr>
        <w:t>agree to each time they open the tool outline this responsibility.</w:t>
      </w:r>
    </w:p>
    <w:p w14:paraId="040A7C24" w14:textId="72F2D2F1" w:rsidR="5B0EF9DA" w:rsidRDefault="5B0EF9DA"/>
    <w:p w14:paraId="5D220779" w14:textId="12885851" w:rsidR="00D94859" w:rsidRDefault="00D94859" w:rsidP="3DBA0E9A">
      <w:pPr>
        <w:pStyle w:val="Heading3"/>
        <w:spacing w:before="120"/>
        <w:rPr>
          <w:rFonts w:ascii="Arial" w:hAnsi="Arial" w:cs="Arial"/>
          <w:b w:val="0"/>
          <w:lang w:eastAsia="en-CA"/>
        </w:rPr>
        <w:sectPr w:rsidR="00D94859" w:rsidSect="0055195B">
          <w:pgSz w:w="20160" w:h="12240" w:orient="landscape" w:code="5"/>
          <w:pgMar w:top="1440" w:right="1440" w:bottom="1440" w:left="1134" w:header="708" w:footer="29" w:gutter="0"/>
          <w:cols w:space="708"/>
          <w:docGrid w:linePitch="360"/>
        </w:sectPr>
      </w:pPr>
      <w:bookmarkStart w:id="232" w:name="_Toc181179928"/>
    </w:p>
    <w:p w14:paraId="7D858B23" w14:textId="7A8E824E" w:rsidR="007F2DCB" w:rsidRPr="00684F08" w:rsidRDefault="00561B97" w:rsidP="007F2DCB">
      <w:pPr>
        <w:pStyle w:val="Heading3"/>
        <w:rPr>
          <w:rFonts w:ascii="Arial" w:hAnsi="Arial" w:cs="Arial"/>
        </w:rPr>
      </w:pPr>
      <w:bookmarkStart w:id="233" w:name="_Toc207796737"/>
      <w:r w:rsidRPr="15D1DD99">
        <w:rPr>
          <w:rFonts w:ascii="Arial" w:hAnsi="Arial" w:cs="Arial"/>
          <w:lang w:eastAsia="en-CA"/>
        </w:rPr>
        <w:lastRenderedPageBreak/>
        <w:t>Section C</w:t>
      </w:r>
      <w:r>
        <w:rPr>
          <w:rFonts w:ascii="Arial" w:hAnsi="Arial" w:cs="Arial"/>
          <w:lang w:eastAsia="en-CA"/>
        </w:rPr>
        <w:t xml:space="preserve">.3 – </w:t>
      </w:r>
      <w:r w:rsidR="007F2DCB" w:rsidRPr="00684F08">
        <w:rPr>
          <w:rFonts w:ascii="Arial" w:hAnsi="Arial" w:cs="Arial"/>
        </w:rPr>
        <w:t>Information Technology Solutions Table (if applicable)</w:t>
      </w:r>
      <w:bookmarkEnd w:id="232"/>
      <w:bookmarkEnd w:id="233"/>
      <w:r>
        <w:rPr>
          <w:rFonts w:ascii="Arial" w:hAnsi="Arial" w:cs="Arial"/>
        </w:rPr>
        <w:t xml:space="preserve"> </w:t>
      </w:r>
    </w:p>
    <w:p w14:paraId="67D464A4" w14:textId="77777777" w:rsidR="00F950C6" w:rsidRPr="000436FD" w:rsidRDefault="00F950C6" w:rsidP="00F950C6">
      <w:pPr>
        <w:rPr>
          <w:rFonts w:ascii="Arial" w:hAnsi="Arial" w:cs="Arial"/>
          <w:i/>
          <w:iCs/>
          <w:color w:val="2F5496" w:themeColor="accent1" w:themeShade="BF"/>
          <w:lang w:val="en-CA" w:eastAsia="en-CA"/>
        </w:rPr>
      </w:pPr>
      <w:r w:rsidRPr="000436FD">
        <w:rPr>
          <w:rFonts w:ascii="Arial" w:hAnsi="Arial" w:cs="Arial"/>
          <w:i/>
          <w:iCs/>
          <w:color w:val="2F5496" w:themeColor="accent1" w:themeShade="BF"/>
          <w:lang w:val="en-CA" w:eastAsia="en-CA"/>
        </w:rPr>
        <w:t>In the table below, identify IT systems that are in-scope.</w:t>
      </w:r>
    </w:p>
    <w:tbl>
      <w:tblPr>
        <w:tblStyle w:val="TableGrid"/>
        <w:tblW w:w="175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169"/>
        <w:gridCol w:w="5055"/>
        <w:gridCol w:w="2513"/>
        <w:gridCol w:w="5839"/>
      </w:tblGrid>
      <w:tr w:rsidR="007F2DCB" w:rsidRPr="000B4A42" w14:paraId="72CACF6E" w14:textId="77777777" w:rsidTr="383AAD3D">
        <w:trPr>
          <w:trHeight w:val="300"/>
          <w:tblHeader/>
        </w:trPr>
        <w:tc>
          <w:tcPr>
            <w:tcW w:w="4169" w:type="dxa"/>
            <w:shd w:val="clear" w:color="auto" w:fill="F2F2F2" w:themeFill="background1" w:themeFillShade="F2"/>
            <w:vAlign w:val="center"/>
          </w:tcPr>
          <w:p w14:paraId="0737CA49" w14:textId="77777777" w:rsidR="007F2DCB" w:rsidRPr="000B4A42" w:rsidRDefault="007F2DCB" w:rsidP="004E256E">
            <w:pPr>
              <w:spacing w:after="200"/>
              <w:ind w:left="78"/>
              <w:rPr>
                <w:rFonts w:ascii="Arial" w:hAnsi="Arial" w:cs="Arial"/>
                <w:b/>
                <w:bCs/>
                <w:lang w:val="en-CA" w:eastAsia="en-CA"/>
              </w:rPr>
            </w:pPr>
            <w:r w:rsidRPr="000B4A42">
              <w:rPr>
                <w:rFonts w:ascii="Arial" w:hAnsi="Arial" w:cs="Arial"/>
                <w:b/>
                <w:bCs/>
                <w:lang w:val="en-CA" w:eastAsia="en-CA"/>
              </w:rPr>
              <w:t>Name of information technology (IT) solution</w:t>
            </w:r>
          </w:p>
        </w:tc>
        <w:tc>
          <w:tcPr>
            <w:tcW w:w="5055" w:type="dxa"/>
            <w:shd w:val="clear" w:color="auto" w:fill="F2F2F2" w:themeFill="background1" w:themeFillShade="F2"/>
            <w:vAlign w:val="center"/>
          </w:tcPr>
          <w:p w14:paraId="0257FCB5" w14:textId="77777777" w:rsidR="007F2DCB" w:rsidRPr="000B4A42" w:rsidRDefault="007F2DCB" w:rsidP="004E256E">
            <w:pPr>
              <w:spacing w:after="200"/>
              <w:ind w:left="360"/>
              <w:rPr>
                <w:rFonts w:ascii="Arial" w:hAnsi="Arial" w:cs="Arial"/>
                <w:b/>
                <w:bCs/>
                <w:lang w:val="en-CA" w:eastAsia="en-CA"/>
              </w:rPr>
            </w:pPr>
            <w:r w:rsidRPr="000B4A42">
              <w:rPr>
                <w:rFonts w:ascii="Arial" w:hAnsi="Arial" w:cs="Arial"/>
                <w:b/>
                <w:bCs/>
                <w:lang w:val="en-CA" w:eastAsia="en-CA"/>
              </w:rPr>
              <w:t>Purpose of IT solution</w:t>
            </w:r>
          </w:p>
        </w:tc>
        <w:tc>
          <w:tcPr>
            <w:tcW w:w="2513" w:type="dxa"/>
            <w:shd w:val="clear" w:color="auto" w:fill="F2F2F2" w:themeFill="background1" w:themeFillShade="F2"/>
            <w:vAlign w:val="center"/>
          </w:tcPr>
          <w:p w14:paraId="04866959" w14:textId="77777777" w:rsidR="007F2DCB" w:rsidRPr="000B4A42" w:rsidRDefault="007F2DCB" w:rsidP="004E256E">
            <w:pPr>
              <w:spacing w:after="200"/>
              <w:rPr>
                <w:rFonts w:ascii="Arial" w:hAnsi="Arial" w:cs="Arial"/>
                <w:b/>
                <w:bCs/>
                <w:lang w:val="en-CA" w:eastAsia="en-CA"/>
              </w:rPr>
            </w:pPr>
            <w:r w:rsidRPr="000B4A42">
              <w:rPr>
                <w:rFonts w:ascii="Arial" w:hAnsi="Arial" w:cs="Arial"/>
                <w:b/>
                <w:bCs/>
                <w:lang w:val="en-CA" w:eastAsia="en-CA"/>
              </w:rPr>
              <w:t>Business owner</w:t>
            </w:r>
          </w:p>
        </w:tc>
        <w:tc>
          <w:tcPr>
            <w:tcW w:w="5839" w:type="dxa"/>
            <w:shd w:val="clear" w:color="auto" w:fill="F2F2F2" w:themeFill="background1" w:themeFillShade="F2"/>
            <w:vAlign w:val="center"/>
          </w:tcPr>
          <w:p w14:paraId="33843AA6" w14:textId="77777777" w:rsidR="007F2DCB" w:rsidRPr="000B4A42" w:rsidRDefault="007F2DCB" w:rsidP="004E256E">
            <w:pPr>
              <w:spacing w:after="200"/>
              <w:ind w:left="360"/>
              <w:rPr>
                <w:rFonts w:ascii="Arial" w:hAnsi="Arial" w:cs="Arial"/>
                <w:b/>
                <w:bCs/>
                <w:lang w:val="en-CA" w:eastAsia="en-CA"/>
              </w:rPr>
            </w:pPr>
            <w:r w:rsidRPr="000B4A42">
              <w:rPr>
                <w:rFonts w:ascii="Arial" w:hAnsi="Arial" w:cs="Arial"/>
                <w:b/>
                <w:bCs/>
                <w:lang w:val="en-CA" w:eastAsia="en-CA"/>
              </w:rPr>
              <w:t>Security assessment reports completed</w:t>
            </w:r>
          </w:p>
        </w:tc>
      </w:tr>
      <w:tr w:rsidR="007F2DCB" w:rsidRPr="000B4A42" w14:paraId="25796A01" w14:textId="77777777" w:rsidTr="383AAD3D">
        <w:trPr>
          <w:trHeight w:val="300"/>
        </w:trPr>
        <w:tc>
          <w:tcPr>
            <w:tcW w:w="4169" w:type="dxa"/>
          </w:tcPr>
          <w:p w14:paraId="69849772" w14:textId="6AAF31AA" w:rsidR="007F2DCB" w:rsidRPr="00D47F77" w:rsidRDefault="0A0853C1">
            <w:pPr>
              <w:spacing w:after="200"/>
              <w:rPr>
                <w:rFonts w:ascii="Arial" w:hAnsi="Arial" w:cs="Arial"/>
                <w:b/>
                <w:lang w:val="en-CA" w:eastAsia="en-CA"/>
              </w:rPr>
            </w:pPr>
            <w:r w:rsidRPr="34FF7321">
              <w:rPr>
                <w:rFonts w:ascii="Arial" w:hAnsi="Arial" w:cs="Arial"/>
                <w:b/>
                <w:lang w:val="en-CA" w:eastAsia="en-CA"/>
              </w:rPr>
              <w:t>EVA Chat</w:t>
            </w:r>
          </w:p>
        </w:tc>
        <w:tc>
          <w:tcPr>
            <w:tcW w:w="5055" w:type="dxa"/>
          </w:tcPr>
          <w:p w14:paraId="34F2FBB1" w14:textId="3CD1752D" w:rsidR="007F2DCB" w:rsidRPr="000B4A42" w:rsidRDefault="021D6298" w:rsidP="764F0A1C">
            <w:pPr>
              <w:spacing w:after="200"/>
              <w:rPr>
                <w:rFonts w:ascii="Arial" w:hAnsi="Arial" w:cs="Arial"/>
                <w:sz w:val="20"/>
                <w:szCs w:val="20"/>
                <w:lang w:val="en-CA" w:eastAsia="en-CA"/>
              </w:rPr>
            </w:pPr>
            <w:r w:rsidRPr="59DACBD0">
              <w:rPr>
                <w:rFonts w:ascii="Arial" w:hAnsi="Arial" w:cs="Arial"/>
                <w:sz w:val="20"/>
                <w:szCs w:val="20"/>
                <w:lang w:val="en-CA" w:eastAsia="en-CA"/>
              </w:rPr>
              <w:t>T</w:t>
            </w:r>
            <w:r w:rsidR="0159086D" w:rsidRPr="59DACBD0">
              <w:rPr>
                <w:rFonts w:ascii="Arial" w:hAnsi="Arial" w:cs="Arial"/>
                <w:sz w:val="20"/>
                <w:szCs w:val="20"/>
                <w:lang w:val="en-CA" w:eastAsia="en-CA"/>
              </w:rPr>
              <w:t>he</w:t>
            </w:r>
            <w:r w:rsidR="7B39FD62" w:rsidRPr="5B0EF9DA">
              <w:rPr>
                <w:rFonts w:ascii="Arial" w:hAnsi="Arial" w:cs="Arial"/>
                <w:sz w:val="20"/>
                <w:szCs w:val="20"/>
                <w:lang w:val="en-CA" w:eastAsia="en-CA"/>
              </w:rPr>
              <w:t xml:space="preserve"> ESDC Virtual Assistant (EVA) aims to provide a state-of-the-art generative AI service tailored for Employment and Social Development Canada (ESDC) employees. </w:t>
            </w:r>
          </w:p>
          <w:p w14:paraId="1EB2E8FA" w14:textId="4D701EA9" w:rsidR="007F2DCB" w:rsidRPr="000B4A42" w:rsidRDefault="7B39FD62">
            <w:pPr>
              <w:spacing w:after="200"/>
              <w:rPr>
                <w:rFonts w:ascii="Arial" w:hAnsi="Arial" w:cs="Arial"/>
                <w:sz w:val="20"/>
                <w:szCs w:val="20"/>
                <w:lang w:val="en-CA" w:eastAsia="en-CA"/>
              </w:rPr>
            </w:pPr>
            <w:r w:rsidRPr="4014D702">
              <w:rPr>
                <w:rFonts w:ascii="Arial" w:hAnsi="Arial" w:cs="Arial"/>
                <w:sz w:val="20"/>
                <w:szCs w:val="20"/>
                <w:lang w:val="en-CA" w:eastAsia="en-CA"/>
              </w:rPr>
              <w:t>EVA will adhere strictly to these standards.</w:t>
            </w:r>
            <w:r w:rsidRPr="5B0EF9DA">
              <w:rPr>
                <w:rFonts w:ascii="Arial" w:hAnsi="Arial" w:cs="Arial"/>
                <w:sz w:val="20"/>
                <w:szCs w:val="20"/>
                <w:lang w:val="en-CA" w:eastAsia="en-CA"/>
              </w:rPr>
              <w:t xml:space="preserve"> EVA is designed to augment and support ESDC employees in their work, enhancing productivity without replacing the essential human elements of the work culture and ethics. The virtual assistant will offer a comprehensive suite of language services, including advanced text analysis, language detection, text translation, speech-to-text and text-to-speech conversion, and computer vision capabilities for image analysis and interpretation. Support for both official languages, English and French, is integral to EVA’s functionality</w:t>
            </w:r>
            <w:r w:rsidR="009D2947">
              <w:rPr>
                <w:rFonts w:ascii="Arial" w:hAnsi="Arial" w:cs="Arial"/>
                <w:sz w:val="20"/>
                <w:szCs w:val="20"/>
                <w:lang w:val="en-CA" w:eastAsia="en-CA"/>
              </w:rPr>
              <w:t>.</w:t>
            </w:r>
          </w:p>
        </w:tc>
        <w:tc>
          <w:tcPr>
            <w:tcW w:w="2513" w:type="dxa"/>
          </w:tcPr>
          <w:p w14:paraId="50A07C43" w14:textId="0A22DEF4" w:rsidR="007F2DCB" w:rsidRPr="000B4A42" w:rsidRDefault="5E3AB89E">
            <w:pPr>
              <w:spacing w:after="200"/>
              <w:rPr>
                <w:rFonts w:ascii="Arial" w:hAnsi="Arial" w:cs="Arial"/>
                <w:sz w:val="20"/>
                <w:szCs w:val="20"/>
                <w:lang w:val="en-CA" w:eastAsia="en-CA"/>
              </w:rPr>
            </w:pPr>
            <w:r w:rsidRPr="4596580C">
              <w:rPr>
                <w:rFonts w:ascii="Arial" w:hAnsi="Arial" w:cs="Arial"/>
                <w:sz w:val="20"/>
                <w:szCs w:val="20"/>
                <w:lang w:val="en-CA" w:eastAsia="en-CA"/>
              </w:rPr>
              <w:t xml:space="preserve">AICoE </w:t>
            </w:r>
            <w:r w:rsidRPr="3A4D67F9">
              <w:rPr>
                <w:rFonts w:ascii="Arial" w:hAnsi="Arial" w:cs="Arial"/>
                <w:sz w:val="20"/>
                <w:szCs w:val="20"/>
                <w:lang w:val="en-CA" w:eastAsia="en-CA"/>
              </w:rPr>
              <w:t>Director</w:t>
            </w:r>
          </w:p>
        </w:tc>
        <w:tc>
          <w:tcPr>
            <w:tcW w:w="5839" w:type="dxa"/>
          </w:tcPr>
          <w:p w14:paraId="0BF46A98" w14:textId="4C1DE9ED" w:rsidR="007F2DCB" w:rsidRPr="000B4A42" w:rsidRDefault="5942E62B" w:rsidP="70C0A09E">
            <w:pPr>
              <w:spacing w:after="200"/>
              <w:rPr>
                <w:rFonts w:ascii="Arial" w:hAnsi="Arial" w:cs="Arial"/>
                <w:sz w:val="20"/>
                <w:szCs w:val="20"/>
                <w:lang w:val="en-CA" w:eastAsia="en-CA"/>
              </w:rPr>
            </w:pPr>
            <w:r w:rsidRPr="4014D702">
              <w:rPr>
                <w:rFonts w:ascii="Arial" w:hAnsi="Arial" w:cs="Arial"/>
                <w:sz w:val="20"/>
                <w:szCs w:val="20"/>
                <w:lang w:val="en-CA" w:eastAsia="en-CA"/>
              </w:rPr>
              <w:t xml:space="preserve">1. </w:t>
            </w:r>
            <w:r w:rsidR="1339B232" w:rsidRPr="70C0A09E">
              <w:rPr>
                <w:rFonts w:ascii="Arial" w:hAnsi="Arial" w:cs="Arial"/>
                <w:sz w:val="20"/>
                <w:szCs w:val="20"/>
                <w:lang w:val="en-CA" w:eastAsia="en-CA"/>
              </w:rPr>
              <w:t>SA&amp;A Approved and granted Full ATO granted by CIO</w:t>
            </w:r>
          </w:p>
          <w:p w14:paraId="03D98006" w14:textId="5EFCD50B" w:rsidR="007F2DCB" w:rsidRPr="000B4A42" w:rsidRDefault="1339B232" w:rsidP="532F08AA">
            <w:pPr>
              <w:spacing w:after="200"/>
              <w:rPr>
                <w:rFonts w:ascii="Arial" w:hAnsi="Arial" w:cs="Arial"/>
                <w:sz w:val="20"/>
                <w:szCs w:val="20"/>
                <w:lang w:val="en-CA" w:eastAsia="en-CA"/>
              </w:rPr>
            </w:pPr>
            <w:r w:rsidRPr="532F08AA">
              <w:rPr>
                <w:rFonts w:ascii="Arial" w:hAnsi="Arial" w:cs="Arial"/>
                <w:sz w:val="20"/>
                <w:szCs w:val="20"/>
                <w:lang w:val="en-CA" w:eastAsia="en-CA"/>
              </w:rPr>
              <w:t>Accessed against 190 Security Evidence Control.</w:t>
            </w:r>
          </w:p>
          <w:p w14:paraId="0FF8D56C" w14:textId="42F4D98E" w:rsidR="007F2DCB" w:rsidRPr="000B4A42" w:rsidRDefault="3E8006C0" w:rsidP="3A4D67F9">
            <w:pPr>
              <w:spacing w:after="200"/>
              <w:rPr>
                <w:rFonts w:ascii="Arial" w:hAnsi="Arial" w:cs="Arial"/>
                <w:sz w:val="20"/>
                <w:szCs w:val="20"/>
                <w:lang w:val="en-CA" w:eastAsia="en-CA"/>
              </w:rPr>
            </w:pPr>
            <w:r w:rsidRPr="4014D702">
              <w:rPr>
                <w:rFonts w:ascii="Arial" w:hAnsi="Arial" w:cs="Arial"/>
                <w:sz w:val="20"/>
                <w:szCs w:val="20"/>
                <w:lang w:val="en-CA" w:eastAsia="en-CA"/>
              </w:rPr>
              <w:t xml:space="preserve">2. </w:t>
            </w:r>
            <w:r w:rsidR="1339B232" w:rsidRPr="2F77B1F2">
              <w:rPr>
                <w:rFonts w:ascii="Arial" w:hAnsi="Arial" w:cs="Arial"/>
                <w:sz w:val="20"/>
                <w:szCs w:val="20"/>
                <w:lang w:val="en-CA" w:eastAsia="en-CA"/>
              </w:rPr>
              <w:t xml:space="preserve">Security Assessment </w:t>
            </w:r>
            <w:r w:rsidR="1339B232" w:rsidRPr="635608F0">
              <w:rPr>
                <w:rFonts w:ascii="Arial" w:hAnsi="Arial" w:cs="Arial"/>
                <w:sz w:val="20"/>
                <w:szCs w:val="20"/>
                <w:lang w:val="en-CA" w:eastAsia="en-CA"/>
              </w:rPr>
              <w:t>Questionnaire SAQ</w:t>
            </w:r>
            <w:r w:rsidR="1339B232" w:rsidRPr="2F77B1F2">
              <w:rPr>
                <w:rFonts w:ascii="Arial" w:hAnsi="Arial" w:cs="Arial"/>
                <w:sz w:val="20"/>
                <w:szCs w:val="20"/>
                <w:lang w:val="en-CA" w:eastAsia="en-CA"/>
              </w:rPr>
              <w:t xml:space="preserve"> (Signed</w:t>
            </w:r>
            <w:r w:rsidR="1339B232" w:rsidRPr="635608F0">
              <w:rPr>
                <w:rFonts w:ascii="Arial" w:hAnsi="Arial" w:cs="Arial"/>
                <w:sz w:val="20"/>
                <w:szCs w:val="20"/>
                <w:lang w:val="en-CA" w:eastAsia="en-CA"/>
              </w:rPr>
              <w:t xml:space="preserve"> </w:t>
            </w:r>
            <w:r w:rsidR="1339B232" w:rsidRPr="7BBDCB86">
              <w:rPr>
                <w:rFonts w:ascii="Arial" w:hAnsi="Arial" w:cs="Arial"/>
                <w:sz w:val="20"/>
                <w:szCs w:val="20"/>
                <w:lang w:val="en-CA" w:eastAsia="en-CA"/>
              </w:rPr>
              <w:t>by CIO</w:t>
            </w:r>
            <w:r w:rsidR="1339B232" w:rsidRPr="2F77B1F2">
              <w:rPr>
                <w:rFonts w:ascii="Arial" w:hAnsi="Arial" w:cs="Arial"/>
                <w:sz w:val="20"/>
                <w:szCs w:val="20"/>
                <w:lang w:val="en-CA" w:eastAsia="en-CA"/>
              </w:rPr>
              <w:t>)</w:t>
            </w:r>
          </w:p>
          <w:p w14:paraId="37CBEE15" w14:textId="49EE52FF" w:rsidR="007F2DCB" w:rsidRPr="000B4A42" w:rsidRDefault="6AAC02BD">
            <w:pPr>
              <w:spacing w:after="200"/>
              <w:rPr>
                <w:rFonts w:ascii="Arial" w:hAnsi="Arial" w:cs="Arial"/>
                <w:sz w:val="20"/>
                <w:szCs w:val="20"/>
                <w:lang w:val="en-CA" w:eastAsia="en-CA"/>
              </w:rPr>
            </w:pPr>
            <w:r w:rsidRPr="4014D702">
              <w:rPr>
                <w:rFonts w:ascii="Arial" w:hAnsi="Arial" w:cs="Arial"/>
                <w:sz w:val="20"/>
                <w:szCs w:val="20"/>
                <w:lang w:val="en-CA" w:eastAsia="en-CA"/>
              </w:rPr>
              <w:t xml:space="preserve">3. </w:t>
            </w:r>
            <w:r w:rsidR="1339B232" w:rsidRPr="31A8D376">
              <w:rPr>
                <w:rFonts w:ascii="Arial" w:hAnsi="Arial" w:cs="Arial"/>
                <w:sz w:val="20"/>
                <w:szCs w:val="20"/>
                <w:lang w:val="en-CA" w:eastAsia="en-CA"/>
              </w:rPr>
              <w:t xml:space="preserve">IT Security Impact </w:t>
            </w:r>
            <w:r w:rsidR="38FF1BDE" w:rsidRPr="7E102E62">
              <w:rPr>
                <w:rFonts w:ascii="Arial" w:hAnsi="Arial" w:cs="Arial"/>
                <w:sz w:val="20"/>
                <w:szCs w:val="20"/>
                <w:lang w:val="en-CA" w:eastAsia="en-CA"/>
              </w:rPr>
              <w:t>Questionnaire</w:t>
            </w:r>
            <w:r w:rsidR="1339B232" w:rsidRPr="0830C058">
              <w:rPr>
                <w:rFonts w:ascii="Arial" w:hAnsi="Arial" w:cs="Arial"/>
                <w:sz w:val="20"/>
                <w:szCs w:val="20"/>
                <w:lang w:val="en-CA" w:eastAsia="en-CA"/>
              </w:rPr>
              <w:t xml:space="preserve"> (Completed)</w:t>
            </w:r>
          </w:p>
        </w:tc>
      </w:tr>
      <w:tr w:rsidR="6A56EAFE" w14:paraId="728D95BC" w14:textId="77777777" w:rsidTr="4014D702">
        <w:trPr>
          <w:trHeight w:val="300"/>
        </w:trPr>
        <w:tc>
          <w:tcPr>
            <w:tcW w:w="17576" w:type="dxa"/>
            <w:gridSpan w:val="4"/>
            <w:shd w:val="clear" w:color="auto" w:fill="F2F2F2" w:themeFill="background1" w:themeFillShade="F2"/>
          </w:tcPr>
          <w:p w14:paraId="08EF1699" w14:textId="3CB5B771" w:rsidR="6A56EAFE" w:rsidRDefault="6C8A5343" w:rsidP="6A56EAFE">
            <w:pPr>
              <w:rPr>
                <w:rFonts w:ascii="Arial" w:hAnsi="Arial" w:cs="Arial"/>
                <w:b/>
                <w:lang w:val="en-CA" w:eastAsia="en-CA"/>
              </w:rPr>
            </w:pPr>
            <w:r w:rsidRPr="4014D702">
              <w:rPr>
                <w:rFonts w:ascii="Arial" w:hAnsi="Arial" w:cs="Arial"/>
                <w:b/>
                <w:bCs/>
                <w:lang w:val="en-CA" w:eastAsia="en-CA"/>
              </w:rPr>
              <w:t xml:space="preserve">EVA Chat </w:t>
            </w:r>
            <w:r w:rsidR="2B11C603" w:rsidRPr="4014D702">
              <w:rPr>
                <w:rFonts w:ascii="Arial" w:hAnsi="Arial" w:cs="Arial"/>
                <w:b/>
                <w:lang w:val="en-CA" w:eastAsia="en-CA"/>
              </w:rPr>
              <w:t>Components</w:t>
            </w:r>
          </w:p>
        </w:tc>
      </w:tr>
      <w:tr w:rsidR="7C2530D9" w14:paraId="0DAAE05A" w14:textId="77777777" w:rsidTr="7C2530D9">
        <w:trPr>
          <w:trHeight w:val="300"/>
        </w:trPr>
        <w:tc>
          <w:tcPr>
            <w:tcW w:w="4169" w:type="dxa"/>
          </w:tcPr>
          <w:p w14:paraId="65D2F541" w14:textId="15E50012" w:rsidR="2B11C603" w:rsidRDefault="2B11C603" w:rsidP="4014D702">
            <w:pPr>
              <w:spacing w:after="200"/>
              <w:rPr>
                <w:rFonts w:ascii="Arial" w:hAnsi="Arial" w:cs="Arial"/>
                <w:sz w:val="20"/>
                <w:szCs w:val="20"/>
                <w:lang w:eastAsia="en-CA"/>
              </w:rPr>
            </w:pPr>
            <w:r w:rsidRPr="784050A0">
              <w:rPr>
                <w:rFonts w:ascii="Arial" w:hAnsi="Arial" w:cs="Arial"/>
                <w:sz w:val="20"/>
                <w:szCs w:val="20"/>
                <w:lang w:val="en-CA" w:eastAsia="en-CA"/>
              </w:rPr>
              <w:t>Azure Open AI services</w:t>
            </w:r>
          </w:p>
          <w:p w14:paraId="104C91F6" w14:textId="3C651013" w:rsidR="7C2530D9" w:rsidRDefault="7C2530D9" w:rsidP="7C2530D9">
            <w:pPr>
              <w:rPr>
                <w:rFonts w:ascii="Arial" w:hAnsi="Arial" w:cs="Arial"/>
                <w:lang w:val="en-CA" w:eastAsia="en-CA"/>
              </w:rPr>
            </w:pPr>
          </w:p>
        </w:tc>
        <w:tc>
          <w:tcPr>
            <w:tcW w:w="5055" w:type="dxa"/>
          </w:tcPr>
          <w:p w14:paraId="176CE653" w14:textId="03A33010" w:rsidR="7C2530D9" w:rsidRDefault="2B11C603" w:rsidP="7C2530D9">
            <w:pPr>
              <w:rPr>
                <w:rFonts w:ascii="Arial" w:hAnsi="Arial" w:cs="Arial"/>
                <w:sz w:val="20"/>
                <w:szCs w:val="20"/>
                <w:lang w:val="en-CA" w:eastAsia="en-CA"/>
              </w:rPr>
            </w:pPr>
            <w:r w:rsidRPr="6E1F220D">
              <w:rPr>
                <w:rFonts w:ascii="Arial" w:hAnsi="Arial" w:cs="Arial"/>
                <w:sz w:val="20"/>
                <w:szCs w:val="20"/>
                <w:lang w:val="en-CA" w:eastAsia="en-CA"/>
              </w:rPr>
              <w:t>EVA leverages Azure OpenAI services within a Protected B environment, ensuring compliance with ESDC, Canadian Centre for Cyber Security (CCCS)</w:t>
            </w:r>
          </w:p>
        </w:tc>
        <w:tc>
          <w:tcPr>
            <w:tcW w:w="2513" w:type="dxa"/>
          </w:tcPr>
          <w:p w14:paraId="3A7196B7" w14:textId="369C715E" w:rsidR="7C2530D9" w:rsidRDefault="7C2530D9" w:rsidP="7C2530D9">
            <w:pPr>
              <w:rPr>
                <w:rFonts w:ascii="Arial" w:hAnsi="Arial" w:cs="Arial"/>
                <w:sz w:val="20"/>
                <w:szCs w:val="20"/>
                <w:lang w:val="en-CA" w:eastAsia="en-CA"/>
              </w:rPr>
            </w:pPr>
          </w:p>
        </w:tc>
        <w:tc>
          <w:tcPr>
            <w:tcW w:w="5839" w:type="dxa"/>
          </w:tcPr>
          <w:p w14:paraId="5436EC69" w14:textId="105CD325" w:rsidR="7C2530D9" w:rsidRDefault="7C2530D9" w:rsidP="7C2530D9">
            <w:pPr>
              <w:rPr>
                <w:rFonts w:ascii="Arial" w:hAnsi="Arial" w:cs="Arial"/>
                <w:sz w:val="20"/>
                <w:szCs w:val="20"/>
                <w:lang w:val="en-CA" w:eastAsia="en-CA"/>
              </w:rPr>
            </w:pPr>
          </w:p>
        </w:tc>
      </w:tr>
      <w:tr w:rsidR="13AD51E6" w14:paraId="66EADE68" w14:textId="77777777" w:rsidTr="13AD51E6">
        <w:trPr>
          <w:trHeight w:val="300"/>
        </w:trPr>
        <w:tc>
          <w:tcPr>
            <w:tcW w:w="4169" w:type="dxa"/>
          </w:tcPr>
          <w:p w14:paraId="74DCC1B6" w14:textId="076AB321" w:rsidR="13AD51E6" w:rsidRDefault="2B11C603" w:rsidP="4014D702">
            <w:pPr>
              <w:rPr>
                <w:rFonts w:ascii="Arial" w:eastAsia="Calibri" w:hAnsi="Arial" w:cs="Arial"/>
                <w:lang w:eastAsia="en-CA"/>
              </w:rPr>
            </w:pPr>
            <w:r w:rsidRPr="0352E03F">
              <w:rPr>
                <w:rFonts w:ascii="Arial" w:hAnsi="Arial" w:cs="Arial"/>
                <w:sz w:val="20"/>
                <w:szCs w:val="20"/>
                <w:lang w:eastAsia="en-CA"/>
              </w:rPr>
              <w:t xml:space="preserve">Secure Cloud Infrastructure </w:t>
            </w:r>
          </w:p>
        </w:tc>
        <w:tc>
          <w:tcPr>
            <w:tcW w:w="5055" w:type="dxa"/>
          </w:tcPr>
          <w:p w14:paraId="38391AE9" w14:textId="44A1B009" w:rsidR="13AD51E6" w:rsidRPr="00126E7F" w:rsidRDefault="2B11C603" w:rsidP="4014D702">
            <w:pPr>
              <w:rPr>
                <w:rFonts w:ascii="Arial" w:hAnsi="Arial" w:cs="Arial"/>
                <w:sz w:val="20"/>
                <w:szCs w:val="20"/>
                <w:lang w:eastAsia="en-CA"/>
              </w:rPr>
            </w:pPr>
            <w:r w:rsidRPr="00D47F77">
              <w:rPr>
                <w:rFonts w:ascii="Arial" w:eastAsiaTheme="minorEastAsia" w:hAnsi="Arial" w:cs="Arial"/>
                <w:sz w:val="20"/>
                <w:szCs w:val="20"/>
                <w:lang w:eastAsia="en-CA"/>
              </w:rPr>
              <w:t>Secure Cloud Enablement Defense (SCED)</w:t>
            </w:r>
            <w:r w:rsidR="4D8FE7F9" w:rsidRPr="00D47F77">
              <w:rPr>
                <w:rFonts w:ascii="Arial" w:eastAsiaTheme="minorEastAsia" w:hAnsi="Arial" w:cs="Arial"/>
                <w:sz w:val="20"/>
                <w:szCs w:val="20"/>
                <w:lang w:eastAsia="en-CA"/>
              </w:rPr>
              <w:t>. All traffic will be going through Secure Cloud Enablement Defense (SCED) managed by SSC</w:t>
            </w:r>
            <w:r w:rsidR="4D8FE7F9" w:rsidRPr="00D47F77">
              <w:rPr>
                <w:rFonts w:ascii="Arial" w:eastAsia="Calibri" w:hAnsi="Arial" w:cs="Arial"/>
                <w:sz w:val="20"/>
                <w:szCs w:val="20"/>
              </w:rPr>
              <w:t xml:space="preserve">  </w:t>
            </w:r>
          </w:p>
        </w:tc>
        <w:tc>
          <w:tcPr>
            <w:tcW w:w="2513" w:type="dxa"/>
          </w:tcPr>
          <w:p w14:paraId="529EDDAA" w14:textId="1D2985D5" w:rsidR="13AD51E6" w:rsidRPr="00126E7F" w:rsidRDefault="2380A347" w:rsidP="13AD51E6">
            <w:pPr>
              <w:rPr>
                <w:rFonts w:ascii="Arial" w:hAnsi="Arial" w:cs="Arial"/>
                <w:sz w:val="20"/>
                <w:szCs w:val="20"/>
                <w:lang w:val="en-CA" w:eastAsia="en-CA"/>
              </w:rPr>
            </w:pPr>
            <w:r w:rsidRPr="00126E7F">
              <w:rPr>
                <w:rFonts w:ascii="Arial" w:hAnsi="Arial" w:cs="Arial"/>
                <w:sz w:val="20"/>
                <w:szCs w:val="20"/>
                <w:lang w:val="en-CA" w:eastAsia="en-CA"/>
              </w:rPr>
              <w:t>AIS Director</w:t>
            </w:r>
          </w:p>
        </w:tc>
        <w:tc>
          <w:tcPr>
            <w:tcW w:w="5839" w:type="dxa"/>
          </w:tcPr>
          <w:p w14:paraId="0AF21F39" w14:textId="7AEBC87C" w:rsidR="13AD51E6" w:rsidRDefault="62370071" w:rsidP="4014D702">
            <w:pPr>
              <w:spacing w:after="200"/>
              <w:rPr>
                <w:rFonts w:ascii="Arial" w:hAnsi="Arial" w:cs="Arial"/>
                <w:sz w:val="20"/>
                <w:szCs w:val="20"/>
                <w:lang w:val="en-CA" w:eastAsia="en-CA"/>
              </w:rPr>
            </w:pPr>
            <w:r w:rsidRPr="4014D702">
              <w:rPr>
                <w:rFonts w:ascii="Arial" w:hAnsi="Arial" w:cs="Arial"/>
                <w:sz w:val="20"/>
                <w:szCs w:val="20"/>
                <w:lang w:val="en-CA" w:eastAsia="en-CA"/>
              </w:rPr>
              <w:t>SA&amp;A Approved and granted Full ATO granted by CIO</w:t>
            </w:r>
          </w:p>
          <w:p w14:paraId="2337E8EF" w14:textId="63E6A311" w:rsidR="13AD51E6" w:rsidRDefault="13AD51E6" w:rsidP="13AD51E6">
            <w:pPr>
              <w:rPr>
                <w:rFonts w:ascii="Arial" w:hAnsi="Arial" w:cs="Arial"/>
                <w:sz w:val="20"/>
                <w:szCs w:val="20"/>
                <w:lang w:val="en-CA" w:eastAsia="en-CA"/>
              </w:rPr>
            </w:pPr>
          </w:p>
        </w:tc>
      </w:tr>
    </w:tbl>
    <w:p w14:paraId="3DE4820E" w14:textId="445714FB" w:rsidR="00D94859" w:rsidRDefault="00D94859" w:rsidP="00D94859">
      <w:pPr>
        <w:rPr>
          <w:lang w:eastAsia="en-CA"/>
        </w:rPr>
      </w:pPr>
      <w:bookmarkStart w:id="234" w:name="_Toc181179929"/>
    </w:p>
    <w:p w14:paraId="7C6B8D3D" w14:textId="30C4AE31" w:rsidR="00F950C6" w:rsidRDefault="00F950C6" w:rsidP="00F950C6">
      <w:pPr>
        <w:spacing w:before="120"/>
        <w:rPr>
          <w:rFonts w:ascii="Arial" w:hAnsi="Arial" w:cs="Arial"/>
          <w:b/>
          <w:lang w:val="en-CA"/>
        </w:rPr>
      </w:pPr>
      <w:r w:rsidRPr="009E7B0D">
        <w:rPr>
          <w:rFonts w:ascii="Arial" w:hAnsi="Arial" w:cs="Arial"/>
          <w:highlight w:val="lightGray"/>
          <w:lang w:eastAsia="en-CA"/>
        </w:rPr>
        <w:t xml:space="preserve">Privacy analysis: </w:t>
      </w:r>
    </w:p>
    <w:p w14:paraId="6EFCCF29" w14:textId="0530C9E2" w:rsidR="00D10AC9" w:rsidRPr="00F91E08" w:rsidRDefault="00BE4F33" w:rsidP="00F950C6">
      <w:pPr>
        <w:spacing w:before="120"/>
        <w:rPr>
          <w:rFonts w:ascii="Arial" w:hAnsi="Arial" w:cs="Arial"/>
          <w:lang w:eastAsia="en-CA"/>
        </w:rPr>
      </w:pPr>
      <w:r>
        <w:rPr>
          <w:rFonts w:ascii="Arial" w:hAnsi="Arial" w:cs="Arial"/>
          <w:lang w:eastAsia="en-CA"/>
        </w:rPr>
        <w:t>EVA Chat is hosted in a secure environment, inside ESDC</w:t>
      </w:r>
      <w:r w:rsidR="00A428D0">
        <w:rPr>
          <w:rFonts w:ascii="Arial" w:hAnsi="Arial" w:cs="Arial"/>
          <w:lang w:eastAsia="en-CA"/>
        </w:rPr>
        <w:t>. Relevant assessments including an SA&amp;A have been complete</w:t>
      </w:r>
      <w:r w:rsidR="00166024">
        <w:rPr>
          <w:rFonts w:ascii="Arial" w:hAnsi="Arial" w:cs="Arial"/>
          <w:lang w:eastAsia="en-CA"/>
        </w:rPr>
        <w:t xml:space="preserve">d and the ATO granted. </w:t>
      </w:r>
      <w:bookmarkStart w:id="235" w:name="_Hlk197424857"/>
      <w:r w:rsidR="00166024">
        <w:rPr>
          <w:rFonts w:ascii="Arial" w:hAnsi="Arial" w:cs="Arial"/>
          <w:lang w:eastAsia="en-CA"/>
        </w:rPr>
        <w:t>There are no privacy risks or compliance issue</w:t>
      </w:r>
      <w:r w:rsidR="00947C76">
        <w:rPr>
          <w:rFonts w:ascii="Arial" w:hAnsi="Arial" w:cs="Arial"/>
          <w:lang w:eastAsia="en-CA"/>
        </w:rPr>
        <w:t>s</w:t>
      </w:r>
      <w:r w:rsidR="00166024">
        <w:rPr>
          <w:rFonts w:ascii="Arial" w:hAnsi="Arial" w:cs="Arial"/>
          <w:lang w:eastAsia="en-CA"/>
        </w:rPr>
        <w:t xml:space="preserve"> identified </w:t>
      </w:r>
      <w:r w:rsidR="00E4750C">
        <w:rPr>
          <w:rFonts w:ascii="Arial" w:hAnsi="Arial" w:cs="Arial"/>
          <w:lang w:eastAsia="en-CA"/>
        </w:rPr>
        <w:t>with regards to IT solutions.</w:t>
      </w:r>
      <w:bookmarkEnd w:id="235"/>
    </w:p>
    <w:p w14:paraId="025E16D3" w14:textId="53EE4ABF" w:rsidR="00D94859" w:rsidRPr="00287C7F" w:rsidRDefault="00D94859" w:rsidP="00287C7F">
      <w:pPr>
        <w:spacing w:line="257" w:lineRule="auto"/>
      </w:pPr>
      <w:r>
        <w:rPr>
          <w:lang w:eastAsia="en-CA"/>
        </w:rPr>
        <w:br w:type="page"/>
      </w:r>
    </w:p>
    <w:p w14:paraId="75D61ED7" w14:textId="77777777" w:rsidR="00CE358C" w:rsidRPr="00EB6D0B" w:rsidRDefault="00CE358C" w:rsidP="00CE358C">
      <w:pPr>
        <w:pStyle w:val="Heading3"/>
        <w:rPr>
          <w:lang w:val="en-US" w:eastAsia="en-CA"/>
        </w:rPr>
        <w:sectPr w:rsidR="00CE358C" w:rsidRPr="00EB6D0B" w:rsidSect="00CE358C">
          <w:pgSz w:w="20160" w:h="12240" w:orient="landscape" w:code="5"/>
          <w:pgMar w:top="1440" w:right="1440" w:bottom="1440" w:left="1134" w:header="708" w:footer="29" w:gutter="0"/>
          <w:cols w:space="708"/>
          <w:docGrid w:linePitch="360"/>
        </w:sectPr>
      </w:pPr>
    </w:p>
    <w:p w14:paraId="6E9E57EB" w14:textId="33EE48D3" w:rsidR="007F2DCB" w:rsidRPr="00684F08" w:rsidRDefault="00561B97" w:rsidP="007F2DCB">
      <w:pPr>
        <w:pStyle w:val="Heading3"/>
        <w:rPr>
          <w:rFonts w:ascii="Arial" w:hAnsi="Arial" w:cs="Arial"/>
        </w:rPr>
      </w:pPr>
      <w:bookmarkStart w:id="236" w:name="_Toc207796738"/>
      <w:r w:rsidRPr="15D1DD99">
        <w:rPr>
          <w:rFonts w:ascii="Arial" w:hAnsi="Arial" w:cs="Arial"/>
          <w:lang w:eastAsia="en-CA"/>
        </w:rPr>
        <w:lastRenderedPageBreak/>
        <w:t>Section C</w:t>
      </w:r>
      <w:r>
        <w:rPr>
          <w:rFonts w:ascii="Arial" w:hAnsi="Arial" w:cs="Arial"/>
          <w:lang w:eastAsia="en-CA"/>
        </w:rPr>
        <w:t xml:space="preserve">.4 – </w:t>
      </w:r>
      <w:r w:rsidR="007F2DCB" w:rsidRPr="00684F08">
        <w:rPr>
          <w:rFonts w:ascii="Arial" w:hAnsi="Arial" w:cs="Arial"/>
        </w:rPr>
        <w:t>Access Inventory Table</w:t>
      </w:r>
      <w:bookmarkEnd w:id="234"/>
      <w:bookmarkEnd w:id="236"/>
    </w:p>
    <w:p w14:paraId="4B9FC636" w14:textId="77777777" w:rsidR="007F2DCB" w:rsidRPr="00AD7CF8" w:rsidRDefault="007F2DCB" w:rsidP="00ED2729">
      <w:pPr>
        <w:spacing w:after="200" w:line="240" w:lineRule="auto"/>
        <w:rPr>
          <w:rFonts w:ascii="Arial" w:hAnsi="Arial" w:cs="Arial"/>
          <w:i/>
          <w:iCs/>
          <w:color w:val="2F5496" w:themeColor="accent1" w:themeShade="BF"/>
          <w:lang w:val="en-CA" w:eastAsia="en-CA"/>
        </w:rPr>
      </w:pPr>
      <w:r w:rsidRPr="00AD7CF8">
        <w:rPr>
          <w:rFonts w:ascii="Arial" w:hAnsi="Arial" w:cs="Arial"/>
          <w:i/>
          <w:iCs/>
          <w:color w:val="2F5496" w:themeColor="accent1" w:themeShade="BF"/>
          <w:lang w:val="en-CA" w:eastAsia="en-CA"/>
        </w:rPr>
        <w:t>Inventory of individuals or groups who have access to and handle personal information (under your institution’s control)</w:t>
      </w:r>
      <w:r w:rsidR="00ED2729" w:rsidRPr="00AD7CF8">
        <w:rPr>
          <w:rFonts w:ascii="Arial" w:hAnsi="Arial" w:cs="Arial"/>
          <w:i/>
          <w:iCs/>
          <w:color w:val="2F5496" w:themeColor="accent1" w:themeShade="BF"/>
          <w:lang w:val="en-CA" w:eastAsia="en-CA"/>
        </w:rPr>
        <w:t>.</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478"/>
        <w:gridCol w:w="3260"/>
        <w:gridCol w:w="3917"/>
        <w:gridCol w:w="2601"/>
        <w:gridCol w:w="4320"/>
      </w:tblGrid>
      <w:tr w:rsidR="007F2DCB" w:rsidRPr="000B4A42" w14:paraId="3A8DAE4D" w14:textId="77777777" w:rsidTr="009C6715">
        <w:trPr>
          <w:trHeight w:val="773"/>
        </w:trPr>
        <w:tc>
          <w:tcPr>
            <w:tcW w:w="989" w:type="pct"/>
            <w:shd w:val="clear" w:color="auto" w:fill="F2F2F2" w:themeFill="background1" w:themeFillShade="F2"/>
            <w:vAlign w:val="center"/>
          </w:tcPr>
          <w:p w14:paraId="4B83EF7E" w14:textId="77777777" w:rsidR="007F2DCB" w:rsidRPr="000B4A42" w:rsidRDefault="007F2DCB">
            <w:pPr>
              <w:spacing w:after="200"/>
              <w:rPr>
                <w:rFonts w:ascii="Arial" w:hAnsi="Arial" w:cs="Arial"/>
                <w:b/>
                <w:bCs/>
                <w:lang w:val="en-CA" w:eastAsia="en-CA"/>
              </w:rPr>
            </w:pPr>
            <w:r w:rsidRPr="000B4A42">
              <w:rPr>
                <w:rFonts w:ascii="Arial" w:hAnsi="Arial" w:cs="Arial"/>
                <w:b/>
                <w:bCs/>
                <w:lang w:val="en-CA" w:eastAsia="en-CA"/>
              </w:rPr>
              <w:t>Branch or division</w:t>
            </w:r>
          </w:p>
        </w:tc>
        <w:tc>
          <w:tcPr>
            <w:tcW w:w="927" w:type="pct"/>
            <w:shd w:val="clear" w:color="auto" w:fill="F2F2F2" w:themeFill="background1" w:themeFillShade="F2"/>
            <w:vAlign w:val="center"/>
          </w:tcPr>
          <w:p w14:paraId="1F878181" w14:textId="77777777" w:rsidR="007F2DCB" w:rsidRPr="000B4A42" w:rsidRDefault="007F2DCB">
            <w:pPr>
              <w:spacing w:after="200"/>
              <w:jc w:val="center"/>
              <w:rPr>
                <w:rFonts w:ascii="Arial" w:hAnsi="Arial" w:cs="Arial"/>
                <w:b/>
                <w:bCs/>
                <w:lang w:val="en-CA" w:eastAsia="en-CA"/>
              </w:rPr>
            </w:pPr>
            <w:r w:rsidRPr="000B4A42">
              <w:rPr>
                <w:rFonts w:ascii="Arial" w:hAnsi="Arial" w:cs="Arial"/>
                <w:b/>
                <w:bCs/>
                <w:lang w:val="en-CA" w:eastAsia="en-CA"/>
              </w:rPr>
              <w:t>Position or titles</w:t>
            </w:r>
          </w:p>
        </w:tc>
        <w:tc>
          <w:tcPr>
            <w:tcW w:w="1114" w:type="pct"/>
            <w:shd w:val="clear" w:color="auto" w:fill="F2F2F2" w:themeFill="background1" w:themeFillShade="F2"/>
            <w:vAlign w:val="center"/>
          </w:tcPr>
          <w:p w14:paraId="2C7FE557" w14:textId="77777777" w:rsidR="007F2DCB" w:rsidRPr="000B4A42" w:rsidRDefault="007F2DCB">
            <w:pPr>
              <w:spacing w:after="200"/>
              <w:jc w:val="center"/>
              <w:rPr>
                <w:rFonts w:ascii="Arial" w:hAnsi="Arial" w:cs="Arial"/>
                <w:b/>
                <w:bCs/>
                <w:lang w:val="en-CA" w:eastAsia="en-CA"/>
              </w:rPr>
            </w:pPr>
            <w:r w:rsidRPr="000B4A42">
              <w:rPr>
                <w:rFonts w:ascii="Arial" w:hAnsi="Arial" w:cs="Arial"/>
                <w:b/>
                <w:bCs/>
                <w:lang w:val="en-CA" w:eastAsia="en-CA"/>
              </w:rPr>
              <w:t>Rationale for access</w:t>
            </w:r>
          </w:p>
        </w:tc>
        <w:tc>
          <w:tcPr>
            <w:tcW w:w="740" w:type="pct"/>
            <w:shd w:val="clear" w:color="auto" w:fill="F2F2F2" w:themeFill="background1" w:themeFillShade="F2"/>
            <w:vAlign w:val="center"/>
          </w:tcPr>
          <w:p w14:paraId="418E0C47" w14:textId="77777777" w:rsidR="007F2DCB" w:rsidRPr="000B4A42" w:rsidRDefault="007F2DCB">
            <w:pPr>
              <w:spacing w:after="200"/>
              <w:jc w:val="center"/>
              <w:rPr>
                <w:rFonts w:ascii="Arial" w:hAnsi="Arial" w:cs="Arial"/>
                <w:b/>
                <w:bCs/>
                <w:lang w:val="en-CA" w:eastAsia="en-CA"/>
              </w:rPr>
            </w:pPr>
            <w:r w:rsidRPr="000B4A42">
              <w:rPr>
                <w:rFonts w:ascii="Arial" w:hAnsi="Arial" w:cs="Arial"/>
                <w:b/>
                <w:bCs/>
                <w:lang w:val="en-CA" w:eastAsia="en-CA"/>
              </w:rPr>
              <w:t>Number of users</w:t>
            </w:r>
          </w:p>
        </w:tc>
        <w:tc>
          <w:tcPr>
            <w:tcW w:w="1229" w:type="pct"/>
            <w:shd w:val="clear" w:color="auto" w:fill="F2F2F2" w:themeFill="background1" w:themeFillShade="F2"/>
            <w:vAlign w:val="center"/>
          </w:tcPr>
          <w:p w14:paraId="0179D930" w14:textId="77777777" w:rsidR="007F2DCB" w:rsidRPr="000B4A42" w:rsidRDefault="007F2DCB">
            <w:pPr>
              <w:spacing w:after="200"/>
              <w:jc w:val="center"/>
              <w:rPr>
                <w:rFonts w:ascii="Arial" w:hAnsi="Arial" w:cs="Arial"/>
                <w:b/>
                <w:bCs/>
                <w:lang w:val="en-CA" w:eastAsia="en-CA"/>
              </w:rPr>
            </w:pPr>
            <w:r w:rsidRPr="000B4A42">
              <w:rPr>
                <w:rFonts w:ascii="Arial" w:hAnsi="Arial" w:cs="Arial"/>
                <w:b/>
                <w:bCs/>
                <w:lang w:val="en-CA" w:eastAsia="en-CA"/>
              </w:rPr>
              <w:t xml:space="preserve">Geographical location </w:t>
            </w:r>
            <w:r w:rsidRPr="000B4A42">
              <w:rPr>
                <w:rFonts w:ascii="Arial" w:hAnsi="Arial" w:cs="Arial"/>
                <w:b/>
                <w:lang w:val="en-CA" w:eastAsia="en-CA"/>
              </w:rPr>
              <w:t>(of the individuals or groups and the personal information, if in a different location)</w:t>
            </w:r>
          </w:p>
        </w:tc>
      </w:tr>
      <w:tr w:rsidR="007F2DCB" w:rsidRPr="000B4A42" w14:paraId="2C2E4D5B" w14:textId="77777777" w:rsidTr="009C6715">
        <w:tc>
          <w:tcPr>
            <w:tcW w:w="989" w:type="pct"/>
          </w:tcPr>
          <w:p w14:paraId="68648BB9" w14:textId="2E8ECD22" w:rsidR="007F2DCB" w:rsidRPr="00E4750C" w:rsidRDefault="7DCC5920">
            <w:pPr>
              <w:spacing w:after="200"/>
              <w:rPr>
                <w:rFonts w:ascii="Arial" w:hAnsi="Arial" w:cs="Arial"/>
                <w:sz w:val="20"/>
                <w:szCs w:val="20"/>
                <w:lang w:val="en-CA" w:eastAsia="en-CA"/>
              </w:rPr>
            </w:pPr>
            <w:r w:rsidRPr="00E4750C">
              <w:rPr>
                <w:rFonts w:ascii="Arial" w:hAnsi="Arial" w:cs="Arial"/>
                <w:sz w:val="20"/>
                <w:szCs w:val="20"/>
                <w:lang w:val="en-CA" w:eastAsia="en-CA"/>
              </w:rPr>
              <w:t>AICoE</w:t>
            </w:r>
            <w:r w:rsidR="1FBA8D9E" w:rsidRPr="00E4750C">
              <w:rPr>
                <w:rFonts w:ascii="Arial" w:hAnsi="Arial" w:cs="Arial"/>
                <w:sz w:val="20"/>
                <w:szCs w:val="20"/>
                <w:lang w:val="en-CA" w:eastAsia="en-CA"/>
              </w:rPr>
              <w:t xml:space="preserve"> (Artificial Intelligence Center of Enablement)</w:t>
            </w:r>
            <w:r w:rsidRPr="00E4750C">
              <w:rPr>
                <w:rFonts w:ascii="Arial" w:hAnsi="Arial" w:cs="Arial"/>
                <w:sz w:val="20"/>
                <w:szCs w:val="20"/>
                <w:lang w:val="en-CA" w:eastAsia="en-CA"/>
              </w:rPr>
              <w:t xml:space="preserve"> </w:t>
            </w:r>
            <w:r w:rsidR="71864E18" w:rsidRPr="00E4750C">
              <w:rPr>
                <w:rFonts w:ascii="Arial" w:hAnsi="Arial" w:cs="Arial"/>
                <w:sz w:val="20"/>
                <w:szCs w:val="20"/>
                <w:lang w:val="en-CA" w:eastAsia="en-CA"/>
              </w:rPr>
              <w:t>IITB</w:t>
            </w:r>
          </w:p>
        </w:tc>
        <w:tc>
          <w:tcPr>
            <w:tcW w:w="927" w:type="pct"/>
          </w:tcPr>
          <w:p w14:paraId="63C21258" w14:textId="5C4DE5D5" w:rsidR="007F2DCB" w:rsidRPr="00E4750C" w:rsidRDefault="4EDE66A6" w:rsidP="5DD1C74A">
            <w:pPr>
              <w:spacing w:after="200"/>
              <w:rPr>
                <w:rFonts w:ascii="Arial" w:hAnsi="Arial" w:cs="Arial"/>
                <w:sz w:val="20"/>
                <w:szCs w:val="20"/>
                <w:lang w:val="en-CA" w:eastAsia="en-CA"/>
              </w:rPr>
            </w:pPr>
            <w:r w:rsidRPr="00E4750C">
              <w:rPr>
                <w:rFonts w:ascii="Arial" w:hAnsi="Arial" w:cs="Arial"/>
                <w:sz w:val="20"/>
                <w:szCs w:val="20"/>
                <w:lang w:val="en-CA" w:eastAsia="en-CA"/>
              </w:rPr>
              <w:t>AICoE Director</w:t>
            </w:r>
          </w:p>
          <w:p w14:paraId="74513602" w14:textId="2DD10B8E" w:rsidR="007F2DCB" w:rsidRPr="00E4750C" w:rsidRDefault="007F2DCB">
            <w:pPr>
              <w:spacing w:after="200"/>
              <w:rPr>
                <w:rFonts w:ascii="Arial" w:hAnsi="Arial" w:cs="Arial"/>
                <w:sz w:val="20"/>
                <w:szCs w:val="20"/>
                <w:lang w:val="en-CA" w:eastAsia="en-CA"/>
              </w:rPr>
            </w:pPr>
          </w:p>
        </w:tc>
        <w:tc>
          <w:tcPr>
            <w:tcW w:w="1114" w:type="pct"/>
          </w:tcPr>
          <w:p w14:paraId="6A91E9F4" w14:textId="02F71517" w:rsidR="007F2DCB" w:rsidRPr="00E4750C" w:rsidRDefault="26BC4216">
            <w:pPr>
              <w:spacing w:after="200"/>
              <w:rPr>
                <w:rFonts w:ascii="Arial" w:hAnsi="Arial" w:cs="Arial"/>
                <w:sz w:val="20"/>
                <w:szCs w:val="20"/>
                <w:lang w:val="en-CA" w:eastAsia="en-CA"/>
              </w:rPr>
            </w:pPr>
            <w:r w:rsidRPr="00E4750C">
              <w:rPr>
                <w:rFonts w:ascii="Arial" w:hAnsi="Arial" w:cs="Arial"/>
                <w:sz w:val="20"/>
                <w:szCs w:val="20"/>
                <w:lang w:val="en-CA" w:eastAsia="en-CA"/>
              </w:rPr>
              <w:t>The AICoE Director is the owner of the product and responsible for any personal information.</w:t>
            </w:r>
          </w:p>
        </w:tc>
        <w:tc>
          <w:tcPr>
            <w:tcW w:w="740" w:type="pct"/>
          </w:tcPr>
          <w:p w14:paraId="10DC16E8" w14:textId="4E692202" w:rsidR="007F2DCB" w:rsidRPr="00E4750C" w:rsidRDefault="2E33B68D">
            <w:pPr>
              <w:spacing w:after="200"/>
              <w:rPr>
                <w:rFonts w:ascii="Arial" w:hAnsi="Arial" w:cs="Arial"/>
                <w:sz w:val="20"/>
                <w:szCs w:val="20"/>
                <w:lang w:val="en-CA" w:eastAsia="en-CA"/>
              </w:rPr>
            </w:pPr>
            <w:r w:rsidRPr="00E4750C">
              <w:rPr>
                <w:rFonts w:ascii="Arial" w:hAnsi="Arial" w:cs="Arial"/>
                <w:sz w:val="20"/>
                <w:szCs w:val="20"/>
                <w:lang w:val="en-CA" w:eastAsia="en-CA"/>
              </w:rPr>
              <w:t>1</w:t>
            </w:r>
          </w:p>
        </w:tc>
        <w:tc>
          <w:tcPr>
            <w:tcW w:w="1229" w:type="pct"/>
          </w:tcPr>
          <w:p w14:paraId="6667838B" w14:textId="3A52221E" w:rsidR="007F2DCB" w:rsidRPr="00E4750C" w:rsidRDefault="738ACF43">
            <w:pPr>
              <w:spacing w:after="200"/>
              <w:rPr>
                <w:rFonts w:ascii="Arial" w:hAnsi="Arial" w:cs="Arial"/>
                <w:sz w:val="20"/>
                <w:szCs w:val="20"/>
                <w:lang w:val="en-CA" w:eastAsia="en-CA"/>
              </w:rPr>
            </w:pPr>
            <w:r w:rsidRPr="00E4750C">
              <w:rPr>
                <w:rFonts w:ascii="Arial" w:hAnsi="Arial" w:cs="Arial"/>
                <w:sz w:val="20"/>
                <w:szCs w:val="20"/>
                <w:lang w:val="en-CA" w:eastAsia="en-CA"/>
              </w:rPr>
              <w:t>Gatineau, QC/ NCR</w:t>
            </w:r>
          </w:p>
        </w:tc>
      </w:tr>
      <w:tr w:rsidR="0001496C" w:rsidRPr="000B4A42" w14:paraId="39F9C2A1" w14:textId="77777777" w:rsidTr="009C6715">
        <w:tc>
          <w:tcPr>
            <w:tcW w:w="989" w:type="pct"/>
          </w:tcPr>
          <w:p w14:paraId="3EC1562C" w14:textId="09A14905" w:rsidR="0001496C" w:rsidRPr="00E4750C" w:rsidRDefault="41D98C9E" w:rsidP="66F452AF">
            <w:pPr>
              <w:spacing w:after="200"/>
              <w:rPr>
                <w:rFonts w:ascii="Arial" w:hAnsi="Arial" w:cs="Arial"/>
                <w:sz w:val="20"/>
                <w:szCs w:val="20"/>
                <w:lang w:val="en-CA" w:eastAsia="en-CA"/>
              </w:rPr>
            </w:pPr>
            <w:r w:rsidRPr="00E4750C">
              <w:rPr>
                <w:rFonts w:ascii="Arial" w:hAnsi="Arial" w:cs="Arial"/>
                <w:sz w:val="20"/>
                <w:szCs w:val="20"/>
                <w:lang w:val="en-CA" w:eastAsia="en-CA"/>
              </w:rPr>
              <w:t>AICoE (Artificial Intelligence Center of Enablement) IITB</w:t>
            </w:r>
          </w:p>
          <w:p w14:paraId="46CCA60E" w14:textId="56CBC4B2" w:rsidR="0001496C" w:rsidRPr="00E4750C" w:rsidRDefault="0001496C">
            <w:pPr>
              <w:spacing w:after="200"/>
              <w:rPr>
                <w:rFonts w:ascii="Arial" w:hAnsi="Arial" w:cs="Arial"/>
                <w:sz w:val="20"/>
                <w:szCs w:val="20"/>
                <w:lang w:val="en-CA" w:eastAsia="en-CA"/>
              </w:rPr>
            </w:pPr>
          </w:p>
        </w:tc>
        <w:tc>
          <w:tcPr>
            <w:tcW w:w="927" w:type="pct"/>
          </w:tcPr>
          <w:p w14:paraId="52E3923C" w14:textId="2DFA20BD" w:rsidR="0001496C" w:rsidRPr="00E4750C" w:rsidRDefault="188BA208" w:rsidP="6BEBDDAE">
            <w:pPr>
              <w:spacing w:after="200"/>
              <w:rPr>
                <w:rFonts w:ascii="Arial" w:hAnsi="Arial" w:cs="Arial"/>
                <w:sz w:val="20"/>
                <w:szCs w:val="20"/>
                <w:lang w:val="en-CA" w:eastAsia="en-CA"/>
              </w:rPr>
            </w:pPr>
            <w:r w:rsidRPr="00E4750C">
              <w:rPr>
                <w:rFonts w:ascii="Arial" w:hAnsi="Arial" w:cs="Arial"/>
                <w:sz w:val="20"/>
                <w:szCs w:val="20"/>
                <w:lang w:val="en-CA" w:eastAsia="en-CA"/>
              </w:rPr>
              <w:t>AICoE IT Manager</w:t>
            </w:r>
          </w:p>
          <w:p w14:paraId="340B2EF1" w14:textId="7EA7AD99" w:rsidR="0001496C" w:rsidRPr="00E4750C" w:rsidRDefault="0001496C">
            <w:pPr>
              <w:spacing w:after="200"/>
              <w:rPr>
                <w:rFonts w:ascii="Arial" w:hAnsi="Arial" w:cs="Arial"/>
                <w:sz w:val="20"/>
                <w:szCs w:val="20"/>
                <w:lang w:val="en-CA" w:eastAsia="en-CA"/>
              </w:rPr>
            </w:pPr>
          </w:p>
        </w:tc>
        <w:tc>
          <w:tcPr>
            <w:tcW w:w="1114" w:type="pct"/>
          </w:tcPr>
          <w:p w14:paraId="2F9453ED" w14:textId="162D6A6C" w:rsidR="0001496C" w:rsidRPr="00E4750C" w:rsidRDefault="188BA208" w:rsidP="1E0A4BE2">
            <w:pPr>
              <w:spacing w:after="200"/>
              <w:rPr>
                <w:rFonts w:ascii="Arial" w:hAnsi="Arial" w:cs="Arial"/>
                <w:sz w:val="20"/>
                <w:szCs w:val="20"/>
                <w:lang w:val="en-CA" w:eastAsia="en-CA"/>
              </w:rPr>
            </w:pPr>
            <w:r w:rsidRPr="00E4750C">
              <w:rPr>
                <w:rFonts w:ascii="Arial" w:hAnsi="Arial" w:cs="Arial"/>
                <w:sz w:val="20"/>
                <w:szCs w:val="20"/>
                <w:lang w:val="en-CA" w:eastAsia="en-CA"/>
              </w:rPr>
              <w:t>AICoE IT Manager is the person responsible for the development and metascience of the project</w:t>
            </w:r>
          </w:p>
          <w:p w14:paraId="2C14B4CF" w14:textId="1E529269" w:rsidR="0001496C" w:rsidRPr="00E4750C" w:rsidRDefault="0001496C" w:rsidP="5FF7EA12">
            <w:pPr>
              <w:spacing w:after="200"/>
              <w:rPr>
                <w:rFonts w:ascii="Arial" w:hAnsi="Arial" w:cs="Arial"/>
                <w:sz w:val="20"/>
                <w:szCs w:val="20"/>
                <w:lang w:val="en-CA" w:eastAsia="en-CA"/>
              </w:rPr>
            </w:pPr>
          </w:p>
        </w:tc>
        <w:tc>
          <w:tcPr>
            <w:tcW w:w="740" w:type="pct"/>
          </w:tcPr>
          <w:p w14:paraId="31693A33" w14:textId="1E1145A4" w:rsidR="0001496C" w:rsidRPr="00E4750C" w:rsidRDefault="66B77415">
            <w:pPr>
              <w:spacing w:after="200"/>
              <w:rPr>
                <w:rFonts w:ascii="Arial" w:hAnsi="Arial" w:cs="Arial"/>
                <w:sz w:val="20"/>
                <w:szCs w:val="20"/>
                <w:lang w:val="en-CA" w:eastAsia="en-CA"/>
              </w:rPr>
            </w:pPr>
            <w:r w:rsidRPr="00E4750C">
              <w:rPr>
                <w:rFonts w:ascii="Arial" w:hAnsi="Arial" w:cs="Arial"/>
                <w:sz w:val="20"/>
                <w:szCs w:val="20"/>
                <w:lang w:val="en-CA" w:eastAsia="en-CA"/>
              </w:rPr>
              <w:t>1-2</w:t>
            </w:r>
          </w:p>
        </w:tc>
        <w:tc>
          <w:tcPr>
            <w:tcW w:w="1229" w:type="pct"/>
          </w:tcPr>
          <w:p w14:paraId="09E00C0B" w14:textId="3A52221E" w:rsidR="0001496C" w:rsidRPr="00E4750C" w:rsidRDefault="72C76CF9" w:rsidP="577AA4AD">
            <w:pPr>
              <w:spacing w:after="200"/>
              <w:rPr>
                <w:rFonts w:ascii="Arial" w:hAnsi="Arial" w:cs="Arial"/>
                <w:sz w:val="20"/>
                <w:szCs w:val="20"/>
                <w:lang w:val="en-CA" w:eastAsia="en-CA"/>
              </w:rPr>
            </w:pPr>
            <w:r w:rsidRPr="00E4750C">
              <w:rPr>
                <w:rFonts w:ascii="Arial" w:hAnsi="Arial" w:cs="Arial"/>
                <w:sz w:val="20"/>
                <w:szCs w:val="20"/>
                <w:lang w:val="en-CA" w:eastAsia="en-CA"/>
              </w:rPr>
              <w:t>Gatineau, QC/ NCR</w:t>
            </w:r>
          </w:p>
          <w:p w14:paraId="2CEA7791" w14:textId="0A3CB5F5" w:rsidR="0001496C" w:rsidRPr="00E4750C" w:rsidRDefault="0001496C">
            <w:pPr>
              <w:spacing w:after="200"/>
              <w:rPr>
                <w:rFonts w:ascii="Arial" w:hAnsi="Arial" w:cs="Arial"/>
                <w:sz w:val="20"/>
                <w:szCs w:val="20"/>
                <w:lang w:val="en-CA" w:eastAsia="en-CA"/>
              </w:rPr>
            </w:pPr>
          </w:p>
        </w:tc>
      </w:tr>
      <w:tr w:rsidR="0001496C" w:rsidRPr="000B4A42" w14:paraId="1C668F62" w14:textId="77777777" w:rsidTr="009C6715">
        <w:tc>
          <w:tcPr>
            <w:tcW w:w="989" w:type="pct"/>
          </w:tcPr>
          <w:p w14:paraId="67F1D0B9" w14:textId="7233A942" w:rsidR="0001496C" w:rsidRPr="00D47F77" w:rsidRDefault="188BA208">
            <w:pPr>
              <w:spacing w:after="200"/>
              <w:rPr>
                <w:rFonts w:ascii="Arial" w:hAnsi="Arial" w:cs="Arial"/>
                <w:sz w:val="20"/>
                <w:szCs w:val="20"/>
                <w:lang w:val="fr-CA" w:eastAsia="en-CA"/>
              </w:rPr>
            </w:pPr>
            <w:r w:rsidRPr="00D47F77">
              <w:rPr>
                <w:rFonts w:ascii="Arial" w:hAnsi="Arial" w:cs="Arial"/>
                <w:sz w:val="20"/>
                <w:szCs w:val="20"/>
                <w:lang w:val="fr-CA" w:eastAsia="en-CA"/>
              </w:rPr>
              <w:t>AIS (Automation Infrastructure Services), IITB</w:t>
            </w:r>
          </w:p>
        </w:tc>
        <w:tc>
          <w:tcPr>
            <w:tcW w:w="927" w:type="pct"/>
          </w:tcPr>
          <w:p w14:paraId="207DA2E3" w14:textId="3247537B" w:rsidR="0001496C" w:rsidRPr="00E4750C" w:rsidRDefault="188BA208" w:rsidP="347275D9">
            <w:pPr>
              <w:spacing w:after="200"/>
              <w:rPr>
                <w:rFonts w:ascii="Arial" w:hAnsi="Arial" w:cs="Arial"/>
                <w:sz w:val="20"/>
                <w:szCs w:val="20"/>
                <w:lang w:val="en-CA" w:eastAsia="en-CA"/>
              </w:rPr>
            </w:pPr>
            <w:r w:rsidRPr="00E4750C">
              <w:rPr>
                <w:rFonts w:ascii="Arial" w:hAnsi="Arial" w:cs="Arial"/>
                <w:sz w:val="20"/>
                <w:szCs w:val="20"/>
                <w:lang w:val="en-CA" w:eastAsia="en-CA"/>
              </w:rPr>
              <w:t>AIS IT Manager</w:t>
            </w:r>
          </w:p>
          <w:p w14:paraId="42E12F69" w14:textId="43289519" w:rsidR="0001496C" w:rsidRPr="00E4750C" w:rsidRDefault="0001496C">
            <w:pPr>
              <w:spacing w:after="200"/>
              <w:rPr>
                <w:rFonts w:ascii="Arial" w:hAnsi="Arial" w:cs="Arial"/>
                <w:sz w:val="20"/>
                <w:szCs w:val="20"/>
                <w:lang w:val="en-CA" w:eastAsia="en-CA"/>
              </w:rPr>
            </w:pPr>
          </w:p>
        </w:tc>
        <w:tc>
          <w:tcPr>
            <w:tcW w:w="1114" w:type="pct"/>
          </w:tcPr>
          <w:p w14:paraId="53E49FB1" w14:textId="51C91CA1" w:rsidR="0001496C" w:rsidRPr="00E4750C" w:rsidRDefault="188BA208" w:rsidP="5FF7EA12">
            <w:pPr>
              <w:spacing w:after="200"/>
              <w:rPr>
                <w:rFonts w:ascii="Arial" w:hAnsi="Arial" w:cs="Arial"/>
                <w:sz w:val="20"/>
                <w:szCs w:val="20"/>
                <w:lang w:val="en-CA" w:eastAsia="en-CA"/>
              </w:rPr>
            </w:pPr>
            <w:r w:rsidRPr="00E4750C">
              <w:rPr>
                <w:rFonts w:ascii="Arial" w:hAnsi="Arial" w:cs="Arial"/>
                <w:sz w:val="20"/>
                <w:szCs w:val="20"/>
                <w:lang w:val="en-CA" w:eastAsia="en-CA"/>
              </w:rPr>
              <w:t>AIS IT Manager is responsible for the infrastructure of the EVA chat. IT Manager manages the access to the infrastructure in consultation with AIS senior Technical Advisor</w:t>
            </w:r>
          </w:p>
        </w:tc>
        <w:tc>
          <w:tcPr>
            <w:tcW w:w="740" w:type="pct"/>
          </w:tcPr>
          <w:p w14:paraId="04CF2D42" w14:textId="1D9EDDCF" w:rsidR="0001496C" w:rsidRPr="00E4750C" w:rsidRDefault="11857D29">
            <w:pPr>
              <w:spacing w:after="200"/>
              <w:rPr>
                <w:rFonts w:ascii="Arial" w:hAnsi="Arial" w:cs="Arial"/>
                <w:sz w:val="20"/>
                <w:szCs w:val="20"/>
                <w:lang w:val="en-CA" w:eastAsia="en-CA"/>
              </w:rPr>
            </w:pPr>
            <w:r w:rsidRPr="00E4750C">
              <w:rPr>
                <w:rFonts w:ascii="Arial" w:hAnsi="Arial" w:cs="Arial"/>
                <w:sz w:val="20"/>
                <w:szCs w:val="20"/>
                <w:lang w:val="en-CA" w:eastAsia="en-CA"/>
              </w:rPr>
              <w:t>1-2</w:t>
            </w:r>
          </w:p>
        </w:tc>
        <w:tc>
          <w:tcPr>
            <w:tcW w:w="1229" w:type="pct"/>
          </w:tcPr>
          <w:p w14:paraId="0FB6DAB0" w14:textId="3A52221E" w:rsidR="0001496C" w:rsidRPr="00E4750C" w:rsidRDefault="599BFEE9" w:rsidP="577AA4AD">
            <w:pPr>
              <w:spacing w:after="200"/>
              <w:rPr>
                <w:rFonts w:ascii="Arial" w:hAnsi="Arial" w:cs="Arial"/>
                <w:sz w:val="20"/>
                <w:szCs w:val="20"/>
                <w:lang w:val="en-CA" w:eastAsia="en-CA"/>
              </w:rPr>
            </w:pPr>
            <w:r w:rsidRPr="00E4750C">
              <w:rPr>
                <w:rFonts w:ascii="Arial" w:hAnsi="Arial" w:cs="Arial"/>
                <w:sz w:val="20"/>
                <w:szCs w:val="20"/>
                <w:lang w:val="en-CA" w:eastAsia="en-CA"/>
              </w:rPr>
              <w:t>Gatineau, QC/ NCR</w:t>
            </w:r>
          </w:p>
          <w:p w14:paraId="1B07FC4B" w14:textId="064459B7" w:rsidR="0001496C" w:rsidRPr="00E4750C" w:rsidRDefault="0001496C">
            <w:pPr>
              <w:spacing w:after="200"/>
              <w:rPr>
                <w:rFonts w:ascii="Arial" w:hAnsi="Arial" w:cs="Arial"/>
                <w:sz w:val="20"/>
                <w:szCs w:val="20"/>
                <w:lang w:val="en-CA" w:eastAsia="en-CA"/>
              </w:rPr>
            </w:pPr>
          </w:p>
        </w:tc>
      </w:tr>
      <w:tr w:rsidR="2E6A1C1B" w14:paraId="73D0219B" w14:textId="77777777" w:rsidTr="2E6A1C1B">
        <w:trPr>
          <w:trHeight w:val="300"/>
        </w:trPr>
        <w:tc>
          <w:tcPr>
            <w:tcW w:w="3478" w:type="dxa"/>
          </w:tcPr>
          <w:p w14:paraId="2C5EE664" w14:textId="7233A942" w:rsidR="188BA208" w:rsidRPr="00E4750C" w:rsidRDefault="188BA208" w:rsidP="654B4A67">
            <w:pPr>
              <w:spacing w:after="200"/>
              <w:rPr>
                <w:rFonts w:ascii="Arial" w:hAnsi="Arial" w:cs="Arial"/>
                <w:sz w:val="20"/>
                <w:szCs w:val="20"/>
                <w:lang w:val="en-CA" w:eastAsia="en-CA"/>
              </w:rPr>
            </w:pPr>
            <w:r w:rsidRPr="00E4750C">
              <w:rPr>
                <w:rFonts w:ascii="Arial" w:hAnsi="Arial" w:cs="Arial"/>
                <w:sz w:val="20"/>
                <w:szCs w:val="20"/>
                <w:lang w:val="en-CA" w:eastAsia="en-CA"/>
              </w:rPr>
              <w:t>AIS (Automation Infrastructure Services), IITB</w:t>
            </w:r>
          </w:p>
          <w:p w14:paraId="12A7B95F" w14:textId="4F13AD4B" w:rsidR="2E6A1C1B" w:rsidRPr="00E4750C" w:rsidRDefault="2E6A1C1B" w:rsidP="2E6A1C1B">
            <w:pPr>
              <w:rPr>
                <w:rFonts w:ascii="Arial" w:hAnsi="Arial" w:cs="Arial"/>
                <w:sz w:val="20"/>
                <w:szCs w:val="20"/>
                <w:lang w:val="en-CA" w:eastAsia="en-CA"/>
              </w:rPr>
            </w:pPr>
          </w:p>
        </w:tc>
        <w:tc>
          <w:tcPr>
            <w:tcW w:w="3260" w:type="dxa"/>
          </w:tcPr>
          <w:p w14:paraId="242F4990" w14:textId="129EEE38" w:rsidR="38DCB67E" w:rsidRPr="00E4750C" w:rsidRDefault="38DCB67E" w:rsidP="2FC74352">
            <w:pPr>
              <w:spacing w:after="200"/>
              <w:rPr>
                <w:rFonts w:ascii="Arial" w:hAnsi="Arial" w:cs="Arial"/>
                <w:sz w:val="20"/>
                <w:szCs w:val="20"/>
                <w:lang w:val="en-CA" w:eastAsia="en-CA"/>
              </w:rPr>
            </w:pPr>
            <w:r w:rsidRPr="00E4750C">
              <w:rPr>
                <w:rFonts w:ascii="Arial" w:hAnsi="Arial" w:cs="Arial"/>
                <w:sz w:val="20"/>
                <w:szCs w:val="20"/>
                <w:lang w:val="en-CA" w:eastAsia="en-CA"/>
              </w:rPr>
              <w:t>(Team Lead/ Senior Technical Advisor and Technical Advisor)</w:t>
            </w:r>
          </w:p>
          <w:p w14:paraId="6A0B4A54" w14:textId="56B23D78" w:rsidR="39DCD54D" w:rsidRPr="00E4750C" w:rsidRDefault="39DCD54D" w:rsidP="4869F2E7">
            <w:pPr>
              <w:spacing w:after="200"/>
              <w:rPr>
                <w:rFonts w:ascii="Arial" w:hAnsi="Arial" w:cs="Arial"/>
                <w:sz w:val="20"/>
                <w:szCs w:val="20"/>
                <w:lang w:val="en-CA" w:eastAsia="en-CA"/>
              </w:rPr>
            </w:pPr>
            <w:r w:rsidRPr="00E4750C">
              <w:rPr>
                <w:rFonts w:ascii="Arial" w:hAnsi="Arial" w:cs="Arial"/>
                <w:sz w:val="20"/>
                <w:szCs w:val="20"/>
                <w:lang w:val="en-CA" w:eastAsia="en-CA"/>
              </w:rPr>
              <w:t>Contributor (AIS Team, Admin)</w:t>
            </w:r>
          </w:p>
          <w:p w14:paraId="62B23BD4" w14:textId="17CDC9BF" w:rsidR="2E6A1C1B" w:rsidRPr="00E4750C" w:rsidRDefault="2E6A1C1B" w:rsidP="2E6A1C1B">
            <w:pPr>
              <w:rPr>
                <w:rFonts w:ascii="Arial" w:hAnsi="Arial" w:cs="Arial"/>
                <w:sz w:val="20"/>
                <w:szCs w:val="20"/>
                <w:lang w:val="en-CA" w:eastAsia="en-CA"/>
              </w:rPr>
            </w:pPr>
          </w:p>
        </w:tc>
        <w:tc>
          <w:tcPr>
            <w:tcW w:w="3917" w:type="dxa"/>
          </w:tcPr>
          <w:p w14:paraId="7A5E87E6" w14:textId="68B37645" w:rsidR="7F7B25C6" w:rsidRPr="00E4750C" w:rsidRDefault="7F7B25C6" w:rsidP="0EA09F41">
            <w:pPr>
              <w:rPr>
                <w:rFonts w:ascii="Arial" w:hAnsi="Arial" w:cs="Arial"/>
                <w:sz w:val="20"/>
                <w:szCs w:val="20"/>
                <w:lang w:val="en-CA" w:eastAsia="en-CA"/>
              </w:rPr>
            </w:pPr>
            <w:r w:rsidRPr="00E4750C">
              <w:rPr>
                <w:rFonts w:ascii="Arial" w:hAnsi="Arial" w:cs="Arial"/>
                <w:sz w:val="20"/>
                <w:szCs w:val="20"/>
                <w:lang w:val="en-CA" w:eastAsia="en-CA"/>
              </w:rPr>
              <w:t>AIS Senior Technical Advisor is responsible for the overall infrastructure for EVA Chat</w:t>
            </w:r>
          </w:p>
          <w:p w14:paraId="60994431" w14:textId="36523D8A" w:rsidR="0EA09F41" w:rsidRPr="00E4750C" w:rsidRDefault="0EA09F41" w:rsidP="0EA09F41">
            <w:pPr>
              <w:rPr>
                <w:rFonts w:ascii="Arial" w:hAnsi="Arial" w:cs="Arial"/>
                <w:sz w:val="20"/>
                <w:szCs w:val="20"/>
                <w:lang w:val="en-CA" w:eastAsia="en-CA"/>
              </w:rPr>
            </w:pPr>
          </w:p>
          <w:p w14:paraId="4F55949B" w14:textId="42C50DF9" w:rsidR="2E6A1C1B" w:rsidRPr="00E4750C" w:rsidRDefault="21083137" w:rsidP="2E6A1C1B">
            <w:pPr>
              <w:rPr>
                <w:rFonts w:ascii="Arial" w:hAnsi="Arial" w:cs="Arial"/>
                <w:sz w:val="20"/>
                <w:szCs w:val="20"/>
                <w:lang w:val="en-CA" w:eastAsia="en-CA"/>
              </w:rPr>
            </w:pPr>
            <w:r w:rsidRPr="00E4750C">
              <w:rPr>
                <w:rFonts w:ascii="Arial" w:hAnsi="Arial" w:cs="Arial"/>
                <w:sz w:val="20"/>
                <w:szCs w:val="20"/>
                <w:lang w:val="en-CA" w:eastAsia="en-CA"/>
              </w:rPr>
              <w:t>The Contributor group has</w:t>
            </w:r>
            <w:r w:rsidRPr="00E4750C" w:rsidDel="00595E68">
              <w:rPr>
                <w:rFonts w:ascii="Arial" w:hAnsi="Arial" w:cs="Arial"/>
                <w:sz w:val="20"/>
                <w:szCs w:val="20"/>
                <w:lang w:val="en-CA" w:eastAsia="en-CA"/>
              </w:rPr>
              <w:t xml:space="preserve"> </w:t>
            </w:r>
            <w:r w:rsidRPr="00E4750C">
              <w:rPr>
                <w:rFonts w:ascii="Arial" w:hAnsi="Arial" w:cs="Arial"/>
                <w:sz w:val="20"/>
                <w:szCs w:val="20"/>
                <w:lang w:val="en-CA" w:eastAsia="en-CA"/>
              </w:rPr>
              <w:t xml:space="preserve">full access to manage all resources including accessing the personal information but does not allow you to assign roles in Azure RBAC  </w:t>
            </w:r>
          </w:p>
        </w:tc>
        <w:tc>
          <w:tcPr>
            <w:tcW w:w="2601" w:type="dxa"/>
          </w:tcPr>
          <w:p w14:paraId="3B949B7D" w14:textId="4A169DE8" w:rsidR="2E6A1C1B" w:rsidRPr="00E4750C" w:rsidRDefault="28EB47F8" w:rsidP="2E6A1C1B">
            <w:pPr>
              <w:rPr>
                <w:rFonts w:ascii="Arial" w:hAnsi="Arial" w:cs="Arial"/>
                <w:sz w:val="20"/>
                <w:szCs w:val="20"/>
                <w:lang w:val="en-CA" w:eastAsia="en-CA"/>
              </w:rPr>
            </w:pPr>
            <w:r w:rsidRPr="00E4750C">
              <w:rPr>
                <w:rFonts w:ascii="Arial" w:hAnsi="Arial" w:cs="Arial"/>
                <w:sz w:val="20"/>
                <w:szCs w:val="20"/>
                <w:lang w:val="en-CA" w:eastAsia="en-CA"/>
              </w:rPr>
              <w:t>3</w:t>
            </w:r>
            <w:r w:rsidR="0488743E" w:rsidRPr="00E4750C">
              <w:rPr>
                <w:rFonts w:ascii="Arial" w:hAnsi="Arial" w:cs="Arial"/>
                <w:sz w:val="20"/>
                <w:szCs w:val="20"/>
                <w:lang w:val="en-CA" w:eastAsia="en-CA"/>
              </w:rPr>
              <w:t>-4</w:t>
            </w:r>
          </w:p>
        </w:tc>
        <w:tc>
          <w:tcPr>
            <w:tcW w:w="4320" w:type="dxa"/>
          </w:tcPr>
          <w:p w14:paraId="74728351" w14:textId="3A52221E" w:rsidR="5E5C7942" w:rsidRPr="00E4750C" w:rsidRDefault="5E5C7942" w:rsidP="577AA4AD">
            <w:pPr>
              <w:spacing w:after="200"/>
              <w:rPr>
                <w:rFonts w:ascii="Arial" w:hAnsi="Arial" w:cs="Arial"/>
                <w:sz w:val="20"/>
                <w:szCs w:val="20"/>
                <w:lang w:val="en-CA" w:eastAsia="en-CA"/>
              </w:rPr>
            </w:pPr>
            <w:r w:rsidRPr="00E4750C">
              <w:rPr>
                <w:rFonts w:ascii="Arial" w:hAnsi="Arial" w:cs="Arial"/>
                <w:sz w:val="20"/>
                <w:szCs w:val="20"/>
                <w:lang w:val="en-CA" w:eastAsia="en-CA"/>
              </w:rPr>
              <w:t>Gatineau, QC/ NCR</w:t>
            </w:r>
          </w:p>
          <w:p w14:paraId="1FE366C8" w14:textId="0755F208" w:rsidR="2E6A1C1B" w:rsidRPr="00E4750C" w:rsidRDefault="2E6A1C1B" w:rsidP="2E6A1C1B">
            <w:pPr>
              <w:rPr>
                <w:rFonts w:ascii="Arial" w:hAnsi="Arial" w:cs="Arial"/>
                <w:sz w:val="20"/>
                <w:szCs w:val="20"/>
                <w:lang w:val="en-CA" w:eastAsia="en-CA"/>
              </w:rPr>
            </w:pPr>
          </w:p>
        </w:tc>
      </w:tr>
      <w:tr w:rsidR="00F665C8" w14:paraId="7AEC0274" w14:textId="77777777" w:rsidTr="00EE74F7">
        <w:trPr>
          <w:trHeight w:val="300"/>
        </w:trPr>
        <w:tc>
          <w:tcPr>
            <w:tcW w:w="347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6B4875AB" w14:textId="69377810" w:rsidR="73ABF040" w:rsidRPr="00D47F77" w:rsidRDefault="73ABF040" w:rsidP="02A976A2">
            <w:pPr>
              <w:spacing w:after="200"/>
              <w:rPr>
                <w:rFonts w:ascii="Arial" w:hAnsi="Arial" w:cs="Arial"/>
                <w:sz w:val="20"/>
                <w:szCs w:val="20"/>
                <w:lang w:val="fr-CA" w:eastAsia="en-CA"/>
              </w:rPr>
            </w:pPr>
            <w:r w:rsidRPr="00D47F77">
              <w:rPr>
                <w:rFonts w:ascii="Arial" w:hAnsi="Arial" w:cs="Arial"/>
                <w:sz w:val="20"/>
                <w:szCs w:val="20"/>
                <w:lang w:val="fr-CA" w:eastAsia="en-CA"/>
              </w:rPr>
              <w:t>AIS/AICoE (Automation Infrastructure Services), IITB</w:t>
            </w:r>
          </w:p>
          <w:p w14:paraId="6168A53D" w14:textId="703D1B19" w:rsidR="00F665C8" w:rsidRPr="00D47F77" w:rsidRDefault="00F665C8" w:rsidP="78E97448">
            <w:pPr>
              <w:spacing w:after="200"/>
              <w:rPr>
                <w:rFonts w:ascii="Arial" w:hAnsi="Arial" w:cs="Arial"/>
                <w:sz w:val="20"/>
                <w:szCs w:val="20"/>
                <w:lang w:val="fr-CA" w:eastAsia="en-CA"/>
              </w:rPr>
            </w:pPr>
          </w:p>
        </w:tc>
        <w:tc>
          <w:tcPr>
            <w:tcW w:w="32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4333D302" w14:textId="75ADD17F" w:rsidR="73ABF040" w:rsidRPr="00EE74F7" w:rsidRDefault="73ABF040" w:rsidP="34FF7321">
            <w:pPr>
              <w:rPr>
                <w:rFonts w:ascii="Arial" w:hAnsi="Arial" w:cs="Arial"/>
                <w:sz w:val="20"/>
                <w:szCs w:val="20"/>
                <w:lang w:val="en-CA" w:eastAsia="en-CA"/>
              </w:rPr>
            </w:pPr>
            <w:r w:rsidRPr="00D47F77">
              <w:rPr>
                <w:rFonts w:ascii="Arial" w:hAnsi="Arial" w:cs="Arial"/>
                <w:sz w:val="20"/>
                <w:szCs w:val="20"/>
                <w:lang w:val="en-CA" w:eastAsia="en-CA"/>
              </w:rPr>
              <w:t>Reader (AICoE team, (Team Lead/ Senior Technical Advisor and Technical Advisor))</w:t>
            </w:r>
          </w:p>
          <w:p w14:paraId="1A631A25" w14:textId="4EE1FBB4" w:rsidR="00F665C8" w:rsidRPr="00B94071" w:rsidRDefault="00F665C8" w:rsidP="00F665C8">
            <w:pPr>
              <w:rPr>
                <w:rFonts w:ascii="Arial" w:hAnsi="Arial" w:cs="Arial"/>
                <w:sz w:val="20"/>
                <w:szCs w:val="20"/>
                <w:lang w:val="en-CA" w:eastAsia="en-CA"/>
              </w:rPr>
            </w:pPr>
          </w:p>
        </w:tc>
        <w:tc>
          <w:tcPr>
            <w:tcW w:w="391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2A03AFA6" w14:textId="6EC23B36" w:rsidR="73ABF040" w:rsidRPr="00EE74F7" w:rsidRDefault="00595E68" w:rsidP="34FF7321">
            <w:pPr>
              <w:rPr>
                <w:rFonts w:ascii="Arial" w:eastAsia="Aptos Serif" w:hAnsi="Arial" w:cs="Arial"/>
                <w:color w:val="000000" w:themeColor="text1"/>
                <w:sz w:val="20"/>
                <w:szCs w:val="20"/>
                <w:lang w:val="en-CA"/>
              </w:rPr>
            </w:pPr>
            <w:r w:rsidRPr="00E4750C">
              <w:rPr>
                <w:rFonts w:ascii="Arial" w:eastAsia="Aptos Serif" w:hAnsi="Arial" w:cs="Arial"/>
                <w:color w:val="000000" w:themeColor="text1"/>
                <w:sz w:val="20"/>
                <w:szCs w:val="20"/>
                <w:lang w:val="en-CA"/>
              </w:rPr>
              <w:t xml:space="preserve">Can </w:t>
            </w:r>
            <w:r w:rsidR="73ABF040" w:rsidRPr="00E4750C">
              <w:rPr>
                <w:rFonts w:ascii="Arial" w:eastAsia="Aptos Serif" w:hAnsi="Arial" w:cs="Arial"/>
                <w:color w:val="000000" w:themeColor="text1"/>
                <w:sz w:val="20"/>
                <w:szCs w:val="20"/>
                <w:lang w:val="en-CA"/>
              </w:rPr>
              <w:t>view all resources including log that include personal information</w:t>
            </w:r>
            <w:r w:rsidR="006356F8" w:rsidRPr="00E4750C">
              <w:rPr>
                <w:rFonts w:ascii="Arial" w:eastAsia="Aptos Serif" w:hAnsi="Arial" w:cs="Arial"/>
                <w:color w:val="000000" w:themeColor="text1"/>
                <w:sz w:val="20"/>
                <w:szCs w:val="20"/>
                <w:lang w:val="en-CA"/>
              </w:rPr>
              <w:t>,</w:t>
            </w:r>
            <w:r w:rsidR="73ABF040" w:rsidRPr="00EE74F7">
              <w:rPr>
                <w:rFonts w:ascii="Arial" w:eastAsia="Aptos Serif" w:hAnsi="Arial" w:cs="Arial"/>
                <w:color w:val="000000" w:themeColor="text1"/>
                <w:sz w:val="20"/>
                <w:szCs w:val="20"/>
                <w:lang w:val="en-CA"/>
              </w:rPr>
              <w:t xml:space="preserve"> but </w:t>
            </w:r>
            <w:r w:rsidR="006356F8" w:rsidRPr="00E4750C">
              <w:rPr>
                <w:rFonts w:ascii="Arial" w:eastAsia="Aptos Serif" w:hAnsi="Arial" w:cs="Arial"/>
                <w:color w:val="000000" w:themeColor="text1"/>
                <w:sz w:val="20"/>
                <w:szCs w:val="20"/>
                <w:lang w:val="en-CA"/>
              </w:rPr>
              <w:t xml:space="preserve">there is no ability </w:t>
            </w:r>
            <w:r w:rsidR="73ABF040" w:rsidRPr="00EE74F7">
              <w:rPr>
                <w:rFonts w:ascii="Arial" w:eastAsia="Aptos Serif" w:hAnsi="Arial" w:cs="Arial"/>
                <w:color w:val="000000" w:themeColor="text1"/>
                <w:sz w:val="20"/>
                <w:szCs w:val="20"/>
                <w:lang w:val="en-CA"/>
              </w:rPr>
              <w:t>to make any changes.</w:t>
            </w:r>
          </w:p>
          <w:p w14:paraId="28B583B2" w14:textId="15770C5A" w:rsidR="00F665C8" w:rsidRPr="00E4750C" w:rsidRDefault="00F665C8" w:rsidP="00F665C8">
            <w:pPr>
              <w:rPr>
                <w:rFonts w:ascii="Arial" w:hAnsi="Arial" w:cs="Arial"/>
                <w:sz w:val="20"/>
                <w:szCs w:val="20"/>
                <w:lang w:val="en-CA" w:eastAsia="en-CA"/>
              </w:rPr>
            </w:pPr>
          </w:p>
        </w:tc>
        <w:tc>
          <w:tcPr>
            <w:tcW w:w="260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6202236A" w14:textId="2D313B93" w:rsidR="00F665C8" w:rsidRPr="00E4750C" w:rsidRDefault="73ABF040" w:rsidP="00F665C8">
            <w:pPr>
              <w:rPr>
                <w:rFonts w:ascii="Arial" w:hAnsi="Arial" w:cs="Arial"/>
                <w:sz w:val="20"/>
                <w:szCs w:val="20"/>
                <w:lang w:val="en-CA" w:eastAsia="en-CA"/>
              </w:rPr>
            </w:pPr>
            <w:r w:rsidRPr="00E4750C">
              <w:rPr>
                <w:rFonts w:ascii="Arial" w:hAnsi="Arial" w:cs="Arial"/>
                <w:sz w:val="20"/>
                <w:szCs w:val="20"/>
                <w:lang w:val="en-CA" w:eastAsia="en-CA"/>
              </w:rPr>
              <w:t>4-5</w:t>
            </w:r>
          </w:p>
        </w:tc>
        <w:tc>
          <w:tcPr>
            <w:tcW w:w="432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tcPr>
          <w:p w14:paraId="61DDC1A9" w14:textId="3A52221E" w:rsidR="377CB4D1" w:rsidRPr="00E4750C" w:rsidRDefault="377CB4D1" w:rsidP="7507D21D">
            <w:pPr>
              <w:spacing w:after="200"/>
              <w:rPr>
                <w:rFonts w:ascii="Arial" w:hAnsi="Arial" w:cs="Arial"/>
                <w:sz w:val="20"/>
                <w:szCs w:val="20"/>
                <w:lang w:val="en-CA" w:eastAsia="en-CA"/>
              </w:rPr>
            </w:pPr>
            <w:r w:rsidRPr="00E4750C">
              <w:rPr>
                <w:rFonts w:ascii="Arial" w:hAnsi="Arial" w:cs="Arial"/>
                <w:sz w:val="20"/>
                <w:szCs w:val="20"/>
                <w:lang w:val="en-CA" w:eastAsia="en-CA"/>
              </w:rPr>
              <w:t>Gatineau, QC/ NCR</w:t>
            </w:r>
          </w:p>
          <w:p w14:paraId="587EDE81" w14:textId="00042286" w:rsidR="00F665C8" w:rsidRPr="00E4750C" w:rsidRDefault="00F665C8" w:rsidP="00F665C8">
            <w:pPr>
              <w:rPr>
                <w:rFonts w:ascii="Arial" w:hAnsi="Arial" w:cs="Arial"/>
                <w:sz w:val="20"/>
                <w:szCs w:val="20"/>
                <w:lang w:val="en-CA" w:eastAsia="en-CA"/>
              </w:rPr>
            </w:pPr>
          </w:p>
        </w:tc>
      </w:tr>
    </w:tbl>
    <w:p w14:paraId="0F91B819" w14:textId="77777777" w:rsidR="00BB1EB7" w:rsidRDefault="00BB1EB7" w:rsidP="00375916">
      <w:pPr>
        <w:rPr>
          <w:lang w:eastAsia="en-CA"/>
        </w:rPr>
      </w:pPr>
    </w:p>
    <w:p w14:paraId="3DFB5831" w14:textId="045B4CF8" w:rsidR="009E7B0D" w:rsidRPr="00F91E08" w:rsidRDefault="009E7B0D" w:rsidP="009E7B0D">
      <w:pPr>
        <w:spacing w:before="120"/>
        <w:rPr>
          <w:rFonts w:ascii="Arial" w:hAnsi="Arial" w:cs="Arial"/>
          <w:b/>
          <w:highlight w:val="lightGray"/>
          <w:lang w:val="en-CA"/>
        </w:rPr>
      </w:pPr>
      <w:r w:rsidRPr="009E7B0D">
        <w:rPr>
          <w:rFonts w:ascii="Arial" w:hAnsi="Arial" w:cs="Arial"/>
          <w:highlight w:val="lightGray"/>
          <w:lang w:eastAsia="en-CA"/>
        </w:rPr>
        <w:lastRenderedPageBreak/>
        <w:t xml:space="preserve">Privacy analysis: </w:t>
      </w:r>
    </w:p>
    <w:p w14:paraId="2FF1BDB3" w14:textId="657F78C2" w:rsidR="00CD18D4" w:rsidRPr="009E7B0D" w:rsidRDefault="00561B71">
      <w:pPr>
        <w:rPr>
          <w:rFonts w:ascii="Helvetica" w:eastAsia="Times New Roman" w:hAnsi="Helvetica" w:cs="Helvetica"/>
          <w:b/>
          <w:bCs/>
          <w:sz w:val="28"/>
          <w:szCs w:val="28"/>
          <w:lang w:eastAsia="en-CA"/>
        </w:rPr>
      </w:pPr>
      <w:r w:rsidRPr="7D1E09AB">
        <w:rPr>
          <w:rFonts w:ascii="Arial" w:hAnsi="Arial" w:cs="Arial"/>
          <w:lang w:val="en-CA" w:eastAsia="en-CA"/>
        </w:rPr>
        <w:t xml:space="preserve">A </w:t>
      </w:r>
      <w:r w:rsidR="00E11447" w:rsidRPr="7D1E09AB">
        <w:rPr>
          <w:rFonts w:ascii="Arial" w:hAnsi="Arial" w:cs="Arial"/>
          <w:lang w:val="en-CA" w:eastAsia="en-CA"/>
        </w:rPr>
        <w:t xml:space="preserve">risk </w:t>
      </w:r>
      <w:r w:rsidRPr="7D1E09AB">
        <w:rPr>
          <w:rFonts w:ascii="Arial" w:hAnsi="Arial" w:cs="Arial"/>
          <w:lang w:val="en-CA" w:eastAsia="en-CA"/>
        </w:rPr>
        <w:t xml:space="preserve">related to </w:t>
      </w:r>
      <w:r w:rsidR="00E11447" w:rsidRPr="7D1E09AB">
        <w:rPr>
          <w:rFonts w:ascii="Arial" w:hAnsi="Arial" w:cs="Arial"/>
          <w:lang w:val="en-CA" w:eastAsia="en-CA"/>
        </w:rPr>
        <w:t>a</w:t>
      </w:r>
      <w:r w:rsidR="002B54AE" w:rsidRPr="7D1E09AB">
        <w:rPr>
          <w:rFonts w:ascii="Arial" w:hAnsi="Arial" w:cs="Arial"/>
          <w:lang w:val="en-CA" w:eastAsia="en-CA"/>
        </w:rPr>
        <w:t xml:space="preserve"> lack of </w:t>
      </w:r>
      <w:r w:rsidR="00E11447" w:rsidRPr="7D1E09AB">
        <w:rPr>
          <w:rFonts w:ascii="Arial" w:hAnsi="Arial" w:cs="Arial"/>
          <w:lang w:val="en-CA" w:eastAsia="en-CA"/>
        </w:rPr>
        <w:t xml:space="preserve">some </w:t>
      </w:r>
      <w:r w:rsidR="002B54AE" w:rsidRPr="7D1E09AB">
        <w:rPr>
          <w:rFonts w:ascii="Arial" w:hAnsi="Arial" w:cs="Arial"/>
          <w:lang w:val="en-CA" w:eastAsia="en-CA"/>
        </w:rPr>
        <w:t xml:space="preserve">defined processes for </w:t>
      </w:r>
      <w:r w:rsidR="0019324F" w:rsidRPr="7D1E09AB">
        <w:rPr>
          <w:rFonts w:ascii="Arial" w:hAnsi="Arial" w:cs="Arial"/>
          <w:lang w:val="en-CA" w:eastAsia="en-CA"/>
        </w:rPr>
        <w:t xml:space="preserve">AIT roles has previously been noted. </w:t>
      </w:r>
      <w:r w:rsidR="00B94071" w:rsidRPr="7D1E09AB">
        <w:rPr>
          <w:rFonts w:ascii="Arial" w:hAnsi="Arial" w:cs="Arial"/>
          <w:lang w:eastAsia="en-CA"/>
        </w:rPr>
        <w:t>There are no</w:t>
      </w:r>
      <w:r w:rsidR="0019324F" w:rsidRPr="7D1E09AB">
        <w:rPr>
          <w:rFonts w:ascii="Arial" w:hAnsi="Arial" w:cs="Arial"/>
          <w:lang w:eastAsia="en-CA"/>
        </w:rPr>
        <w:t xml:space="preserve"> other</w:t>
      </w:r>
      <w:r w:rsidR="00B94071" w:rsidRPr="7D1E09AB">
        <w:rPr>
          <w:rFonts w:ascii="Arial" w:hAnsi="Arial" w:cs="Arial"/>
          <w:lang w:eastAsia="en-CA"/>
        </w:rPr>
        <w:t xml:space="preserve"> privacy risks or compliance issue</w:t>
      </w:r>
      <w:r w:rsidR="0019324F" w:rsidRPr="7D1E09AB">
        <w:rPr>
          <w:rFonts w:ascii="Arial" w:hAnsi="Arial" w:cs="Arial"/>
          <w:lang w:eastAsia="en-CA"/>
        </w:rPr>
        <w:t>s</w:t>
      </w:r>
      <w:r w:rsidR="00B94071" w:rsidRPr="7D1E09AB">
        <w:rPr>
          <w:rFonts w:ascii="Arial" w:hAnsi="Arial" w:cs="Arial"/>
          <w:lang w:eastAsia="en-CA"/>
        </w:rPr>
        <w:t xml:space="preserve"> identified with regards to access or roles.</w:t>
      </w:r>
    </w:p>
    <w:p w14:paraId="6B45BA86" w14:textId="77777777" w:rsidR="009E7B0D" w:rsidRDefault="009E7B0D" w:rsidP="007F2DCB">
      <w:pPr>
        <w:pStyle w:val="Heading2"/>
        <w:rPr>
          <w:lang w:val="en-US" w:eastAsia="en-CA"/>
        </w:rPr>
      </w:pPr>
      <w:bookmarkStart w:id="237" w:name="_Toc181179930"/>
      <w:r>
        <w:rPr>
          <w:lang w:val="en-US" w:eastAsia="en-CA"/>
        </w:rPr>
        <w:br w:type="page"/>
      </w:r>
    </w:p>
    <w:p w14:paraId="68074BF9" w14:textId="4C156162" w:rsidR="007F2DCB" w:rsidRDefault="007F2DCB" w:rsidP="00743A2B">
      <w:pPr>
        <w:pStyle w:val="Heading2"/>
        <w:rPr>
          <w:rFonts w:ascii="Arial" w:hAnsi="Arial" w:cs="Arial"/>
          <w:lang w:eastAsia="en-CA"/>
        </w:rPr>
      </w:pPr>
      <w:bookmarkStart w:id="238" w:name="_Toc207796739"/>
      <w:r w:rsidRPr="00684F08">
        <w:rPr>
          <w:rFonts w:ascii="Arial" w:hAnsi="Arial" w:cs="Arial"/>
          <w:lang w:eastAsia="en-CA"/>
        </w:rPr>
        <w:lastRenderedPageBreak/>
        <w:t>Section D: Risk Mitigation and Compliance Issue Action Plan</w:t>
      </w:r>
      <w:bookmarkEnd w:id="237"/>
      <w:bookmarkEnd w:id="238"/>
    </w:p>
    <w:p w14:paraId="51ED974A" w14:textId="77777777" w:rsidR="00105B65" w:rsidRPr="00684F08" w:rsidRDefault="00105B65" w:rsidP="00684F08">
      <w:pPr>
        <w:pStyle w:val="Heading3"/>
        <w:rPr>
          <w:rFonts w:ascii="Arial" w:hAnsi="Arial" w:cs="Arial"/>
        </w:rPr>
      </w:pPr>
      <w:bookmarkStart w:id="239" w:name="_Toc207796740"/>
      <w:r w:rsidRPr="00684F08">
        <w:rPr>
          <w:rFonts w:ascii="Arial" w:hAnsi="Arial" w:cs="Arial"/>
        </w:rPr>
        <w:t>Risk Mitigation Action Plan</w:t>
      </w:r>
      <w:bookmarkEnd w:id="239"/>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50"/>
        <w:gridCol w:w="5017"/>
        <w:gridCol w:w="1825"/>
        <w:gridCol w:w="1745"/>
        <w:gridCol w:w="3872"/>
        <w:gridCol w:w="4050"/>
      </w:tblGrid>
      <w:tr w:rsidR="00105B65" w14:paraId="243E56A5" w14:textId="77777777" w:rsidTr="017ACD20">
        <w:trPr>
          <w:trHeight w:val="300"/>
        </w:trPr>
        <w:tc>
          <w:tcPr>
            <w:tcW w:w="950" w:type="dxa"/>
            <w:shd w:val="clear" w:color="auto" w:fill="F2F2F2" w:themeFill="background1" w:themeFillShade="F2"/>
            <w:vAlign w:val="center"/>
          </w:tcPr>
          <w:p w14:paraId="22D1D803" w14:textId="77777777" w:rsidR="00105B65" w:rsidRDefault="00105B65">
            <w:pPr>
              <w:spacing w:after="200" w:line="240" w:lineRule="auto"/>
              <w:jc w:val="center"/>
              <w:rPr>
                <w:rFonts w:ascii="Arial" w:eastAsia="Calibri" w:hAnsi="Arial" w:cs="Arial"/>
                <w:b/>
                <w:bCs/>
                <w:color w:val="FFFFFF" w:themeColor="background1"/>
                <w:sz w:val="20"/>
                <w:szCs w:val="20"/>
              </w:rPr>
            </w:pPr>
            <w:r w:rsidRPr="065B2D83">
              <w:rPr>
                <w:rFonts w:ascii="Arial" w:eastAsia="Calibri" w:hAnsi="Arial" w:cs="Arial"/>
                <w:b/>
                <w:bCs/>
                <w:sz w:val="20"/>
                <w:szCs w:val="20"/>
              </w:rPr>
              <w:t>Risk number</w:t>
            </w:r>
          </w:p>
        </w:tc>
        <w:tc>
          <w:tcPr>
            <w:tcW w:w="5017" w:type="dxa"/>
            <w:shd w:val="clear" w:color="auto" w:fill="F2F2F2" w:themeFill="background1" w:themeFillShade="F2"/>
            <w:vAlign w:val="center"/>
          </w:tcPr>
          <w:p w14:paraId="6758B4AB" w14:textId="77777777" w:rsidR="00105B65" w:rsidRDefault="00105B65">
            <w:pPr>
              <w:spacing w:after="200" w:line="240" w:lineRule="auto"/>
              <w:jc w:val="center"/>
              <w:rPr>
                <w:rFonts w:ascii="Arial" w:eastAsia="Calibri" w:hAnsi="Arial" w:cs="Arial"/>
                <w:b/>
                <w:bCs/>
                <w:color w:val="FFFFFF" w:themeColor="background1"/>
                <w:sz w:val="20"/>
                <w:szCs w:val="20"/>
              </w:rPr>
            </w:pPr>
            <w:r w:rsidRPr="065B2D83">
              <w:rPr>
                <w:rFonts w:ascii="Arial" w:eastAsia="Calibri" w:hAnsi="Arial" w:cs="Arial"/>
                <w:b/>
                <w:bCs/>
                <w:sz w:val="20"/>
                <w:szCs w:val="20"/>
              </w:rPr>
              <w:t>Risk description</w:t>
            </w:r>
          </w:p>
        </w:tc>
        <w:tc>
          <w:tcPr>
            <w:tcW w:w="1825" w:type="dxa"/>
            <w:shd w:val="clear" w:color="auto" w:fill="F2F2F2" w:themeFill="background1" w:themeFillShade="F2"/>
            <w:vAlign w:val="center"/>
          </w:tcPr>
          <w:p w14:paraId="5117EC32" w14:textId="77777777" w:rsidR="00105B65" w:rsidRDefault="00105B65">
            <w:pPr>
              <w:spacing w:after="200" w:line="240" w:lineRule="auto"/>
              <w:jc w:val="center"/>
              <w:rPr>
                <w:rFonts w:ascii="Arial" w:eastAsia="Calibri" w:hAnsi="Arial" w:cs="Arial"/>
                <w:b/>
                <w:bCs/>
                <w:color w:val="FFFFFF" w:themeColor="background1"/>
                <w:sz w:val="20"/>
                <w:szCs w:val="20"/>
              </w:rPr>
            </w:pPr>
            <w:r w:rsidRPr="065B2D83">
              <w:rPr>
                <w:rFonts w:ascii="Arial" w:eastAsia="Calibri" w:hAnsi="Arial" w:cs="Arial"/>
                <w:b/>
                <w:bCs/>
                <w:sz w:val="20"/>
                <w:szCs w:val="20"/>
              </w:rPr>
              <w:t>Affected privacy principle(s)</w:t>
            </w:r>
          </w:p>
        </w:tc>
        <w:tc>
          <w:tcPr>
            <w:tcW w:w="1745" w:type="dxa"/>
            <w:tcBorders>
              <w:bottom w:val="single" w:sz="4" w:space="0" w:color="A6A6A6" w:themeColor="background1" w:themeShade="A6"/>
            </w:tcBorders>
            <w:shd w:val="clear" w:color="auto" w:fill="F2F2F2" w:themeFill="background1" w:themeFillShade="F2"/>
            <w:vAlign w:val="center"/>
          </w:tcPr>
          <w:p w14:paraId="1DCD1F78" w14:textId="77777777" w:rsidR="00105B65" w:rsidRDefault="00105B65">
            <w:pPr>
              <w:spacing w:after="200" w:line="240" w:lineRule="auto"/>
              <w:jc w:val="center"/>
              <w:rPr>
                <w:rFonts w:ascii="Arial" w:eastAsia="Calibri" w:hAnsi="Arial" w:cs="Arial"/>
                <w:b/>
                <w:bCs/>
                <w:color w:val="FFFFFF" w:themeColor="background1"/>
                <w:sz w:val="20"/>
                <w:szCs w:val="20"/>
              </w:rPr>
            </w:pPr>
            <w:r w:rsidRPr="065B2D83">
              <w:rPr>
                <w:rFonts w:ascii="Arial" w:eastAsia="Calibri" w:hAnsi="Arial" w:cs="Arial"/>
                <w:b/>
                <w:bCs/>
                <w:sz w:val="20"/>
                <w:szCs w:val="20"/>
              </w:rPr>
              <w:t>Risk level</w:t>
            </w:r>
          </w:p>
        </w:tc>
        <w:tc>
          <w:tcPr>
            <w:tcW w:w="3872" w:type="dxa"/>
            <w:shd w:val="clear" w:color="auto" w:fill="F2F2F2" w:themeFill="background1" w:themeFillShade="F2"/>
          </w:tcPr>
          <w:p w14:paraId="613D083F" w14:textId="77777777" w:rsidR="00105B65" w:rsidRDefault="00105B65">
            <w:pPr>
              <w:spacing w:after="200" w:line="240" w:lineRule="auto"/>
              <w:jc w:val="center"/>
              <w:rPr>
                <w:rFonts w:ascii="Arial" w:eastAsia="Calibri" w:hAnsi="Arial" w:cs="Arial"/>
                <w:b/>
                <w:bCs/>
                <w:sz w:val="20"/>
                <w:szCs w:val="20"/>
              </w:rPr>
            </w:pPr>
            <w:r w:rsidRPr="065B2D83">
              <w:rPr>
                <w:rFonts w:ascii="Arial" w:eastAsia="Calibri" w:hAnsi="Arial" w:cs="Arial"/>
                <w:b/>
                <w:bCs/>
                <w:sz w:val="20"/>
                <w:szCs w:val="20"/>
              </w:rPr>
              <w:t>PMD Recommendation</w:t>
            </w:r>
          </w:p>
        </w:tc>
        <w:tc>
          <w:tcPr>
            <w:tcW w:w="4050" w:type="dxa"/>
            <w:shd w:val="clear" w:color="auto" w:fill="F2F2F2" w:themeFill="background1" w:themeFillShade="F2"/>
            <w:vAlign w:val="center"/>
          </w:tcPr>
          <w:p w14:paraId="7D7247ED" w14:textId="77777777" w:rsidR="00105B65" w:rsidRDefault="00105B65">
            <w:pPr>
              <w:spacing w:after="200" w:line="240" w:lineRule="auto"/>
              <w:jc w:val="center"/>
              <w:rPr>
                <w:rFonts w:ascii="Arial" w:eastAsia="Calibri" w:hAnsi="Arial" w:cs="Arial"/>
                <w:b/>
                <w:bCs/>
                <w:color w:val="FFFFFF" w:themeColor="background1"/>
                <w:sz w:val="20"/>
                <w:szCs w:val="20"/>
              </w:rPr>
            </w:pPr>
            <w:r w:rsidRPr="065B2D83">
              <w:rPr>
                <w:rFonts w:ascii="Arial" w:eastAsia="Calibri" w:hAnsi="Arial" w:cs="Arial"/>
                <w:b/>
                <w:bCs/>
                <w:sz w:val="20"/>
                <w:szCs w:val="20"/>
              </w:rPr>
              <w:t>Mitigation measures</w:t>
            </w:r>
          </w:p>
        </w:tc>
      </w:tr>
      <w:tr w:rsidR="00414B03" w:rsidRPr="009C40EC" w14:paraId="136632D1" w14:textId="77777777" w:rsidTr="017ACD20">
        <w:trPr>
          <w:trHeight w:val="300"/>
        </w:trPr>
        <w:tc>
          <w:tcPr>
            <w:tcW w:w="950" w:type="dxa"/>
          </w:tcPr>
          <w:p w14:paraId="068EC20D" w14:textId="77777777" w:rsidR="00414B03" w:rsidRDefault="00414B03" w:rsidP="00414B03">
            <w:pPr>
              <w:spacing w:after="200" w:line="240" w:lineRule="auto"/>
              <w:jc w:val="center"/>
              <w:rPr>
                <w:rFonts w:ascii="Arial" w:eastAsia="Calibri" w:hAnsi="Arial" w:cs="Arial"/>
                <w:sz w:val="20"/>
                <w:szCs w:val="20"/>
              </w:rPr>
            </w:pPr>
            <w:r w:rsidRPr="065B2D83">
              <w:rPr>
                <w:rFonts w:ascii="Arial" w:eastAsia="Calibri" w:hAnsi="Arial" w:cs="Arial"/>
                <w:sz w:val="20"/>
                <w:szCs w:val="20"/>
              </w:rPr>
              <w:t>1</w:t>
            </w:r>
          </w:p>
        </w:tc>
        <w:tc>
          <w:tcPr>
            <w:tcW w:w="5017" w:type="dxa"/>
          </w:tcPr>
          <w:p w14:paraId="2DB7127D" w14:textId="4958D9D7" w:rsidR="00414B03" w:rsidRDefault="00414B03" w:rsidP="00414B03">
            <w:pPr>
              <w:spacing w:after="200" w:line="240" w:lineRule="auto"/>
              <w:rPr>
                <w:rFonts w:ascii="Arial" w:eastAsia="Calibri" w:hAnsi="Arial" w:cs="Arial"/>
                <w:sz w:val="20"/>
                <w:szCs w:val="20"/>
              </w:rPr>
            </w:pPr>
            <w:r w:rsidRPr="065B2D83">
              <w:rPr>
                <w:rFonts w:ascii="Arial" w:eastAsia="Calibri" w:hAnsi="Arial" w:cs="Arial"/>
                <w:sz w:val="20"/>
                <w:szCs w:val="20"/>
              </w:rPr>
              <w:t>Users of EVA Chat, and the</w:t>
            </w:r>
            <w:r>
              <w:rPr>
                <w:rFonts w:ascii="Arial" w:eastAsia="Calibri" w:hAnsi="Arial" w:cs="Arial"/>
                <w:sz w:val="20"/>
                <w:szCs w:val="20"/>
              </w:rPr>
              <w:t xml:space="preserve"> executives and senior officials who hold legal authority for users’</w:t>
            </w:r>
            <w:r w:rsidRPr="065B2D83">
              <w:rPr>
                <w:rFonts w:ascii="Arial" w:eastAsia="Calibri" w:hAnsi="Arial" w:cs="Arial"/>
                <w:sz w:val="20"/>
                <w:szCs w:val="20"/>
              </w:rPr>
              <w:t xml:space="preserve"> respective programs, are ultimately responsible for the input and use of personal information in the tool. </w:t>
            </w:r>
          </w:p>
          <w:p w14:paraId="634D0DDD" w14:textId="0DF123B6" w:rsidR="00414B03" w:rsidRDefault="00414B03" w:rsidP="00414B03">
            <w:pPr>
              <w:spacing w:after="200" w:line="240" w:lineRule="auto"/>
              <w:rPr>
                <w:rFonts w:ascii="Arial" w:eastAsia="Calibri" w:hAnsi="Arial" w:cs="Arial"/>
                <w:sz w:val="20"/>
                <w:szCs w:val="20"/>
              </w:rPr>
            </w:pPr>
            <w:r w:rsidRPr="52515052">
              <w:rPr>
                <w:rFonts w:ascii="Arial" w:eastAsia="Calibri" w:hAnsi="Arial" w:cs="Arial"/>
                <w:sz w:val="20"/>
                <w:szCs w:val="20"/>
              </w:rPr>
              <w:t>Current</w:t>
            </w:r>
            <w:r>
              <w:rPr>
                <w:rFonts w:ascii="Arial" w:eastAsia="Calibri" w:hAnsi="Arial" w:cs="Arial"/>
                <w:sz w:val="20"/>
                <w:szCs w:val="20"/>
              </w:rPr>
              <w:t>ly,</w:t>
            </w:r>
            <w:r w:rsidRPr="52515052">
              <w:rPr>
                <w:rFonts w:ascii="Arial" w:eastAsia="Calibri" w:hAnsi="Arial" w:cs="Arial"/>
                <w:sz w:val="20"/>
                <w:szCs w:val="20"/>
              </w:rPr>
              <w:t xml:space="preserve"> training </w:t>
            </w:r>
            <w:r>
              <w:rPr>
                <w:rFonts w:ascii="Arial" w:eastAsia="Calibri" w:hAnsi="Arial" w:cs="Arial"/>
                <w:sz w:val="20"/>
                <w:szCs w:val="20"/>
              </w:rPr>
              <w:t>on</w:t>
            </w:r>
            <w:r w:rsidRPr="52515052">
              <w:rPr>
                <w:rFonts w:ascii="Arial" w:eastAsia="Calibri" w:hAnsi="Arial" w:cs="Arial"/>
                <w:sz w:val="20"/>
                <w:szCs w:val="20"/>
              </w:rPr>
              <w:t xml:space="preserve"> EVA Chat is non-mandatory. Without mandatory training which includes a strong emphasis on privacy considerations there is a risk that users of EVA</w:t>
            </w:r>
            <w:r>
              <w:rPr>
                <w:rFonts w:ascii="Arial" w:eastAsia="Calibri" w:hAnsi="Arial" w:cs="Arial"/>
                <w:sz w:val="20"/>
                <w:szCs w:val="20"/>
              </w:rPr>
              <w:t xml:space="preserve">, as well as executives and senior officials who hold legal authority for ESDC programs and activities, </w:t>
            </w:r>
            <w:r w:rsidRPr="52515052">
              <w:rPr>
                <w:rFonts w:ascii="Arial" w:eastAsia="Calibri" w:hAnsi="Arial" w:cs="Arial"/>
                <w:sz w:val="20"/>
                <w:szCs w:val="20"/>
              </w:rPr>
              <w:t>may not be aware of their roles and responsibilities while using the tool</w:t>
            </w:r>
            <w:r>
              <w:rPr>
                <w:rFonts w:ascii="Arial" w:eastAsia="Calibri" w:hAnsi="Arial" w:cs="Arial"/>
                <w:sz w:val="20"/>
                <w:szCs w:val="20"/>
              </w:rPr>
              <w:t xml:space="preserve"> or </w:t>
            </w:r>
            <w:r w:rsidRPr="6FFE4661">
              <w:rPr>
                <w:rFonts w:ascii="Arial" w:eastAsia="Calibri" w:hAnsi="Arial" w:cs="Arial"/>
                <w:sz w:val="20"/>
                <w:szCs w:val="20"/>
              </w:rPr>
              <w:t xml:space="preserve">the need to seek approval for use of program personal information in the tool, </w:t>
            </w:r>
            <w:r w:rsidRPr="52515052">
              <w:rPr>
                <w:rFonts w:ascii="Arial" w:eastAsia="Calibri" w:hAnsi="Arial" w:cs="Arial"/>
                <w:sz w:val="20"/>
                <w:szCs w:val="20"/>
              </w:rPr>
              <w:t>and therefore may misuse personal information in the tool, including use of the tool to make or assist with administrative decisions.</w:t>
            </w:r>
          </w:p>
        </w:tc>
        <w:tc>
          <w:tcPr>
            <w:tcW w:w="1825" w:type="dxa"/>
          </w:tcPr>
          <w:p w14:paraId="1E19C9EE" w14:textId="77777777" w:rsidR="00414B03" w:rsidRDefault="00414B03" w:rsidP="00414B03">
            <w:pPr>
              <w:spacing w:after="200" w:line="240" w:lineRule="auto"/>
              <w:rPr>
                <w:rFonts w:ascii="Arial" w:eastAsia="Calibri" w:hAnsi="Arial" w:cs="Arial"/>
                <w:sz w:val="20"/>
                <w:szCs w:val="20"/>
              </w:rPr>
            </w:pPr>
            <w:r w:rsidRPr="065B2D83">
              <w:rPr>
                <w:rFonts w:ascii="Arial" w:eastAsia="Calibri" w:hAnsi="Arial" w:cs="Arial"/>
                <w:sz w:val="20"/>
                <w:szCs w:val="20"/>
              </w:rPr>
              <w:t>Accountability, Limiting Use, Safeguards</w:t>
            </w:r>
          </w:p>
        </w:tc>
        <w:tc>
          <w:tcPr>
            <w:tcW w:w="1745" w:type="dxa"/>
            <w:shd w:val="clear" w:color="auto" w:fill="FFD966" w:themeFill="accent4" w:themeFillTint="99"/>
          </w:tcPr>
          <w:p w14:paraId="12DBCB91" w14:textId="3055D401" w:rsidR="00414B03" w:rsidRPr="00E40867" w:rsidRDefault="00414B03" w:rsidP="00414B03">
            <w:pPr>
              <w:spacing w:after="200" w:line="240" w:lineRule="auto"/>
              <w:jc w:val="center"/>
              <w:rPr>
                <w:rFonts w:ascii="Arial" w:eastAsia="Calibri" w:hAnsi="Arial" w:cs="Arial"/>
                <w:b/>
                <w:bCs/>
                <w:sz w:val="20"/>
                <w:szCs w:val="20"/>
              </w:rPr>
            </w:pPr>
            <w:r>
              <w:rPr>
                <w:rFonts w:ascii="Arial" w:eastAsia="Calibri" w:hAnsi="Arial" w:cs="Arial"/>
                <w:b/>
                <w:bCs/>
                <w:sz w:val="20"/>
                <w:szCs w:val="20"/>
              </w:rPr>
              <w:t>Medium</w:t>
            </w:r>
          </w:p>
          <w:p w14:paraId="2A618F73" w14:textId="77777777" w:rsidR="00414B03" w:rsidRPr="00E40867" w:rsidRDefault="00414B03" w:rsidP="00414B03">
            <w:pPr>
              <w:spacing w:after="200" w:line="240" w:lineRule="auto"/>
              <w:jc w:val="center"/>
              <w:rPr>
                <w:rFonts w:ascii="Arial" w:eastAsia="Calibri" w:hAnsi="Arial" w:cs="Arial"/>
                <w:b/>
                <w:bCs/>
                <w:sz w:val="20"/>
                <w:szCs w:val="20"/>
              </w:rPr>
            </w:pPr>
          </w:p>
          <w:p w14:paraId="4BB028CF" w14:textId="10CCE0A9" w:rsidR="00414B03" w:rsidRPr="00E40867" w:rsidRDefault="00414B03" w:rsidP="00414B03">
            <w:pPr>
              <w:spacing w:after="200" w:line="240" w:lineRule="auto"/>
              <w:jc w:val="center"/>
              <w:rPr>
                <w:rFonts w:ascii="Arial" w:eastAsia="Calibri" w:hAnsi="Arial" w:cs="Arial"/>
                <w:b/>
                <w:bCs/>
                <w:sz w:val="20"/>
                <w:szCs w:val="20"/>
              </w:rPr>
            </w:pPr>
            <w:r>
              <w:rPr>
                <w:rFonts w:ascii="Arial" w:eastAsia="Calibri" w:hAnsi="Arial" w:cs="Arial"/>
                <w:b/>
                <w:bCs/>
                <w:sz w:val="20"/>
                <w:szCs w:val="20"/>
              </w:rPr>
              <w:t>3</w:t>
            </w:r>
            <w:r w:rsidRPr="00E40867">
              <w:rPr>
                <w:rFonts w:ascii="Arial" w:eastAsia="Calibri" w:hAnsi="Arial" w:cs="Arial"/>
                <w:b/>
                <w:bCs/>
                <w:sz w:val="20"/>
                <w:szCs w:val="20"/>
              </w:rPr>
              <w:t>X4=12</w:t>
            </w:r>
          </w:p>
          <w:p w14:paraId="401A6457" w14:textId="77777777" w:rsidR="00414B03" w:rsidRPr="006A1273" w:rsidRDefault="00414B03" w:rsidP="00414B03">
            <w:pPr>
              <w:spacing w:after="200" w:line="240" w:lineRule="auto"/>
              <w:jc w:val="center"/>
              <w:rPr>
                <w:rFonts w:ascii="Arial" w:eastAsia="Calibri" w:hAnsi="Arial" w:cs="Arial"/>
                <w:color w:val="FFD966" w:themeColor="accent4" w:themeTint="99"/>
                <w:sz w:val="20"/>
                <w:szCs w:val="20"/>
              </w:rPr>
            </w:pPr>
          </w:p>
        </w:tc>
        <w:tc>
          <w:tcPr>
            <w:tcW w:w="3872" w:type="dxa"/>
          </w:tcPr>
          <w:p w14:paraId="4F8840F6" w14:textId="0CE80900" w:rsidR="00414B03" w:rsidRDefault="00414B03" w:rsidP="00414B03">
            <w:pPr>
              <w:spacing w:after="200" w:line="240" w:lineRule="auto"/>
              <w:rPr>
                <w:rFonts w:ascii="Arial" w:eastAsia="Calibri" w:hAnsi="Arial" w:cs="Arial"/>
                <w:sz w:val="20"/>
                <w:szCs w:val="20"/>
              </w:rPr>
            </w:pPr>
            <w:r w:rsidRPr="065B2D83">
              <w:rPr>
                <w:rFonts w:ascii="Arial" w:eastAsia="Calibri" w:hAnsi="Arial" w:cs="Arial"/>
                <w:sz w:val="20"/>
                <w:szCs w:val="20"/>
              </w:rPr>
              <w:t>Training for EVA Chat should be mandatory for all users</w:t>
            </w:r>
            <w:r>
              <w:rPr>
                <w:rFonts w:ascii="Arial" w:eastAsia="Calibri" w:hAnsi="Arial" w:cs="Arial"/>
                <w:sz w:val="20"/>
                <w:szCs w:val="20"/>
              </w:rPr>
              <w:t>, with specialized training for senior executives and officials who have legal authority over programs and related personal information.</w:t>
            </w:r>
          </w:p>
          <w:p w14:paraId="3930F1AA" w14:textId="77777777" w:rsidR="00414B03" w:rsidRDefault="00414B03" w:rsidP="00414B03">
            <w:pPr>
              <w:spacing w:after="200" w:line="240" w:lineRule="auto"/>
              <w:rPr>
                <w:rFonts w:ascii="Arial" w:eastAsia="Calibri" w:hAnsi="Arial" w:cs="Arial"/>
                <w:sz w:val="20"/>
                <w:szCs w:val="20"/>
              </w:rPr>
            </w:pPr>
            <w:r w:rsidRPr="065B2D83">
              <w:rPr>
                <w:rFonts w:ascii="Arial" w:eastAsia="Calibri" w:hAnsi="Arial" w:cs="Arial"/>
                <w:sz w:val="20"/>
                <w:szCs w:val="20"/>
              </w:rPr>
              <w:t xml:space="preserve">IITB should only allow user access to EVA Chat after successful completion of training on the tool. Users should have to prove their successful completion of the </w:t>
            </w:r>
            <w:r>
              <w:rPr>
                <w:rFonts w:ascii="Arial" w:eastAsia="Calibri" w:hAnsi="Arial" w:cs="Arial"/>
                <w:sz w:val="20"/>
                <w:szCs w:val="20"/>
              </w:rPr>
              <w:t>training</w:t>
            </w:r>
            <w:r w:rsidRPr="065B2D83">
              <w:rPr>
                <w:rFonts w:ascii="Arial" w:eastAsia="Calibri" w:hAnsi="Arial" w:cs="Arial"/>
                <w:sz w:val="20"/>
                <w:szCs w:val="20"/>
              </w:rPr>
              <w:t xml:space="preserve"> through providing a digital certificate, email authenticating completion etc. It is not sufficient to rely on the user checking a checkbox </w:t>
            </w:r>
            <w:r>
              <w:rPr>
                <w:rFonts w:ascii="Arial" w:eastAsia="Calibri" w:hAnsi="Arial" w:cs="Arial"/>
                <w:sz w:val="20"/>
                <w:szCs w:val="20"/>
              </w:rPr>
              <w:t xml:space="preserve">which states they have completed training </w:t>
            </w:r>
            <w:r w:rsidRPr="065B2D83">
              <w:rPr>
                <w:rFonts w:ascii="Arial" w:eastAsia="Calibri" w:hAnsi="Arial" w:cs="Arial"/>
                <w:sz w:val="20"/>
                <w:szCs w:val="20"/>
              </w:rPr>
              <w:t>or other non-authenticated action to grant user access to EVA Chat.</w:t>
            </w:r>
          </w:p>
          <w:p w14:paraId="25B3C77F" w14:textId="77777777" w:rsidR="00414B03" w:rsidRDefault="00414B03" w:rsidP="00414B03">
            <w:pPr>
              <w:spacing w:after="200" w:line="240" w:lineRule="auto"/>
              <w:rPr>
                <w:rFonts w:ascii="Arial" w:eastAsia="Calibri" w:hAnsi="Arial" w:cs="Arial"/>
                <w:sz w:val="20"/>
                <w:szCs w:val="20"/>
              </w:rPr>
            </w:pPr>
            <w:r>
              <w:rPr>
                <w:rFonts w:ascii="Arial" w:eastAsia="Calibri" w:hAnsi="Arial" w:cs="Arial"/>
                <w:sz w:val="20"/>
                <w:szCs w:val="20"/>
              </w:rPr>
              <w:t xml:space="preserve">Executives and senior officials should also be informed if employees in their charge have taken and successfully completed training related to EVA Chat. </w:t>
            </w:r>
          </w:p>
          <w:p w14:paraId="6ED0533E" w14:textId="79644814" w:rsidR="00414B03" w:rsidRPr="00D5086B" w:rsidRDefault="00414B03" w:rsidP="00414B03">
            <w:pPr>
              <w:spacing w:after="200" w:line="240" w:lineRule="auto"/>
            </w:pPr>
            <w:r w:rsidRPr="00D5086B">
              <w:rPr>
                <w:rFonts w:ascii="Arial" w:eastAsia="Arial" w:hAnsi="Arial" w:cs="Arial"/>
                <w:sz w:val="20"/>
                <w:szCs w:val="20"/>
              </w:rPr>
              <w:t xml:space="preserve">Employees, as users, should be directed by training to consult with management on their use of program personal information in the tool.  </w:t>
            </w:r>
          </w:p>
          <w:p w14:paraId="7CF92A93" w14:textId="77777777" w:rsidR="00414B03" w:rsidRDefault="00414B03" w:rsidP="00414B03">
            <w:pPr>
              <w:spacing w:after="200" w:line="240" w:lineRule="auto"/>
              <w:rPr>
                <w:rFonts w:ascii="Arial" w:eastAsia="Calibri" w:hAnsi="Arial" w:cs="Arial"/>
                <w:sz w:val="20"/>
                <w:szCs w:val="20"/>
              </w:rPr>
            </w:pPr>
            <w:r>
              <w:rPr>
                <w:rFonts w:ascii="Arial" w:eastAsia="Calibri" w:hAnsi="Arial" w:cs="Arial"/>
                <w:sz w:val="20"/>
                <w:szCs w:val="20"/>
              </w:rPr>
              <w:t>The Terms of Use and any related communication to users should be updated to reflect the mandatory nature of the training.</w:t>
            </w:r>
          </w:p>
        </w:tc>
        <w:tc>
          <w:tcPr>
            <w:tcW w:w="4050" w:type="dxa"/>
          </w:tcPr>
          <w:p w14:paraId="0B7C10E8" w14:textId="149A7C2E" w:rsidR="00414B03" w:rsidRDefault="009731F8" w:rsidP="00414B03">
            <w:pPr>
              <w:spacing w:after="200" w:line="240" w:lineRule="auto"/>
              <w:rPr>
                <w:rFonts w:ascii="Arial" w:eastAsia="Calibri" w:hAnsi="Arial" w:cs="Arial"/>
                <w:color w:val="000000" w:themeColor="text1"/>
                <w:sz w:val="20"/>
                <w:szCs w:val="20"/>
              </w:rPr>
            </w:pPr>
            <w:ins w:id="240" w:author="Whitley, Todd TW [NC]" w:date="2025-10-31T15:01:00Z" w16du:dateUtc="2025-10-31T19:01:00Z">
              <w:r>
                <w:rPr>
                  <w:rFonts w:ascii="Arial" w:eastAsia="Calibri" w:hAnsi="Arial" w:cs="Arial"/>
                  <w:color w:val="000000" w:themeColor="text1"/>
                  <w:sz w:val="20"/>
                  <w:szCs w:val="20"/>
                </w:rPr>
                <w:t xml:space="preserve">IITB Change Management and Communications </w:t>
              </w:r>
            </w:ins>
            <w:del w:id="241" w:author="Whitley, Todd TW [NC]" w:date="2025-10-31T15:01:00Z" w16du:dateUtc="2025-10-31T19:01:00Z">
              <w:r w:rsidR="00414B03" w:rsidDel="009731F8">
                <w:rPr>
                  <w:rFonts w:ascii="Arial" w:eastAsia="Calibri" w:hAnsi="Arial" w:cs="Arial"/>
                  <w:color w:val="000000" w:themeColor="text1"/>
                  <w:sz w:val="20"/>
                  <w:szCs w:val="20"/>
                </w:rPr>
                <w:delText xml:space="preserve">EIIS Liaison and Coordination </w:delText>
              </w:r>
            </w:del>
            <w:r w:rsidR="00414B03">
              <w:rPr>
                <w:rFonts w:ascii="Arial" w:eastAsia="Calibri" w:hAnsi="Arial" w:cs="Arial"/>
                <w:color w:val="000000" w:themeColor="text1"/>
                <w:sz w:val="20"/>
                <w:szCs w:val="20"/>
              </w:rPr>
              <w:t>team,</w:t>
            </w:r>
            <w:del w:id="242" w:author="Whitley, Todd TW [NC]" w:date="2025-10-31T14:30:00Z" w16du:dateUtc="2025-10-31T18:30:00Z">
              <w:r w:rsidR="00414B03" w:rsidDel="008D4C30">
                <w:rPr>
                  <w:rFonts w:ascii="Arial" w:eastAsia="Calibri" w:hAnsi="Arial" w:cs="Arial"/>
                  <w:color w:val="000000" w:themeColor="text1"/>
                  <w:sz w:val="20"/>
                  <w:szCs w:val="20"/>
                </w:rPr>
                <w:delText xml:space="preserve"> </w:delText>
              </w:r>
            </w:del>
            <w:r w:rsidR="00414B03" w:rsidRPr="673A83D5">
              <w:rPr>
                <w:rFonts w:ascii="Arial" w:eastAsia="Calibri" w:hAnsi="Arial" w:cs="Arial"/>
                <w:color w:val="000000" w:themeColor="text1"/>
                <w:sz w:val="20"/>
                <w:szCs w:val="20"/>
              </w:rPr>
              <w:t xml:space="preserve"> with related subject matter experts and the College@ESDC will </w:t>
            </w:r>
            <w:r w:rsidR="00414B03">
              <w:rPr>
                <w:rFonts w:ascii="Arial" w:eastAsia="Calibri" w:hAnsi="Arial" w:cs="Arial"/>
                <w:color w:val="000000" w:themeColor="text1"/>
                <w:sz w:val="20"/>
                <w:szCs w:val="20"/>
              </w:rPr>
              <w:t xml:space="preserve">coordinate the </w:t>
            </w:r>
            <w:r w:rsidR="00414B03" w:rsidRPr="673A83D5">
              <w:rPr>
                <w:rFonts w:ascii="Arial" w:eastAsia="Calibri" w:hAnsi="Arial" w:cs="Arial"/>
                <w:color w:val="000000" w:themeColor="text1"/>
                <w:sz w:val="20"/>
                <w:szCs w:val="20"/>
              </w:rPr>
              <w:t xml:space="preserve">update </w:t>
            </w:r>
            <w:r w:rsidR="00414B03">
              <w:rPr>
                <w:rFonts w:ascii="Arial" w:eastAsia="Calibri" w:hAnsi="Arial" w:cs="Arial"/>
                <w:color w:val="000000" w:themeColor="text1"/>
                <w:sz w:val="20"/>
                <w:szCs w:val="20"/>
              </w:rPr>
              <w:t xml:space="preserve">of </w:t>
            </w:r>
            <w:r w:rsidR="00414B03" w:rsidRPr="673A83D5">
              <w:rPr>
                <w:rFonts w:ascii="Arial" w:eastAsia="Calibri" w:hAnsi="Arial" w:cs="Arial"/>
                <w:color w:val="000000" w:themeColor="text1"/>
                <w:sz w:val="20"/>
                <w:szCs w:val="20"/>
              </w:rPr>
              <w:t xml:space="preserve">existing courses within the Essential Training Curricula.  This is mandatory for all ESDC employees.  This will ensure that appropriate language addressing the identified risk is included in the material. This will ensure all users are aware of their responsibilities, especially those in positions of authority, and that privacy expectations are clearly communicated and consistently reinforced through onboarding, training, and targeted communications. </w:t>
            </w:r>
          </w:p>
          <w:p w14:paraId="31A14CA1" w14:textId="14D24D03" w:rsidR="00414B03" w:rsidRDefault="009731F8" w:rsidP="00414B03">
            <w:pPr>
              <w:spacing w:after="200" w:line="240" w:lineRule="auto"/>
              <w:rPr>
                <w:rFonts w:ascii="Arial" w:eastAsia="Calibri" w:hAnsi="Arial" w:cs="Arial"/>
                <w:color w:val="000000" w:themeColor="text1"/>
                <w:sz w:val="20"/>
                <w:szCs w:val="20"/>
              </w:rPr>
            </w:pPr>
            <w:ins w:id="243" w:author="Whitley, Todd TW [NC]" w:date="2025-10-31T15:01:00Z" w16du:dateUtc="2025-10-31T19:01:00Z">
              <w:r>
                <w:rPr>
                  <w:rFonts w:ascii="Arial" w:eastAsia="Calibri" w:hAnsi="Arial" w:cs="Arial"/>
                  <w:color w:val="000000" w:themeColor="text1"/>
                  <w:sz w:val="20"/>
                  <w:szCs w:val="20"/>
                </w:rPr>
                <w:t xml:space="preserve">IITB Change Management and Communications </w:t>
              </w:r>
            </w:ins>
            <w:del w:id="244" w:author="Whitley, Todd TW [NC]" w:date="2025-10-31T15:01:00Z" w16du:dateUtc="2025-10-31T19:01:00Z">
              <w:r w:rsidR="00414B03" w:rsidDel="009731F8">
                <w:rPr>
                  <w:rFonts w:ascii="Arial" w:eastAsia="Calibri" w:hAnsi="Arial" w:cs="Arial"/>
                  <w:color w:val="000000" w:themeColor="text1"/>
                  <w:sz w:val="20"/>
                  <w:szCs w:val="20"/>
                </w:rPr>
                <w:delText xml:space="preserve">EIIS </w:delText>
              </w:r>
              <w:r w:rsidR="00414B03" w:rsidRPr="0BAD8E42" w:rsidDel="009731F8">
                <w:rPr>
                  <w:rFonts w:ascii="Arial" w:eastAsia="Calibri" w:hAnsi="Arial" w:cs="Arial"/>
                  <w:color w:val="000000" w:themeColor="text1"/>
                  <w:sz w:val="20"/>
                  <w:szCs w:val="20"/>
                </w:rPr>
                <w:delText>communications</w:delText>
              </w:r>
              <w:r w:rsidR="00414B03" w:rsidRPr="493CF332" w:rsidDel="009731F8">
                <w:rPr>
                  <w:rFonts w:ascii="Arial" w:eastAsia="Calibri" w:hAnsi="Arial" w:cs="Arial"/>
                  <w:color w:val="000000" w:themeColor="text1"/>
                  <w:sz w:val="20"/>
                  <w:szCs w:val="20"/>
                </w:rPr>
                <w:delText xml:space="preserve"> </w:delText>
              </w:r>
            </w:del>
            <w:r w:rsidR="00414B03" w:rsidRPr="493CF332">
              <w:rPr>
                <w:rFonts w:ascii="Arial" w:eastAsia="Calibri" w:hAnsi="Arial" w:cs="Arial"/>
                <w:color w:val="000000" w:themeColor="text1"/>
                <w:sz w:val="20"/>
                <w:szCs w:val="20"/>
              </w:rPr>
              <w:t>will continue to</w:t>
            </w:r>
            <w:r w:rsidR="00414B03" w:rsidRPr="531DE591">
              <w:rPr>
                <w:rFonts w:ascii="Arial" w:eastAsia="Calibri" w:hAnsi="Arial" w:cs="Arial"/>
                <w:color w:val="000000" w:themeColor="text1"/>
                <w:sz w:val="20"/>
                <w:szCs w:val="20"/>
              </w:rPr>
              <w:t xml:space="preserve"> </w:t>
            </w:r>
            <w:r w:rsidR="00414B03">
              <w:rPr>
                <w:rFonts w:ascii="Arial" w:eastAsia="Calibri" w:hAnsi="Arial" w:cs="Arial"/>
                <w:color w:val="000000" w:themeColor="text1"/>
                <w:sz w:val="20"/>
                <w:szCs w:val="20"/>
              </w:rPr>
              <w:t xml:space="preserve">support the responsible usage of AI by </w:t>
            </w:r>
            <w:r w:rsidR="00414B03" w:rsidRPr="1C811A30">
              <w:rPr>
                <w:rFonts w:ascii="Arial" w:eastAsia="Calibri" w:hAnsi="Arial" w:cs="Arial"/>
                <w:color w:val="000000" w:themeColor="text1"/>
                <w:sz w:val="20"/>
                <w:szCs w:val="20"/>
              </w:rPr>
              <w:t>highlight</w:t>
            </w:r>
            <w:r w:rsidR="00414B03">
              <w:rPr>
                <w:rFonts w:ascii="Arial" w:eastAsia="Calibri" w:hAnsi="Arial" w:cs="Arial"/>
                <w:color w:val="000000" w:themeColor="text1"/>
                <w:sz w:val="20"/>
                <w:szCs w:val="20"/>
              </w:rPr>
              <w:t>ing</w:t>
            </w:r>
            <w:r w:rsidR="00414B03" w:rsidRPr="1C811A30">
              <w:rPr>
                <w:rFonts w:ascii="Arial" w:eastAsia="Calibri" w:hAnsi="Arial" w:cs="Arial"/>
                <w:color w:val="000000" w:themeColor="text1"/>
                <w:sz w:val="20"/>
                <w:szCs w:val="20"/>
              </w:rPr>
              <w:t xml:space="preserve"> </w:t>
            </w:r>
            <w:r w:rsidR="00414B03" w:rsidRPr="0BAD8E42">
              <w:rPr>
                <w:rFonts w:ascii="Arial" w:eastAsia="Calibri" w:hAnsi="Arial" w:cs="Arial"/>
                <w:color w:val="000000" w:themeColor="text1"/>
                <w:sz w:val="20"/>
                <w:szCs w:val="20"/>
              </w:rPr>
              <w:t>training resources that promote responsible use themes including privacy elements</w:t>
            </w:r>
            <w:r w:rsidR="00414B03">
              <w:rPr>
                <w:rFonts w:ascii="Arial" w:eastAsia="Calibri" w:hAnsi="Arial" w:cs="Arial"/>
                <w:color w:val="000000" w:themeColor="text1"/>
                <w:sz w:val="20"/>
                <w:szCs w:val="20"/>
              </w:rPr>
              <w:t>.  U</w:t>
            </w:r>
            <w:r w:rsidR="00414B03" w:rsidRPr="0BAD8E42">
              <w:rPr>
                <w:rFonts w:ascii="Arial" w:eastAsia="Calibri" w:hAnsi="Arial" w:cs="Arial"/>
                <w:color w:val="000000" w:themeColor="text1"/>
                <w:sz w:val="20"/>
                <w:szCs w:val="20"/>
              </w:rPr>
              <w:t>ser responsibilities are clearly outlined in the terms of service presented at login</w:t>
            </w:r>
            <w:r w:rsidR="00414B03">
              <w:rPr>
                <w:rFonts w:ascii="Arial" w:eastAsia="Calibri" w:hAnsi="Arial" w:cs="Arial"/>
                <w:color w:val="000000" w:themeColor="text1"/>
                <w:sz w:val="20"/>
                <w:szCs w:val="20"/>
              </w:rPr>
              <w:t xml:space="preserve"> and PMD provided wording will be applied at the next EVA update (Q3)</w:t>
            </w:r>
            <w:r w:rsidR="00414B03" w:rsidRPr="0BAD8E42">
              <w:rPr>
                <w:rFonts w:ascii="Arial" w:eastAsia="Calibri" w:hAnsi="Arial" w:cs="Arial"/>
                <w:color w:val="000000" w:themeColor="text1"/>
                <w:sz w:val="20"/>
                <w:szCs w:val="20"/>
              </w:rPr>
              <w:t xml:space="preserve">. Feedback mechanisms through </w:t>
            </w:r>
            <w:r w:rsidR="00414B03" w:rsidRPr="1AD2BAF3">
              <w:rPr>
                <w:rFonts w:ascii="Arial" w:eastAsia="Calibri" w:hAnsi="Arial" w:cs="Arial"/>
                <w:color w:val="000000" w:themeColor="text1"/>
                <w:sz w:val="20"/>
                <w:szCs w:val="20"/>
              </w:rPr>
              <w:t>the</w:t>
            </w:r>
            <w:r w:rsidR="00414B03" w:rsidRPr="0BAD8E42">
              <w:rPr>
                <w:rFonts w:ascii="Arial" w:eastAsia="Calibri" w:hAnsi="Arial" w:cs="Arial"/>
                <w:color w:val="000000" w:themeColor="text1"/>
                <w:sz w:val="20"/>
                <w:szCs w:val="20"/>
              </w:rPr>
              <w:t xml:space="preserve"> MS Teams channel and monthly Q&amp;A sessions encourage open dialogue, allowing users to share insights and concerns. </w:t>
            </w:r>
            <w:r w:rsidR="00414B03" w:rsidRPr="47BA1106">
              <w:rPr>
                <w:rFonts w:ascii="Arial" w:eastAsia="Calibri" w:hAnsi="Arial" w:cs="Arial"/>
                <w:color w:val="000000" w:themeColor="text1"/>
                <w:sz w:val="20"/>
                <w:szCs w:val="20"/>
              </w:rPr>
              <w:t>The</w:t>
            </w:r>
            <w:r w:rsidR="00414B03" w:rsidRPr="0BAD8E42">
              <w:rPr>
                <w:rFonts w:ascii="Arial" w:eastAsia="Calibri" w:hAnsi="Arial" w:cs="Arial"/>
                <w:color w:val="000000" w:themeColor="text1"/>
                <w:sz w:val="20"/>
                <w:szCs w:val="20"/>
              </w:rPr>
              <w:t xml:space="preserve"> awareness campaign engaged over 10,000+ unique users and emphasizes </w:t>
            </w:r>
            <w:r w:rsidR="00414B03" w:rsidRPr="0BAD8E42">
              <w:rPr>
                <w:rFonts w:ascii="Arial" w:eastAsia="Calibri" w:hAnsi="Arial" w:cs="Arial"/>
                <w:color w:val="000000" w:themeColor="text1"/>
                <w:sz w:val="20"/>
                <w:szCs w:val="20"/>
              </w:rPr>
              <w:lastRenderedPageBreak/>
              <w:t xml:space="preserve">ethical usage through best practice guides and other helpful resources. </w:t>
            </w:r>
          </w:p>
          <w:p w14:paraId="140586BF" w14:textId="77777777" w:rsidR="00414B03" w:rsidRPr="00DE3E07" w:rsidRDefault="00414B03" w:rsidP="00414B03">
            <w:pPr>
              <w:spacing w:after="200" w:line="240" w:lineRule="auto"/>
              <w:rPr>
                <w:rFonts w:ascii="Arial" w:eastAsia="Calibri" w:hAnsi="Arial" w:cs="Arial"/>
                <w:color w:val="000000" w:themeColor="text1"/>
                <w:sz w:val="20"/>
                <w:szCs w:val="20"/>
                <w:lang w:val="en-CA"/>
              </w:rPr>
            </w:pPr>
            <w:r w:rsidRPr="00DE3E07">
              <w:rPr>
                <w:rFonts w:ascii="Arial" w:eastAsia="Calibri" w:hAnsi="Arial" w:cs="Arial"/>
                <w:color w:val="000000" w:themeColor="text1"/>
                <w:sz w:val="20"/>
                <w:szCs w:val="20"/>
                <w:lang w:val="en-CA"/>
              </w:rPr>
              <w:t xml:space="preserve">OPI: </w:t>
            </w:r>
            <w:r w:rsidRPr="00DE3E07">
              <w:rPr>
                <w:rFonts w:ascii="Arial" w:eastAsia="Arial" w:hAnsi="Arial" w:cs="Arial"/>
                <w:color w:val="000000" w:themeColor="text1"/>
                <w:sz w:val="20"/>
                <w:szCs w:val="20"/>
                <w:lang w:val="en-CA"/>
              </w:rPr>
              <w:t xml:space="preserve">EIIS </w:t>
            </w:r>
            <w:r>
              <w:rPr>
                <w:rFonts w:ascii="Arial" w:eastAsia="Arial" w:hAnsi="Arial" w:cs="Arial"/>
                <w:color w:val="000000" w:themeColor="text1"/>
                <w:sz w:val="20"/>
                <w:szCs w:val="20"/>
                <w:lang w:val="en-CA"/>
              </w:rPr>
              <w:t>Liaison</w:t>
            </w:r>
            <w:r w:rsidRPr="00DE3E07">
              <w:rPr>
                <w:rFonts w:ascii="Arial" w:eastAsia="Arial" w:hAnsi="Arial" w:cs="Arial"/>
                <w:color w:val="000000" w:themeColor="text1"/>
                <w:sz w:val="20"/>
                <w:szCs w:val="20"/>
                <w:lang w:val="en-CA"/>
              </w:rPr>
              <w:t xml:space="preserve"> and Coordination</w:t>
            </w:r>
          </w:p>
          <w:p w14:paraId="7DE348A1" w14:textId="188A44BF" w:rsidR="00414B03" w:rsidRPr="00340F1E" w:rsidRDefault="00414B03" w:rsidP="00414B03">
            <w:pPr>
              <w:spacing w:after="200" w:line="240" w:lineRule="auto"/>
              <w:rPr>
                <w:rFonts w:ascii="Arial" w:eastAsia="Calibri" w:hAnsi="Arial" w:cs="Arial"/>
                <w:sz w:val="20"/>
                <w:szCs w:val="20"/>
                <w:lang w:val="fr-CA"/>
              </w:rPr>
            </w:pPr>
            <w:r w:rsidRPr="00DE3E07">
              <w:rPr>
                <w:rFonts w:ascii="Arial" w:eastAsia="Calibri" w:hAnsi="Arial" w:cs="Arial"/>
                <w:color w:val="000000" w:themeColor="text1"/>
                <w:sz w:val="20"/>
                <w:szCs w:val="20"/>
                <w:lang w:val="en-CA"/>
              </w:rPr>
              <w:t>Timeline: Q4 FY 25/26</w:t>
            </w:r>
          </w:p>
        </w:tc>
      </w:tr>
      <w:tr w:rsidR="00981E95" w:rsidRPr="00981E95" w14:paraId="00A0FDEF" w14:textId="77777777" w:rsidTr="017ACD20">
        <w:trPr>
          <w:trHeight w:val="300"/>
        </w:trPr>
        <w:tc>
          <w:tcPr>
            <w:tcW w:w="950" w:type="dxa"/>
          </w:tcPr>
          <w:p w14:paraId="52B825CF" w14:textId="77777777" w:rsidR="00981E95" w:rsidRDefault="00981E95" w:rsidP="00981E95">
            <w:pPr>
              <w:spacing w:line="240" w:lineRule="auto"/>
              <w:jc w:val="center"/>
              <w:rPr>
                <w:rFonts w:ascii="Arial" w:eastAsia="Calibri" w:hAnsi="Arial" w:cs="Arial"/>
                <w:sz w:val="20"/>
                <w:szCs w:val="20"/>
              </w:rPr>
            </w:pPr>
            <w:r w:rsidRPr="065B2D83">
              <w:rPr>
                <w:rFonts w:ascii="Arial" w:eastAsia="Calibri" w:hAnsi="Arial" w:cs="Arial"/>
                <w:sz w:val="20"/>
                <w:szCs w:val="20"/>
              </w:rPr>
              <w:lastRenderedPageBreak/>
              <w:t>2</w:t>
            </w:r>
          </w:p>
        </w:tc>
        <w:tc>
          <w:tcPr>
            <w:tcW w:w="5017" w:type="dxa"/>
          </w:tcPr>
          <w:p w14:paraId="7D8F64A4" w14:textId="3E0A0E66" w:rsidR="00981E95" w:rsidRDefault="00981E95" w:rsidP="00981E95">
            <w:pPr>
              <w:spacing w:after="200" w:line="240" w:lineRule="auto"/>
              <w:rPr>
                <w:rFonts w:ascii="Arial" w:eastAsia="Calibri" w:hAnsi="Arial" w:cs="Arial"/>
                <w:sz w:val="20"/>
                <w:szCs w:val="20"/>
              </w:rPr>
            </w:pPr>
            <w:r w:rsidRPr="065B2D83">
              <w:rPr>
                <w:rFonts w:ascii="Arial" w:eastAsia="Calibri" w:hAnsi="Arial" w:cs="Arial"/>
                <w:sz w:val="20"/>
                <w:szCs w:val="20"/>
              </w:rPr>
              <w:t xml:space="preserve">Current available training on EVA Chat </w:t>
            </w:r>
            <w:r>
              <w:rPr>
                <w:rFonts w:ascii="Arial" w:eastAsia="Calibri" w:hAnsi="Arial" w:cs="Arial"/>
                <w:sz w:val="20"/>
                <w:szCs w:val="20"/>
              </w:rPr>
              <w:t xml:space="preserve">is </w:t>
            </w:r>
            <w:r w:rsidRPr="065B2D83">
              <w:rPr>
                <w:rFonts w:ascii="Arial" w:eastAsia="Calibri" w:hAnsi="Arial" w:cs="Arial"/>
                <w:sz w:val="20"/>
                <w:szCs w:val="20"/>
              </w:rPr>
              <w:t>inadequate to inform employees</w:t>
            </w:r>
            <w:r>
              <w:rPr>
                <w:rFonts w:ascii="Arial" w:eastAsia="Calibri" w:hAnsi="Arial" w:cs="Arial"/>
                <w:sz w:val="20"/>
                <w:szCs w:val="20"/>
              </w:rPr>
              <w:t>, as users,</w:t>
            </w:r>
            <w:r>
              <w:t xml:space="preserve"> </w:t>
            </w:r>
            <w:r w:rsidRPr="00DE5961">
              <w:rPr>
                <w:rFonts w:ascii="Arial" w:eastAsia="Calibri" w:hAnsi="Arial" w:cs="Arial"/>
                <w:sz w:val="20"/>
                <w:szCs w:val="20"/>
              </w:rPr>
              <w:t>and executives and senior officials who hold legal authority for users</w:t>
            </w:r>
            <w:r>
              <w:rPr>
                <w:rFonts w:ascii="Arial" w:eastAsia="Calibri" w:hAnsi="Arial" w:cs="Arial"/>
                <w:sz w:val="20"/>
                <w:szCs w:val="20"/>
              </w:rPr>
              <w:t>’</w:t>
            </w:r>
            <w:r w:rsidRPr="00DE5961">
              <w:rPr>
                <w:rFonts w:ascii="Arial" w:eastAsia="Calibri" w:hAnsi="Arial" w:cs="Arial"/>
                <w:sz w:val="20"/>
                <w:szCs w:val="20"/>
              </w:rPr>
              <w:t xml:space="preserve"> respective programs,</w:t>
            </w:r>
            <w:r w:rsidRPr="065B2D83">
              <w:rPr>
                <w:rFonts w:ascii="Arial" w:eastAsia="Calibri" w:hAnsi="Arial" w:cs="Arial"/>
                <w:sz w:val="20"/>
                <w:szCs w:val="20"/>
              </w:rPr>
              <w:t xml:space="preserve"> of their role and responsibilities from a privacy perspective. Training is also given alongside training for Microsoft Copilot, a tool which</w:t>
            </w:r>
            <w:r>
              <w:rPr>
                <w:rFonts w:ascii="Arial" w:eastAsia="Calibri" w:hAnsi="Arial" w:cs="Arial"/>
                <w:sz w:val="20"/>
                <w:szCs w:val="20"/>
              </w:rPr>
              <w:t xml:space="preserve"> the department</w:t>
            </w:r>
            <w:r w:rsidRPr="065B2D83">
              <w:rPr>
                <w:rFonts w:ascii="Arial" w:eastAsia="Calibri" w:hAnsi="Arial" w:cs="Arial"/>
                <w:sz w:val="20"/>
                <w:szCs w:val="20"/>
              </w:rPr>
              <w:t xml:space="preserve"> does not allow the entry of Protected B</w:t>
            </w:r>
            <w:r>
              <w:rPr>
                <w:rFonts w:ascii="Arial" w:eastAsia="Calibri" w:hAnsi="Arial" w:cs="Arial"/>
                <w:sz w:val="20"/>
                <w:szCs w:val="20"/>
              </w:rPr>
              <w:t xml:space="preserve"> or </w:t>
            </w:r>
            <w:r w:rsidRPr="065B2D83">
              <w:rPr>
                <w:rFonts w:ascii="Arial" w:eastAsia="Calibri" w:hAnsi="Arial" w:cs="Arial"/>
                <w:sz w:val="20"/>
                <w:szCs w:val="20"/>
              </w:rPr>
              <w:t xml:space="preserve">personal information, which may lead to user confusion. </w:t>
            </w:r>
          </w:p>
          <w:p w14:paraId="0114DDBF" w14:textId="77777777" w:rsidR="00981E95" w:rsidRDefault="00981E95" w:rsidP="00981E95">
            <w:pPr>
              <w:spacing w:after="200" w:line="240" w:lineRule="auto"/>
              <w:rPr>
                <w:rFonts w:ascii="Arial" w:eastAsia="Calibri" w:hAnsi="Arial" w:cs="Arial"/>
                <w:sz w:val="20"/>
                <w:szCs w:val="20"/>
              </w:rPr>
            </w:pPr>
            <w:r w:rsidRPr="065B2D83">
              <w:rPr>
                <w:rFonts w:ascii="Arial" w:eastAsia="Calibri" w:hAnsi="Arial" w:cs="Arial"/>
                <w:sz w:val="20"/>
                <w:szCs w:val="20"/>
              </w:rPr>
              <w:t>Training for EVA Chat:</w:t>
            </w:r>
          </w:p>
          <w:p w14:paraId="188B86BC" w14:textId="77777777" w:rsidR="00981E95" w:rsidRDefault="00981E95" w:rsidP="00981E95">
            <w:pPr>
              <w:pStyle w:val="ListParagraph"/>
              <w:numPr>
                <w:ilvl w:val="0"/>
                <w:numId w:val="30"/>
              </w:numPr>
              <w:spacing w:after="200" w:line="240" w:lineRule="auto"/>
              <w:rPr>
                <w:rFonts w:ascii="Arial" w:eastAsia="Calibri" w:hAnsi="Arial" w:cs="Arial"/>
                <w:sz w:val="20"/>
                <w:szCs w:val="20"/>
              </w:rPr>
            </w:pPr>
            <w:r w:rsidRPr="065B2D83">
              <w:rPr>
                <w:rFonts w:ascii="Arial" w:eastAsia="Calibri" w:hAnsi="Arial" w:cs="Arial"/>
                <w:sz w:val="20"/>
                <w:szCs w:val="20"/>
              </w:rPr>
              <w:t xml:space="preserve">Should include a greater component of privacy, to ensure users understand concepts such as ‘what is personal information?’, ‘what is an administrative decision?’, </w:t>
            </w:r>
            <w:r>
              <w:rPr>
                <w:rFonts w:ascii="Arial" w:eastAsia="Calibri" w:hAnsi="Arial" w:cs="Arial"/>
                <w:sz w:val="20"/>
                <w:szCs w:val="20"/>
              </w:rPr>
              <w:t xml:space="preserve">and that they are able to distinguish </w:t>
            </w:r>
            <w:r w:rsidRPr="065B2D83">
              <w:rPr>
                <w:rFonts w:ascii="Arial" w:eastAsia="Calibri" w:hAnsi="Arial" w:cs="Arial"/>
                <w:sz w:val="20"/>
                <w:szCs w:val="20"/>
              </w:rPr>
              <w:t>the purpose of use (admin/non-admin)</w:t>
            </w:r>
            <w:r>
              <w:rPr>
                <w:rFonts w:ascii="Arial" w:eastAsia="Calibri" w:hAnsi="Arial" w:cs="Arial"/>
                <w:sz w:val="20"/>
                <w:szCs w:val="20"/>
              </w:rPr>
              <w:t>,</w:t>
            </w:r>
            <w:r w:rsidRPr="065B2D83">
              <w:rPr>
                <w:rFonts w:ascii="Arial" w:eastAsia="Calibri" w:hAnsi="Arial" w:cs="Arial"/>
                <w:sz w:val="20"/>
                <w:szCs w:val="20"/>
              </w:rPr>
              <w:t xml:space="preserve"> so they can apply these concepts to their use of the tool.</w:t>
            </w:r>
          </w:p>
          <w:p w14:paraId="3BBCA36E" w14:textId="77777777" w:rsidR="00981E95" w:rsidRDefault="00981E95" w:rsidP="00981E95">
            <w:pPr>
              <w:pStyle w:val="ListParagraph"/>
              <w:numPr>
                <w:ilvl w:val="0"/>
                <w:numId w:val="30"/>
              </w:numPr>
              <w:spacing w:after="200" w:line="240" w:lineRule="auto"/>
              <w:rPr>
                <w:rFonts w:ascii="Arial" w:eastAsia="Calibri" w:hAnsi="Arial" w:cs="Arial"/>
                <w:sz w:val="20"/>
                <w:szCs w:val="20"/>
              </w:rPr>
            </w:pPr>
            <w:r w:rsidRPr="065B2D83">
              <w:rPr>
                <w:rFonts w:ascii="Arial" w:eastAsia="Calibri" w:hAnsi="Arial" w:cs="Arial"/>
                <w:sz w:val="20"/>
                <w:szCs w:val="20"/>
              </w:rPr>
              <w:t>Training should include a section on governance which guides users about the need for structured internal governance processes where employees seek executive-level</w:t>
            </w:r>
            <w:r>
              <w:rPr>
                <w:rFonts w:ascii="Arial" w:eastAsia="Calibri" w:hAnsi="Arial" w:cs="Arial"/>
                <w:sz w:val="20"/>
                <w:szCs w:val="20"/>
              </w:rPr>
              <w:t xml:space="preserve"> and/or program-based</w:t>
            </w:r>
            <w:r w:rsidRPr="065B2D83">
              <w:rPr>
                <w:rFonts w:ascii="Arial" w:eastAsia="Calibri" w:hAnsi="Arial" w:cs="Arial"/>
                <w:sz w:val="20"/>
                <w:szCs w:val="20"/>
              </w:rPr>
              <w:t xml:space="preserve"> approval prior to deciding to use protected information </w:t>
            </w:r>
            <w:r>
              <w:rPr>
                <w:rFonts w:ascii="Arial" w:eastAsia="Calibri" w:hAnsi="Arial" w:cs="Arial"/>
                <w:sz w:val="20"/>
                <w:szCs w:val="20"/>
              </w:rPr>
              <w:t>in EVA Chat</w:t>
            </w:r>
            <w:r w:rsidRPr="065B2D83">
              <w:rPr>
                <w:rFonts w:ascii="Arial" w:eastAsia="Calibri" w:hAnsi="Arial" w:cs="Arial"/>
                <w:sz w:val="20"/>
                <w:szCs w:val="20"/>
              </w:rPr>
              <w:t xml:space="preserve">. </w:t>
            </w:r>
          </w:p>
          <w:p w14:paraId="4ED67CBA" w14:textId="77777777" w:rsidR="00981E95" w:rsidRDefault="00981E95" w:rsidP="00981E95">
            <w:pPr>
              <w:pStyle w:val="ListParagraph"/>
              <w:numPr>
                <w:ilvl w:val="0"/>
                <w:numId w:val="30"/>
              </w:numPr>
              <w:spacing w:after="200" w:line="240" w:lineRule="auto"/>
              <w:rPr>
                <w:rFonts w:ascii="Arial" w:eastAsia="Calibri" w:hAnsi="Arial" w:cs="Arial"/>
                <w:sz w:val="20"/>
                <w:szCs w:val="20"/>
              </w:rPr>
            </w:pPr>
            <w:r w:rsidRPr="065B2D83">
              <w:rPr>
                <w:rFonts w:ascii="Arial" w:eastAsia="Calibri" w:hAnsi="Arial" w:cs="Arial"/>
                <w:sz w:val="20"/>
                <w:szCs w:val="20"/>
              </w:rPr>
              <w:t xml:space="preserve">Should be presented in a way which clearly separates web-connected tools which apply user input to the algorithm such as Microsoft Copilot </w:t>
            </w:r>
            <w:r>
              <w:rPr>
                <w:rFonts w:ascii="Arial" w:eastAsia="Calibri" w:hAnsi="Arial" w:cs="Arial"/>
                <w:sz w:val="20"/>
                <w:szCs w:val="20"/>
              </w:rPr>
              <w:t xml:space="preserve">and hold personal information outside the department </w:t>
            </w:r>
            <w:r w:rsidRPr="065B2D83">
              <w:rPr>
                <w:rFonts w:ascii="Arial" w:eastAsia="Calibri" w:hAnsi="Arial" w:cs="Arial"/>
                <w:sz w:val="20"/>
                <w:szCs w:val="20"/>
              </w:rPr>
              <w:t>and isolated tools which do not train the algorithm such as EVA Chat.</w:t>
            </w:r>
          </w:p>
          <w:p w14:paraId="157BD1ED" w14:textId="77777777" w:rsidR="00981E95" w:rsidRDefault="00981E95" w:rsidP="00981E95">
            <w:pPr>
              <w:pStyle w:val="ListParagraph"/>
              <w:numPr>
                <w:ilvl w:val="0"/>
                <w:numId w:val="30"/>
              </w:numPr>
              <w:spacing w:after="200" w:line="240" w:lineRule="auto"/>
              <w:rPr>
                <w:rFonts w:ascii="Arial" w:eastAsia="Calibri" w:hAnsi="Arial" w:cs="Arial"/>
                <w:sz w:val="20"/>
                <w:szCs w:val="20"/>
              </w:rPr>
            </w:pPr>
            <w:r>
              <w:rPr>
                <w:rFonts w:ascii="Arial" w:eastAsia="Calibri" w:hAnsi="Arial" w:cs="Arial"/>
                <w:sz w:val="20"/>
                <w:szCs w:val="20"/>
              </w:rPr>
              <w:t xml:space="preserve">Should have specialized training or unit of training for </w:t>
            </w:r>
            <w:r w:rsidRPr="00B950C3">
              <w:rPr>
                <w:rFonts w:ascii="Arial" w:eastAsia="Calibri" w:hAnsi="Arial" w:cs="Arial"/>
                <w:sz w:val="20"/>
                <w:szCs w:val="20"/>
              </w:rPr>
              <w:t xml:space="preserve">executives and senior officials who </w:t>
            </w:r>
            <w:r w:rsidRPr="00B950C3">
              <w:rPr>
                <w:rFonts w:ascii="Arial" w:eastAsia="Calibri" w:hAnsi="Arial" w:cs="Arial"/>
                <w:sz w:val="20"/>
                <w:szCs w:val="20"/>
              </w:rPr>
              <w:lastRenderedPageBreak/>
              <w:t>hold legal authority</w:t>
            </w:r>
            <w:r>
              <w:rPr>
                <w:rFonts w:ascii="Arial" w:eastAsia="Calibri" w:hAnsi="Arial" w:cs="Arial"/>
                <w:sz w:val="20"/>
                <w:szCs w:val="20"/>
              </w:rPr>
              <w:t xml:space="preserve"> over a program or activity to ensure they understand their obligations and the obligations of employees in their charge when using personal information in EVA Chat.</w:t>
            </w:r>
          </w:p>
        </w:tc>
        <w:tc>
          <w:tcPr>
            <w:tcW w:w="1825" w:type="dxa"/>
          </w:tcPr>
          <w:p w14:paraId="4A312938" w14:textId="77777777" w:rsidR="00981E95" w:rsidRDefault="00981E95" w:rsidP="00981E95">
            <w:pPr>
              <w:spacing w:after="200" w:line="240" w:lineRule="auto"/>
              <w:rPr>
                <w:rFonts w:ascii="Arial" w:eastAsia="Calibri" w:hAnsi="Arial" w:cs="Arial"/>
                <w:color w:val="000000" w:themeColor="text1"/>
                <w:sz w:val="20"/>
                <w:szCs w:val="20"/>
              </w:rPr>
            </w:pPr>
            <w:r w:rsidRPr="065B2D83">
              <w:rPr>
                <w:rFonts w:ascii="Arial" w:eastAsia="Calibri" w:hAnsi="Arial" w:cs="Arial"/>
                <w:color w:val="000000" w:themeColor="text1"/>
                <w:sz w:val="20"/>
                <w:szCs w:val="20"/>
              </w:rPr>
              <w:lastRenderedPageBreak/>
              <w:t>Accountability, Limiting collection, Limiting use, Safeguards</w:t>
            </w:r>
          </w:p>
          <w:p w14:paraId="5B07250E" w14:textId="77777777" w:rsidR="00981E95" w:rsidRDefault="00981E95" w:rsidP="00981E95">
            <w:pPr>
              <w:spacing w:after="200" w:line="240" w:lineRule="auto"/>
              <w:rPr>
                <w:rFonts w:ascii="Arial" w:eastAsia="Calibri" w:hAnsi="Arial" w:cs="Arial"/>
                <w:sz w:val="20"/>
                <w:szCs w:val="20"/>
              </w:rPr>
            </w:pPr>
          </w:p>
          <w:p w14:paraId="3C257083" w14:textId="77777777" w:rsidR="00981E95" w:rsidRDefault="00981E95" w:rsidP="00981E95">
            <w:pPr>
              <w:spacing w:line="240" w:lineRule="auto"/>
              <w:rPr>
                <w:rFonts w:ascii="Arial" w:eastAsia="Calibri" w:hAnsi="Arial" w:cs="Arial"/>
                <w:sz w:val="20"/>
                <w:szCs w:val="20"/>
              </w:rPr>
            </w:pPr>
          </w:p>
        </w:tc>
        <w:tc>
          <w:tcPr>
            <w:tcW w:w="1745" w:type="dxa"/>
            <w:shd w:val="clear" w:color="auto" w:fill="FFD966" w:themeFill="accent4" w:themeFillTint="99"/>
          </w:tcPr>
          <w:p w14:paraId="035A370C" w14:textId="77777777" w:rsidR="00981E95" w:rsidRDefault="00981E95" w:rsidP="00981E95">
            <w:pPr>
              <w:spacing w:after="200" w:line="240" w:lineRule="auto"/>
              <w:jc w:val="center"/>
              <w:rPr>
                <w:rFonts w:ascii="Arial" w:eastAsia="Calibri" w:hAnsi="Arial" w:cs="Arial"/>
                <w:sz w:val="20"/>
                <w:szCs w:val="20"/>
              </w:rPr>
            </w:pPr>
            <w:r w:rsidRPr="065B2D83">
              <w:rPr>
                <w:rFonts w:ascii="Arial" w:eastAsia="Calibri" w:hAnsi="Arial" w:cs="Arial"/>
                <w:sz w:val="20"/>
                <w:szCs w:val="20"/>
              </w:rPr>
              <w:t>Medium</w:t>
            </w:r>
          </w:p>
          <w:p w14:paraId="36FE7897" w14:textId="77777777" w:rsidR="00981E95" w:rsidRDefault="00981E95" w:rsidP="00981E95">
            <w:pPr>
              <w:spacing w:after="200" w:line="240" w:lineRule="auto"/>
              <w:jc w:val="center"/>
              <w:rPr>
                <w:rFonts w:ascii="Arial" w:eastAsia="Calibri" w:hAnsi="Arial" w:cs="Arial"/>
                <w:sz w:val="20"/>
                <w:szCs w:val="20"/>
              </w:rPr>
            </w:pPr>
            <w:r w:rsidRPr="065B2D83">
              <w:rPr>
                <w:rFonts w:ascii="Arial" w:eastAsia="Calibri" w:hAnsi="Arial" w:cs="Arial"/>
                <w:sz w:val="20"/>
                <w:szCs w:val="20"/>
              </w:rPr>
              <w:t>3X4=12</w:t>
            </w:r>
          </w:p>
          <w:p w14:paraId="5B64F94B" w14:textId="77777777" w:rsidR="00981E95" w:rsidRDefault="00981E95" w:rsidP="00981E95">
            <w:pPr>
              <w:spacing w:line="240" w:lineRule="auto"/>
              <w:jc w:val="center"/>
              <w:rPr>
                <w:rFonts w:ascii="Arial" w:eastAsia="Calibri" w:hAnsi="Arial" w:cs="Arial"/>
                <w:sz w:val="20"/>
                <w:szCs w:val="20"/>
              </w:rPr>
            </w:pPr>
          </w:p>
        </w:tc>
        <w:tc>
          <w:tcPr>
            <w:tcW w:w="3872" w:type="dxa"/>
          </w:tcPr>
          <w:p w14:paraId="4BBC942D" w14:textId="77777777" w:rsidR="00981E95" w:rsidRDefault="00981E95" w:rsidP="00981E95">
            <w:pPr>
              <w:spacing w:line="240" w:lineRule="auto"/>
              <w:rPr>
                <w:rFonts w:ascii="Arial" w:eastAsia="Calibri" w:hAnsi="Arial" w:cs="Arial"/>
                <w:sz w:val="20"/>
                <w:szCs w:val="20"/>
              </w:rPr>
            </w:pPr>
            <w:r w:rsidRPr="065B2D83">
              <w:rPr>
                <w:rFonts w:ascii="Arial" w:eastAsia="Calibri" w:hAnsi="Arial" w:cs="Arial"/>
                <w:sz w:val="20"/>
                <w:szCs w:val="20"/>
              </w:rPr>
              <w:t>As training is a departmental responsibility, relevant branches and divisions throughout the department, including, but not limited to, IITB, HRSB, PASRB, CDOB, and PMD should collaborate to prepare and implement training for EVA Chat which includes specific training on user roles and responsibilities</w:t>
            </w:r>
            <w:r>
              <w:rPr>
                <w:rFonts w:ascii="Arial" w:eastAsia="Calibri" w:hAnsi="Arial" w:cs="Arial"/>
                <w:sz w:val="20"/>
                <w:szCs w:val="20"/>
              </w:rPr>
              <w:t>, including executives and senior officials,</w:t>
            </w:r>
            <w:r w:rsidRPr="065B2D83">
              <w:rPr>
                <w:rFonts w:ascii="Arial" w:eastAsia="Calibri" w:hAnsi="Arial" w:cs="Arial"/>
                <w:sz w:val="20"/>
                <w:szCs w:val="20"/>
              </w:rPr>
              <w:t xml:space="preserve"> in the use of EVA Chat with regard to privacy and the use of personal information. </w:t>
            </w:r>
          </w:p>
          <w:p w14:paraId="1C8D6BB3" w14:textId="77777777" w:rsidR="00981E95" w:rsidRDefault="00981E95" w:rsidP="00981E95">
            <w:pPr>
              <w:spacing w:line="240" w:lineRule="auto"/>
              <w:rPr>
                <w:rFonts w:ascii="Arial" w:eastAsia="Calibri" w:hAnsi="Arial" w:cs="Arial"/>
                <w:sz w:val="20"/>
                <w:szCs w:val="20"/>
              </w:rPr>
            </w:pPr>
            <w:r w:rsidRPr="065B2D83">
              <w:rPr>
                <w:rFonts w:ascii="Arial" w:eastAsia="Calibri" w:hAnsi="Arial" w:cs="Arial"/>
                <w:sz w:val="20"/>
                <w:szCs w:val="20"/>
              </w:rPr>
              <w:t>This training should include clear and extensive examples that help the user identify misuse and meet their responsibilities for the use of personal information in EVA Chat.</w:t>
            </w:r>
          </w:p>
        </w:tc>
        <w:tc>
          <w:tcPr>
            <w:tcW w:w="4050" w:type="dxa"/>
          </w:tcPr>
          <w:p w14:paraId="0B28D333" w14:textId="2A93F323" w:rsidR="00981E95" w:rsidRDefault="00D144D2" w:rsidP="00981E95">
            <w:pPr>
              <w:spacing w:after="0"/>
              <w:rPr>
                <w:ins w:id="245" w:author="Whitley, Todd TW [NC]" w:date="2025-10-31T14:30:00Z" w16du:dateUtc="2025-10-31T18:30:00Z"/>
                <w:rFonts w:ascii="Arial" w:eastAsia="Arial" w:hAnsi="Arial" w:cs="Arial"/>
                <w:color w:val="000000" w:themeColor="text1"/>
                <w:sz w:val="20"/>
                <w:szCs w:val="20"/>
              </w:rPr>
            </w:pPr>
            <w:ins w:id="246" w:author="Whitley, Todd TW [NC]" w:date="2025-10-31T15:00:00Z" w16du:dateUtc="2025-10-31T19:00:00Z">
              <w:r>
                <w:rPr>
                  <w:rFonts w:ascii="Arial" w:eastAsia="Calibri" w:hAnsi="Arial" w:cs="Arial"/>
                  <w:color w:val="000000" w:themeColor="text1"/>
                  <w:sz w:val="20"/>
                  <w:szCs w:val="20"/>
                </w:rPr>
                <w:t>IITB Change Management and Comm</w:t>
              </w:r>
            </w:ins>
            <w:ins w:id="247" w:author="Whitley, Todd TW [NC]" w:date="2025-10-31T15:01:00Z" w16du:dateUtc="2025-10-31T19:01:00Z">
              <w:r>
                <w:rPr>
                  <w:rFonts w:ascii="Arial" w:eastAsia="Calibri" w:hAnsi="Arial" w:cs="Arial"/>
                  <w:color w:val="000000" w:themeColor="text1"/>
                  <w:sz w:val="20"/>
                  <w:szCs w:val="20"/>
                </w:rPr>
                <w:t>unications</w:t>
              </w:r>
            </w:ins>
            <w:ins w:id="248" w:author="Whitley, Todd TW [NC]" w:date="2025-10-31T14:30:00Z" w16du:dateUtc="2025-10-31T18:30:00Z">
              <w:r w:rsidR="00981E95">
                <w:rPr>
                  <w:rFonts w:ascii="Arial" w:eastAsia="Calibri" w:hAnsi="Arial" w:cs="Arial"/>
                  <w:color w:val="000000" w:themeColor="text1"/>
                  <w:sz w:val="20"/>
                  <w:szCs w:val="20"/>
                </w:rPr>
                <w:t xml:space="preserve"> </w:t>
              </w:r>
              <w:r w:rsidR="00981E95" w:rsidRPr="673A83D5">
                <w:rPr>
                  <w:rFonts w:ascii="Arial" w:eastAsia="Calibri" w:hAnsi="Arial" w:cs="Arial"/>
                  <w:color w:val="000000" w:themeColor="text1"/>
                  <w:sz w:val="20"/>
                  <w:szCs w:val="20"/>
                </w:rPr>
                <w:t>will work with the College@ESDC and related subject matter experts to update the Essential Training Curricula (</w:t>
              </w:r>
              <w:r w:rsidR="00981E95" w:rsidRPr="673A83D5">
                <w:rPr>
                  <w:rFonts w:ascii="Arial" w:eastAsia="Arial" w:hAnsi="Arial" w:cs="Arial"/>
                  <w:color w:val="000000" w:themeColor="text1"/>
                  <w:sz w:val="20"/>
                  <w:szCs w:val="20"/>
                </w:rPr>
                <w:t>ETC),</w:t>
              </w:r>
              <w:r w:rsidR="00981E95">
                <w:t xml:space="preserve"> </w:t>
              </w:r>
              <w:r w:rsidR="00981E95" w:rsidRPr="00DE3E07">
                <w:rPr>
                  <w:rFonts w:ascii="Arial" w:eastAsia="Arial" w:hAnsi="Arial" w:cs="Arial"/>
                  <w:color w:val="000000" w:themeColor="text1"/>
                  <w:sz w:val="20"/>
                  <w:szCs w:val="20"/>
                </w:rPr>
                <w:t>which is mandatory for all ESDC employees</w:t>
              </w:r>
              <w:r w:rsidR="00981E95" w:rsidRPr="673A83D5">
                <w:rPr>
                  <w:rFonts w:ascii="Arial" w:eastAsia="Arial" w:hAnsi="Arial" w:cs="Arial"/>
                  <w:color w:val="000000" w:themeColor="text1"/>
                  <w:sz w:val="20"/>
                  <w:szCs w:val="20"/>
                </w:rPr>
                <w:t>, to discuss how employees can appropriately use the results of engagements with AI, and EVA in particular.  This will emphasize using AI in a responsible and ethical manner, aligned with organizational policies related to Stewardship of Information and Workplace Behaviours</w:t>
              </w:r>
              <w:r w:rsidR="00981E95">
                <w:rPr>
                  <w:rFonts w:ascii="Arial" w:eastAsia="Arial" w:hAnsi="Arial" w:cs="Arial"/>
                  <w:color w:val="000000" w:themeColor="text1"/>
                  <w:sz w:val="20"/>
                  <w:szCs w:val="20"/>
                </w:rPr>
                <w:t>.</w:t>
              </w:r>
            </w:ins>
          </w:p>
          <w:p w14:paraId="383AEF58" w14:textId="2A0C775C" w:rsidR="00981E95" w:rsidRDefault="009731F8" w:rsidP="00981E95">
            <w:pPr>
              <w:spacing w:after="0"/>
              <w:rPr>
                <w:ins w:id="249" w:author="Whitley, Todd TW [NC]" w:date="2025-10-31T14:30:00Z" w16du:dateUtc="2025-10-31T18:30:00Z"/>
                <w:rFonts w:ascii="Arial" w:eastAsia="Arial" w:hAnsi="Arial" w:cs="Arial"/>
                <w:color w:val="000000" w:themeColor="text1"/>
                <w:sz w:val="20"/>
                <w:szCs w:val="20"/>
              </w:rPr>
            </w:pPr>
            <w:ins w:id="250" w:author="Whitley, Todd TW [NC]" w:date="2025-10-31T15:01:00Z" w16du:dateUtc="2025-10-31T19:01:00Z">
              <w:r>
                <w:rPr>
                  <w:rFonts w:ascii="Arial" w:eastAsia="Calibri" w:hAnsi="Arial" w:cs="Arial"/>
                  <w:color w:val="000000" w:themeColor="text1"/>
                  <w:sz w:val="20"/>
                  <w:szCs w:val="20"/>
                </w:rPr>
                <w:t>IITB Change Management</w:t>
              </w:r>
              <w:r>
                <w:rPr>
                  <w:rFonts w:ascii="Arial" w:eastAsia="Arial" w:hAnsi="Arial" w:cs="Arial"/>
                  <w:color w:val="000000" w:themeColor="text1"/>
                  <w:sz w:val="20"/>
                  <w:szCs w:val="20"/>
                </w:rPr>
                <w:t xml:space="preserve"> and </w:t>
              </w:r>
              <w:r>
                <w:rPr>
                  <w:rFonts w:ascii="Arial" w:eastAsia="Calibri" w:hAnsi="Arial" w:cs="Arial"/>
                  <w:color w:val="000000" w:themeColor="text1"/>
                  <w:sz w:val="20"/>
                  <w:szCs w:val="20"/>
                </w:rPr>
                <w:t>Communications</w:t>
              </w:r>
            </w:ins>
            <w:ins w:id="251" w:author="Whitley, Todd TW [NC]" w:date="2025-10-31T14:30:00Z" w16du:dateUtc="2025-10-31T18:30:00Z">
              <w:r>
                <w:rPr>
                  <w:rFonts w:ascii="Arial" w:eastAsia="Arial" w:hAnsi="Arial" w:cs="Arial"/>
                  <w:color w:val="000000" w:themeColor="text1"/>
                  <w:sz w:val="20"/>
                  <w:szCs w:val="20"/>
                </w:rPr>
                <w:t xml:space="preserve"> </w:t>
              </w:r>
              <w:r w:rsidR="00981E95" w:rsidRPr="673A83D5">
                <w:rPr>
                  <w:rFonts w:ascii="Arial" w:eastAsia="Arial" w:hAnsi="Arial" w:cs="Arial"/>
                  <w:color w:val="000000" w:themeColor="text1"/>
                  <w:sz w:val="20"/>
                  <w:szCs w:val="20"/>
                </w:rPr>
                <w:t>with PMD will review and update the Essential Training Curricula,</w:t>
              </w:r>
              <w:r w:rsidR="00981E95">
                <w:t xml:space="preserve"> </w:t>
              </w:r>
              <w:r w:rsidR="00981E95" w:rsidRPr="673A83D5">
                <w:rPr>
                  <w:rFonts w:ascii="Arial" w:eastAsia="Arial" w:hAnsi="Arial" w:cs="Arial"/>
                  <w:color w:val="000000" w:themeColor="text1"/>
                  <w:sz w:val="20"/>
                  <w:szCs w:val="20"/>
                </w:rPr>
                <w:t>to include guidance on the limitations of uploading personal information into generative AI tools, and the requirement to respect any program specific limitations on the usage of information.  such as EVA Chat. These updates will ensure employees understand the technical limitations of the tool and their accountability in managing sensitive information responsibly. AI CoE will continue to provide AI contextual information to support these efforts</w:t>
              </w:r>
            </w:ins>
          </w:p>
          <w:p w14:paraId="47FCD610" w14:textId="77777777" w:rsidR="00981E95" w:rsidRDefault="00981E95" w:rsidP="00981E95">
            <w:pPr>
              <w:spacing w:after="0"/>
              <w:rPr>
                <w:ins w:id="252" w:author="Whitley, Todd TW [NC]" w:date="2025-10-31T14:30:00Z" w16du:dateUtc="2025-10-31T18:30:00Z"/>
                <w:rFonts w:ascii="Arial" w:eastAsia="Arial" w:hAnsi="Arial" w:cs="Arial"/>
                <w:color w:val="000000" w:themeColor="text1"/>
                <w:sz w:val="20"/>
                <w:szCs w:val="20"/>
              </w:rPr>
            </w:pPr>
          </w:p>
          <w:p w14:paraId="49AD0E83" w14:textId="77777777" w:rsidR="00981E95" w:rsidRDefault="00981E95" w:rsidP="00981E95">
            <w:pPr>
              <w:spacing w:after="0"/>
              <w:rPr>
                <w:ins w:id="253" w:author="Whitley, Todd TW [NC]" w:date="2025-10-31T14:30:00Z" w16du:dateUtc="2025-10-31T18:30:00Z"/>
                <w:rFonts w:ascii="Arial" w:eastAsia="Arial" w:hAnsi="Arial" w:cs="Arial"/>
                <w:color w:val="000000" w:themeColor="text1"/>
                <w:sz w:val="20"/>
                <w:szCs w:val="20"/>
              </w:rPr>
            </w:pPr>
            <w:ins w:id="254" w:author="Whitley, Todd TW [NC]" w:date="2025-10-31T14:30:00Z" w16du:dateUtc="2025-10-31T18:30:00Z">
              <w:r w:rsidRPr="009222CA">
                <w:rPr>
                  <w:rFonts w:ascii="Arial" w:eastAsia="Arial" w:hAnsi="Arial" w:cs="Arial"/>
                  <w:color w:val="000000" w:themeColor="text1"/>
                  <w:sz w:val="20"/>
                  <w:szCs w:val="20"/>
                </w:rPr>
                <w:t xml:space="preserve">This fiscal year, </w:t>
              </w:r>
              <w:r>
                <w:rPr>
                  <w:rFonts w:ascii="Arial" w:eastAsia="Arial" w:hAnsi="Arial" w:cs="Arial"/>
                  <w:color w:val="000000" w:themeColor="text1"/>
                  <w:sz w:val="20"/>
                  <w:szCs w:val="20"/>
                </w:rPr>
                <w:t xml:space="preserve">PMD and </w:t>
              </w:r>
              <w:r w:rsidRPr="009222CA">
                <w:rPr>
                  <w:rFonts w:ascii="Arial" w:eastAsia="Arial" w:hAnsi="Arial" w:cs="Arial"/>
                  <w:color w:val="000000" w:themeColor="text1"/>
                  <w:sz w:val="20"/>
                  <w:szCs w:val="20"/>
                </w:rPr>
                <w:t xml:space="preserve">ETC course owners will </w:t>
              </w:r>
              <w:r w:rsidRPr="50D7CB81">
                <w:rPr>
                  <w:rFonts w:ascii="Arial" w:eastAsia="Arial" w:hAnsi="Arial" w:cs="Arial"/>
                  <w:color w:val="000000" w:themeColor="text1"/>
                  <w:sz w:val="20"/>
                  <w:szCs w:val="20"/>
                </w:rPr>
                <w:t>introduce</w:t>
              </w:r>
              <w:r w:rsidRPr="009222CA">
                <w:rPr>
                  <w:rFonts w:ascii="Arial" w:eastAsia="Arial" w:hAnsi="Arial" w:cs="Arial"/>
                  <w:color w:val="000000" w:themeColor="text1"/>
                  <w:sz w:val="20"/>
                  <w:szCs w:val="20"/>
                </w:rPr>
                <w:t xml:space="preserve"> a new module </w:t>
              </w:r>
              <w:r w:rsidRPr="009222CA">
                <w:rPr>
                  <w:rFonts w:ascii="Arial" w:eastAsia="Arial" w:hAnsi="Arial" w:cs="Arial"/>
                  <w:color w:val="000000" w:themeColor="text1"/>
                  <w:sz w:val="20"/>
                  <w:szCs w:val="20"/>
                </w:rPr>
                <w:lastRenderedPageBreak/>
                <w:t xml:space="preserve">focused on responsible AI usage, </w:t>
              </w:r>
              <w:r w:rsidRPr="6FDC16D6">
                <w:rPr>
                  <w:rFonts w:ascii="Arial" w:eastAsia="Arial" w:hAnsi="Arial" w:cs="Arial"/>
                  <w:color w:val="000000" w:themeColor="text1"/>
                  <w:sz w:val="20"/>
                  <w:szCs w:val="20"/>
                </w:rPr>
                <w:t>to</w:t>
              </w:r>
              <w:r w:rsidRPr="009222CA">
                <w:rPr>
                  <w:rFonts w:ascii="Arial" w:eastAsia="Arial" w:hAnsi="Arial" w:cs="Arial"/>
                  <w:color w:val="000000" w:themeColor="text1"/>
                  <w:sz w:val="20"/>
                  <w:szCs w:val="20"/>
                </w:rPr>
                <w:t xml:space="preserve"> be released by </w:t>
              </w:r>
              <w:r>
                <w:rPr>
                  <w:rFonts w:ascii="Arial" w:eastAsia="Arial" w:hAnsi="Arial" w:cs="Arial"/>
                  <w:color w:val="000000" w:themeColor="text1"/>
                  <w:sz w:val="20"/>
                  <w:szCs w:val="20"/>
                </w:rPr>
                <w:t>College</w:t>
              </w:r>
              <w:r w:rsidRPr="009222CA">
                <w:rPr>
                  <w:rFonts w:ascii="Arial" w:eastAsia="Arial" w:hAnsi="Arial" w:cs="Arial"/>
                  <w:color w:val="000000" w:themeColor="text1"/>
                  <w:sz w:val="20"/>
                  <w:szCs w:val="20"/>
                </w:rPr>
                <w:t>@</w:t>
              </w:r>
              <w:r>
                <w:rPr>
                  <w:rFonts w:ascii="Arial" w:eastAsia="Arial" w:hAnsi="Arial" w:cs="Arial"/>
                  <w:color w:val="000000" w:themeColor="text1"/>
                  <w:sz w:val="20"/>
                  <w:szCs w:val="20"/>
                </w:rPr>
                <w:t>ESDC</w:t>
              </w:r>
              <w:r w:rsidRPr="009222CA">
                <w:rPr>
                  <w:rFonts w:ascii="Arial" w:eastAsia="Arial" w:hAnsi="Arial" w:cs="Arial"/>
                  <w:color w:val="000000" w:themeColor="text1"/>
                  <w:sz w:val="20"/>
                  <w:szCs w:val="20"/>
                </w:rPr>
                <w:t>.</w:t>
              </w:r>
              <w:r>
                <w:rPr>
                  <w:rFonts w:ascii="Arial" w:eastAsia="Arial" w:hAnsi="Arial" w:cs="Arial"/>
                  <w:color w:val="000000" w:themeColor="text1"/>
                  <w:sz w:val="20"/>
                  <w:szCs w:val="20"/>
                </w:rPr>
                <w:t xml:space="preserve"> </w:t>
              </w:r>
            </w:ins>
          </w:p>
          <w:p w14:paraId="0F12843F" w14:textId="77777777" w:rsidR="00981E95" w:rsidRDefault="00981E95" w:rsidP="00981E95">
            <w:pPr>
              <w:spacing w:after="0"/>
              <w:rPr>
                <w:ins w:id="255" w:author="Whitley, Todd TW [NC]" w:date="2025-10-31T14:30:00Z" w16du:dateUtc="2025-10-31T18:30:00Z"/>
                <w:rFonts w:ascii="Arial" w:eastAsia="Arial" w:hAnsi="Arial" w:cs="Arial"/>
                <w:color w:val="000000" w:themeColor="text1"/>
                <w:sz w:val="20"/>
                <w:szCs w:val="20"/>
              </w:rPr>
            </w:pPr>
          </w:p>
          <w:p w14:paraId="54681165" w14:textId="641ECF2E" w:rsidR="00981E95" w:rsidRPr="00DE3E07" w:rsidRDefault="00981E95" w:rsidP="00981E95">
            <w:pPr>
              <w:spacing w:after="0"/>
              <w:rPr>
                <w:ins w:id="256" w:author="Whitley, Todd TW [NC]" w:date="2025-10-31T14:30:00Z" w16du:dateUtc="2025-10-31T18:30:00Z"/>
                <w:rFonts w:ascii="Arial" w:eastAsia="Arial" w:hAnsi="Arial" w:cs="Arial"/>
                <w:color w:val="000000" w:themeColor="text1"/>
                <w:sz w:val="20"/>
                <w:szCs w:val="20"/>
                <w:lang w:val="en-CA"/>
              </w:rPr>
            </w:pPr>
            <w:ins w:id="257" w:author="Whitley, Todd TW [NC]" w:date="2025-10-31T14:30:00Z" w16du:dateUtc="2025-10-31T18:30:00Z">
              <w:r w:rsidRPr="00DE3E07">
                <w:rPr>
                  <w:rFonts w:ascii="Arial" w:eastAsia="Arial" w:hAnsi="Arial" w:cs="Arial"/>
                  <w:color w:val="000000" w:themeColor="text1"/>
                  <w:sz w:val="20"/>
                  <w:szCs w:val="20"/>
                  <w:lang w:val="en-CA"/>
                </w:rPr>
                <w:t xml:space="preserve">OPI: </w:t>
              </w:r>
            </w:ins>
            <w:ins w:id="258" w:author="Whitley, Todd TW [NC]" w:date="2025-10-31T15:01:00Z" w16du:dateUtc="2025-10-31T19:01:00Z">
              <w:r w:rsidR="009731F8">
                <w:rPr>
                  <w:rFonts w:ascii="Arial" w:eastAsia="Calibri" w:hAnsi="Arial" w:cs="Arial"/>
                  <w:color w:val="000000" w:themeColor="text1"/>
                  <w:sz w:val="20"/>
                  <w:szCs w:val="20"/>
                </w:rPr>
                <w:t>IITB Change Management and Communications</w:t>
              </w:r>
            </w:ins>
          </w:p>
          <w:p w14:paraId="3770257C" w14:textId="77777777" w:rsidR="00981E95" w:rsidRPr="00DE3E07" w:rsidRDefault="00981E95" w:rsidP="00981E95">
            <w:pPr>
              <w:spacing w:after="0"/>
              <w:rPr>
                <w:ins w:id="259" w:author="Whitley, Todd TW [NC]" w:date="2025-10-31T14:30:00Z" w16du:dateUtc="2025-10-31T18:30:00Z"/>
                <w:rFonts w:ascii="Arial" w:eastAsia="Arial" w:hAnsi="Arial" w:cs="Arial"/>
                <w:color w:val="000000" w:themeColor="text1"/>
                <w:sz w:val="20"/>
                <w:szCs w:val="20"/>
                <w:lang w:val="en-CA"/>
              </w:rPr>
            </w:pPr>
          </w:p>
          <w:p w14:paraId="645ADF0F" w14:textId="77777777" w:rsidR="00981E95" w:rsidRPr="00DE3E07" w:rsidRDefault="00981E95" w:rsidP="00981E95">
            <w:pPr>
              <w:spacing w:after="0"/>
              <w:rPr>
                <w:ins w:id="260" w:author="Whitley, Todd TW [NC]" w:date="2025-10-31T14:30:00Z" w16du:dateUtc="2025-10-31T18:30:00Z"/>
                <w:rFonts w:ascii="Arial" w:eastAsia="Arial" w:hAnsi="Arial" w:cs="Arial"/>
                <w:color w:val="000000" w:themeColor="text1"/>
                <w:sz w:val="20"/>
                <w:szCs w:val="20"/>
                <w:lang w:val="en-CA"/>
              </w:rPr>
            </w:pPr>
            <w:ins w:id="261" w:author="Whitley, Todd TW [NC]" w:date="2025-10-31T14:30:00Z" w16du:dateUtc="2025-10-31T18:30:00Z">
              <w:r w:rsidRPr="00DE3E07">
                <w:rPr>
                  <w:rFonts w:ascii="Arial" w:eastAsia="Arial" w:hAnsi="Arial" w:cs="Arial"/>
                  <w:color w:val="000000" w:themeColor="text1"/>
                  <w:sz w:val="20"/>
                  <w:szCs w:val="20"/>
                  <w:lang w:val="en-CA"/>
                </w:rPr>
                <w:t>Timeline: Q4 FY 2025/2026</w:t>
              </w:r>
            </w:ins>
          </w:p>
          <w:p w14:paraId="78697456" w14:textId="5BBBCFC5" w:rsidR="00981E95" w:rsidRPr="00981E95" w:rsidRDefault="00981E95" w:rsidP="00981E95">
            <w:pPr>
              <w:spacing w:after="0"/>
              <w:rPr>
                <w:rFonts w:ascii="Arial" w:eastAsia="Arial" w:hAnsi="Arial" w:cs="Arial"/>
                <w:color w:val="000000" w:themeColor="text1"/>
                <w:sz w:val="20"/>
                <w:szCs w:val="20"/>
                <w:lang w:val="en-CA"/>
                <w:rPrChange w:id="262" w:author="Whitley, Todd TW [NC]" w:date="2025-10-31T14:30:00Z" w16du:dateUtc="2025-10-31T18:30:00Z">
                  <w:rPr>
                    <w:rFonts w:ascii="Arial" w:eastAsia="Arial" w:hAnsi="Arial" w:cs="Arial"/>
                    <w:color w:val="000000" w:themeColor="text1"/>
                    <w:sz w:val="20"/>
                    <w:szCs w:val="20"/>
                  </w:rPr>
                </w:rPrChange>
              </w:rPr>
            </w:pPr>
          </w:p>
        </w:tc>
      </w:tr>
      <w:tr w:rsidR="00105B65" w14:paraId="09841593" w14:textId="77777777" w:rsidTr="017ACD20">
        <w:trPr>
          <w:trHeight w:val="300"/>
        </w:trPr>
        <w:tc>
          <w:tcPr>
            <w:tcW w:w="950" w:type="dxa"/>
          </w:tcPr>
          <w:p w14:paraId="3B3A6283" w14:textId="77777777" w:rsidR="00105B65" w:rsidRDefault="00105B65">
            <w:pPr>
              <w:spacing w:after="200" w:line="240" w:lineRule="auto"/>
              <w:jc w:val="center"/>
              <w:rPr>
                <w:rFonts w:ascii="Arial" w:eastAsia="Calibri" w:hAnsi="Arial" w:cs="Arial"/>
                <w:sz w:val="20"/>
                <w:szCs w:val="20"/>
              </w:rPr>
            </w:pPr>
            <w:r w:rsidRPr="52515052">
              <w:rPr>
                <w:rFonts w:ascii="Arial" w:eastAsia="Calibri" w:hAnsi="Arial" w:cs="Arial"/>
                <w:sz w:val="20"/>
                <w:szCs w:val="20"/>
              </w:rPr>
              <w:lastRenderedPageBreak/>
              <w:t>3</w:t>
            </w:r>
          </w:p>
        </w:tc>
        <w:tc>
          <w:tcPr>
            <w:tcW w:w="5017" w:type="dxa"/>
          </w:tcPr>
          <w:p w14:paraId="49E20745" w14:textId="729171D2" w:rsidR="00105B65" w:rsidRPr="0024385D" w:rsidRDefault="00105B65">
            <w:pPr>
              <w:spacing w:after="200" w:line="240" w:lineRule="auto"/>
              <w:rPr>
                <w:rFonts w:ascii="Arial" w:eastAsia="Calibri" w:hAnsi="Arial" w:cs="Arial"/>
                <w:sz w:val="20"/>
                <w:szCs w:val="20"/>
                <w:lang w:val="en-CA"/>
              </w:rPr>
            </w:pPr>
            <w:r w:rsidRPr="0024385D">
              <w:rPr>
                <w:rFonts w:ascii="Arial" w:eastAsia="Calibri" w:hAnsi="Arial" w:cs="Arial"/>
                <w:sz w:val="20"/>
                <w:szCs w:val="20"/>
                <w:lang w:val="en-CA"/>
              </w:rPr>
              <w:t>There is currently limited oversight and auditability of how personal information is being used and handled within the EVA Chat environment. Without general monitoring and logging of user interactions with the tool involving personal information, there is a risk that individuals may inadvertently or deliberately input or use personal information in ways that they are not authorized by their respective program and the senior executives and officials who have legal authority and bear accountability for their program. This lack of visibility makes it difficult to detect potential misuse—such as entering prohibited data, using data in unauthorized ways such as data matching or relying on the tool to assist in administrative decision-making involving personal information—posing compliance, privacy, and reputational risks for the organization</w:t>
            </w:r>
            <w:r w:rsidR="00263A8B" w:rsidRPr="0024385D">
              <w:rPr>
                <w:rFonts w:ascii="Arial" w:eastAsia="Calibri" w:hAnsi="Arial" w:cs="Arial"/>
                <w:sz w:val="20"/>
                <w:szCs w:val="20"/>
                <w:lang w:val="en-CA"/>
              </w:rPr>
              <w:t>.</w:t>
            </w:r>
          </w:p>
          <w:p w14:paraId="447C4461" w14:textId="59970000" w:rsidR="00D8744F" w:rsidRPr="0024385D" w:rsidRDefault="10B5D1CE">
            <w:pPr>
              <w:spacing w:after="200" w:line="240" w:lineRule="auto"/>
              <w:rPr>
                <w:rFonts w:ascii="Arial" w:eastAsia="Calibri" w:hAnsi="Arial" w:cs="Arial"/>
                <w:sz w:val="20"/>
                <w:szCs w:val="20"/>
                <w:lang w:val="en-CA"/>
              </w:rPr>
            </w:pPr>
            <w:r w:rsidRPr="0024385D">
              <w:rPr>
                <w:rFonts w:ascii="Arial" w:eastAsia="Calibri" w:hAnsi="Arial" w:cs="Arial"/>
                <w:sz w:val="20"/>
                <w:szCs w:val="20"/>
                <w:lang w:val="en-CA"/>
              </w:rPr>
              <w:t>Additionally</w:t>
            </w:r>
            <w:r w:rsidR="08B22737" w:rsidRPr="0024385D">
              <w:rPr>
                <w:rFonts w:ascii="Arial" w:eastAsia="Calibri" w:hAnsi="Arial" w:cs="Arial"/>
                <w:sz w:val="20"/>
                <w:szCs w:val="20"/>
                <w:lang w:val="en-CA"/>
              </w:rPr>
              <w:t xml:space="preserve">, </w:t>
            </w:r>
            <w:r w:rsidR="4293F66A" w:rsidRPr="0024385D">
              <w:rPr>
                <w:rFonts w:ascii="Arial" w:eastAsia="Calibri" w:hAnsi="Arial" w:cs="Arial"/>
                <w:sz w:val="20"/>
                <w:szCs w:val="20"/>
                <w:lang w:val="en-CA"/>
              </w:rPr>
              <w:t xml:space="preserve">as AI technology is rapidly evolving </w:t>
            </w:r>
            <w:r w:rsidR="671388D1" w:rsidRPr="0024385D">
              <w:rPr>
                <w:rFonts w:ascii="Arial" w:eastAsia="Calibri" w:hAnsi="Arial" w:cs="Arial"/>
                <w:sz w:val="20"/>
                <w:szCs w:val="20"/>
                <w:lang w:val="en-CA"/>
              </w:rPr>
              <w:t xml:space="preserve">it is imperative to establish regular reporting of changes and </w:t>
            </w:r>
            <w:r w:rsidR="44CEC6DB" w:rsidRPr="0024385D">
              <w:rPr>
                <w:rFonts w:ascii="Arial" w:eastAsia="Calibri" w:hAnsi="Arial" w:cs="Arial"/>
                <w:sz w:val="20"/>
                <w:szCs w:val="20"/>
                <w:lang w:val="en-CA"/>
              </w:rPr>
              <w:t>updates to EVA Chat with PMD</w:t>
            </w:r>
            <w:r w:rsidR="4B18C49E" w:rsidRPr="0024385D">
              <w:rPr>
                <w:rFonts w:ascii="Arial" w:eastAsia="Calibri" w:hAnsi="Arial" w:cs="Arial"/>
                <w:sz w:val="20"/>
                <w:szCs w:val="20"/>
                <w:lang w:val="en-CA"/>
              </w:rPr>
              <w:t xml:space="preserve"> for the life of the tool</w:t>
            </w:r>
            <w:r w:rsidR="44CEC6DB" w:rsidRPr="0024385D">
              <w:rPr>
                <w:rFonts w:ascii="Arial" w:eastAsia="Calibri" w:hAnsi="Arial" w:cs="Arial"/>
                <w:sz w:val="20"/>
                <w:szCs w:val="20"/>
                <w:lang w:val="en-CA"/>
              </w:rPr>
              <w:t xml:space="preserve">, so that PMD can evaluate </w:t>
            </w:r>
            <w:r w:rsidR="4B18C49E" w:rsidRPr="0024385D">
              <w:rPr>
                <w:rFonts w:ascii="Arial" w:eastAsia="Calibri" w:hAnsi="Arial" w:cs="Arial"/>
                <w:sz w:val="20"/>
                <w:szCs w:val="20"/>
                <w:lang w:val="en-CA"/>
              </w:rPr>
              <w:t xml:space="preserve">if new or updated privacy </w:t>
            </w:r>
            <w:r w:rsidR="075F142F" w:rsidRPr="0024385D">
              <w:rPr>
                <w:rFonts w:ascii="Arial" w:eastAsia="Calibri" w:hAnsi="Arial" w:cs="Arial"/>
                <w:sz w:val="20"/>
                <w:szCs w:val="20"/>
                <w:lang w:val="en-CA"/>
              </w:rPr>
              <w:t>assessment is required.</w:t>
            </w:r>
          </w:p>
          <w:p w14:paraId="32BDA9C6" w14:textId="565366E5" w:rsidR="00105B65" w:rsidRPr="005E6A79" w:rsidRDefault="00105B65">
            <w:pPr>
              <w:spacing w:after="200" w:line="240" w:lineRule="auto"/>
              <w:rPr>
                <w:rFonts w:ascii="Arial" w:eastAsia="Calibri" w:hAnsi="Arial" w:cs="Arial"/>
                <w:color w:val="000000" w:themeColor="text1"/>
                <w:sz w:val="20"/>
                <w:szCs w:val="20"/>
              </w:rPr>
            </w:pPr>
          </w:p>
        </w:tc>
        <w:tc>
          <w:tcPr>
            <w:tcW w:w="1825" w:type="dxa"/>
          </w:tcPr>
          <w:p w14:paraId="3126DDBB" w14:textId="77777777" w:rsidR="00105B65" w:rsidRDefault="00105B65">
            <w:pPr>
              <w:spacing w:after="200" w:line="240" w:lineRule="auto"/>
              <w:rPr>
                <w:rFonts w:ascii="Arial" w:eastAsia="Calibri" w:hAnsi="Arial" w:cs="Arial"/>
                <w:color w:val="000000" w:themeColor="text1"/>
                <w:sz w:val="20"/>
                <w:szCs w:val="20"/>
              </w:rPr>
            </w:pPr>
            <w:r w:rsidRPr="065B2D83">
              <w:rPr>
                <w:rFonts w:ascii="Arial" w:eastAsia="Calibri" w:hAnsi="Arial" w:cs="Arial"/>
                <w:color w:val="000000" w:themeColor="text1"/>
                <w:sz w:val="20"/>
                <w:szCs w:val="20"/>
              </w:rPr>
              <w:t>Accountability, Limiting use</w:t>
            </w:r>
          </w:p>
        </w:tc>
        <w:tc>
          <w:tcPr>
            <w:tcW w:w="1745" w:type="dxa"/>
            <w:shd w:val="clear" w:color="auto" w:fill="FFD966" w:themeFill="accent4" w:themeFillTint="99"/>
          </w:tcPr>
          <w:p w14:paraId="3B152FBE" w14:textId="77777777" w:rsidR="00105B65" w:rsidRDefault="00105B65">
            <w:pPr>
              <w:spacing w:after="200" w:line="240" w:lineRule="auto"/>
              <w:jc w:val="center"/>
              <w:rPr>
                <w:rFonts w:ascii="Arial" w:eastAsia="Calibri" w:hAnsi="Arial" w:cs="Arial"/>
                <w:sz w:val="20"/>
                <w:szCs w:val="20"/>
              </w:rPr>
            </w:pPr>
            <w:r w:rsidRPr="065B2D83">
              <w:rPr>
                <w:rFonts w:ascii="Arial" w:eastAsia="Calibri" w:hAnsi="Arial" w:cs="Arial"/>
                <w:sz w:val="20"/>
                <w:szCs w:val="20"/>
              </w:rPr>
              <w:t>Medium</w:t>
            </w:r>
          </w:p>
          <w:p w14:paraId="36D55993" w14:textId="77777777" w:rsidR="00105B65" w:rsidRDefault="00105B65">
            <w:pPr>
              <w:spacing w:after="200" w:line="240" w:lineRule="auto"/>
              <w:jc w:val="center"/>
              <w:rPr>
                <w:rFonts w:ascii="Arial" w:eastAsia="Calibri" w:hAnsi="Arial" w:cs="Arial"/>
                <w:sz w:val="20"/>
                <w:szCs w:val="20"/>
              </w:rPr>
            </w:pPr>
            <w:r w:rsidRPr="065B2D83">
              <w:rPr>
                <w:rFonts w:ascii="Arial" w:eastAsia="Calibri" w:hAnsi="Arial" w:cs="Arial"/>
                <w:sz w:val="20"/>
                <w:szCs w:val="20"/>
              </w:rPr>
              <w:t>3X4=12</w:t>
            </w:r>
          </w:p>
          <w:p w14:paraId="31DA362B" w14:textId="77777777" w:rsidR="00105B65" w:rsidRDefault="00105B65">
            <w:pPr>
              <w:spacing w:after="200" w:line="240" w:lineRule="auto"/>
              <w:jc w:val="center"/>
              <w:rPr>
                <w:rFonts w:ascii="Arial" w:eastAsia="Calibri" w:hAnsi="Arial" w:cs="Arial"/>
                <w:sz w:val="20"/>
                <w:szCs w:val="20"/>
              </w:rPr>
            </w:pPr>
          </w:p>
        </w:tc>
        <w:tc>
          <w:tcPr>
            <w:tcW w:w="3872" w:type="dxa"/>
          </w:tcPr>
          <w:p w14:paraId="639E6A9B" w14:textId="6FF834F8" w:rsidR="00105B65" w:rsidRPr="00AD173D" w:rsidRDefault="00105B65" w:rsidP="00AD173D">
            <w:pPr>
              <w:spacing w:after="200" w:line="240" w:lineRule="auto"/>
              <w:rPr>
                <w:rFonts w:ascii="Arial" w:eastAsia="Arial" w:hAnsi="Arial" w:cs="Arial"/>
                <w:color w:val="000000" w:themeColor="text1"/>
                <w:sz w:val="20"/>
                <w:szCs w:val="20"/>
              </w:rPr>
            </w:pPr>
            <w:r w:rsidRPr="0BA296C6">
              <w:rPr>
                <w:rFonts w:ascii="Arial" w:eastAsia="Arial" w:hAnsi="Arial" w:cs="Arial"/>
                <w:color w:val="000000" w:themeColor="text1"/>
                <w:sz w:val="20"/>
                <w:szCs w:val="20"/>
              </w:rPr>
              <w:t xml:space="preserve">Auditing and/or monitoring, including accompanying review and analysis processes, should be established by IITB which </w:t>
            </w:r>
            <w:r w:rsidR="06B8972E" w:rsidRPr="0BA296C6">
              <w:rPr>
                <w:rFonts w:ascii="Arial" w:eastAsia="Arial" w:hAnsi="Arial" w:cs="Arial"/>
                <w:color w:val="000000" w:themeColor="text1"/>
                <w:sz w:val="20"/>
                <w:szCs w:val="20"/>
              </w:rPr>
              <w:t>addresses</w:t>
            </w:r>
            <w:r w:rsidRPr="0BA296C6">
              <w:rPr>
                <w:rFonts w:ascii="Arial" w:eastAsia="Arial" w:hAnsi="Arial" w:cs="Arial"/>
                <w:color w:val="000000" w:themeColor="text1"/>
                <w:sz w:val="20"/>
                <w:szCs w:val="20"/>
              </w:rPr>
              <w:t xml:space="preserve"> usage of personal information in EVA Chat. This auditing and/or monitoring should examine, in an aggregate sense, trends of usage across the department and by branch, division, or role, as required, and involve more in-depth investigation when aggregate information shows irregularities or potential patterns of misuse. Monitoring could also flag the use (or repeated use) of sensitive data such as SIN or medical information, particularly for branches or roles which do not typically handle such data or only handle it in the context of administrative decision-making. </w:t>
            </w:r>
          </w:p>
          <w:p w14:paraId="4F6CB1F2" w14:textId="77777777" w:rsidR="00105B65" w:rsidRPr="00AD173D" w:rsidRDefault="00105B65" w:rsidP="00AD173D">
            <w:pPr>
              <w:spacing w:after="200" w:line="240" w:lineRule="auto"/>
              <w:rPr>
                <w:rFonts w:ascii="Arial" w:eastAsia="Arial" w:hAnsi="Arial" w:cs="Arial"/>
                <w:color w:val="000000" w:themeColor="text1"/>
                <w:sz w:val="20"/>
                <w:szCs w:val="20"/>
              </w:rPr>
            </w:pPr>
            <w:r w:rsidRPr="00AD173D">
              <w:rPr>
                <w:rFonts w:ascii="Arial" w:eastAsia="Arial" w:hAnsi="Arial" w:cs="Arial"/>
                <w:color w:val="000000" w:themeColor="text1"/>
                <w:sz w:val="20"/>
                <w:szCs w:val="20"/>
              </w:rPr>
              <w:t xml:space="preserve">It is recommended that IITB engage with the RAIDE (Responsible Artificial Intelligence and Data Ethics) Team for advice on statistical approaches to establishing their auditing and monitoring processes. It is also recommended that IITB consult with PMD on any potential privacy concerns in the handling of usage data from auditing and/or monitoring processes. </w:t>
            </w:r>
          </w:p>
          <w:p w14:paraId="05042D46" w14:textId="0A187C0C" w:rsidR="00105B65" w:rsidRDefault="00105B65" w:rsidP="00AD173D">
            <w:pPr>
              <w:spacing w:after="200" w:line="240" w:lineRule="auto"/>
              <w:rPr>
                <w:rFonts w:ascii="Arial" w:eastAsia="Arial" w:hAnsi="Arial" w:cs="Arial"/>
                <w:color w:val="000000" w:themeColor="text1"/>
                <w:sz w:val="20"/>
                <w:szCs w:val="20"/>
              </w:rPr>
            </w:pPr>
            <w:r w:rsidRPr="00AD173D">
              <w:rPr>
                <w:rFonts w:ascii="Arial" w:eastAsia="Arial" w:hAnsi="Arial" w:cs="Arial"/>
                <w:color w:val="000000" w:themeColor="text1"/>
                <w:sz w:val="20"/>
                <w:szCs w:val="20"/>
              </w:rPr>
              <w:t xml:space="preserve">IITB is encouraged to share aggregate, anonymized data from the auditing </w:t>
            </w:r>
            <w:r w:rsidRPr="00AD173D">
              <w:rPr>
                <w:rFonts w:ascii="Arial" w:eastAsia="Arial" w:hAnsi="Arial" w:cs="Arial"/>
                <w:color w:val="000000" w:themeColor="text1"/>
                <w:sz w:val="20"/>
                <w:szCs w:val="20"/>
              </w:rPr>
              <w:lastRenderedPageBreak/>
              <w:t>and/or monitoring of the use of personal information in EVA Chat with PMD, the RAIDE Team/CDOB, Information Management and other teams or divisions whose work concerns the handling of personal information at ESDC, in order to facilitate the identification of risks to the department which may be present in EVA Chat</w:t>
            </w:r>
            <w:r w:rsidR="00895FA1">
              <w:rPr>
                <w:rFonts w:ascii="Arial" w:eastAsia="Arial" w:hAnsi="Arial" w:cs="Arial"/>
                <w:color w:val="000000" w:themeColor="text1"/>
                <w:sz w:val="20"/>
                <w:szCs w:val="20"/>
              </w:rPr>
              <w:t xml:space="preserve"> and its use</w:t>
            </w:r>
            <w:r w:rsidR="00221E7D">
              <w:rPr>
                <w:rFonts w:ascii="Arial" w:eastAsia="Arial" w:hAnsi="Arial" w:cs="Arial"/>
                <w:color w:val="000000" w:themeColor="text1"/>
                <w:sz w:val="20"/>
                <w:szCs w:val="20"/>
              </w:rPr>
              <w:t xml:space="preserve">, and, in particular, to </w:t>
            </w:r>
            <w:r w:rsidR="00D24C3E">
              <w:rPr>
                <w:rFonts w:ascii="Arial" w:eastAsia="Arial" w:hAnsi="Arial" w:cs="Arial"/>
                <w:color w:val="000000" w:themeColor="text1"/>
                <w:sz w:val="20"/>
                <w:szCs w:val="20"/>
              </w:rPr>
              <w:t xml:space="preserve">any direct any data which may indicate problematic usage of personal information </w:t>
            </w:r>
            <w:r w:rsidR="00310D8A">
              <w:rPr>
                <w:rFonts w:ascii="Arial" w:eastAsia="Arial" w:hAnsi="Arial" w:cs="Arial"/>
                <w:color w:val="000000" w:themeColor="text1"/>
                <w:sz w:val="20"/>
                <w:szCs w:val="20"/>
              </w:rPr>
              <w:t>directly to PMD.</w:t>
            </w:r>
            <w:r w:rsidR="00D24C3E">
              <w:rPr>
                <w:rFonts w:ascii="Arial" w:eastAsia="Arial" w:hAnsi="Arial" w:cs="Arial"/>
                <w:color w:val="000000" w:themeColor="text1"/>
                <w:sz w:val="20"/>
                <w:szCs w:val="20"/>
              </w:rPr>
              <w:t xml:space="preserve"> </w:t>
            </w:r>
          </w:p>
          <w:p w14:paraId="17F37180" w14:textId="6F89A7BE" w:rsidR="009C2FB5" w:rsidRDefault="009C2FB5" w:rsidP="00AD173D">
            <w:pPr>
              <w:spacing w:after="200" w:line="240" w:lineRule="auto"/>
              <w:rPr>
                <w:rFonts w:ascii="Arial" w:eastAsia="Arial" w:hAnsi="Arial" w:cs="Arial"/>
                <w:color w:val="000000" w:themeColor="text1"/>
                <w:sz w:val="20"/>
                <w:szCs w:val="20"/>
              </w:rPr>
            </w:pPr>
            <w:r>
              <w:rPr>
                <w:rFonts w:ascii="Arial" w:eastAsia="Arial" w:hAnsi="Arial" w:cs="Arial"/>
                <w:color w:val="000000" w:themeColor="text1"/>
                <w:sz w:val="20"/>
                <w:szCs w:val="20"/>
              </w:rPr>
              <w:t>IITB should also establish regular reporting to PMD on any changes or updates to EVA Chat</w:t>
            </w:r>
            <w:r w:rsidR="007469D8">
              <w:rPr>
                <w:rFonts w:ascii="Arial" w:eastAsia="Arial" w:hAnsi="Arial" w:cs="Arial"/>
                <w:color w:val="000000" w:themeColor="text1"/>
                <w:sz w:val="20"/>
                <w:szCs w:val="20"/>
              </w:rPr>
              <w:t>, likely on a quarterly or biannual schedule</w:t>
            </w:r>
            <w:r w:rsidR="008F47D6">
              <w:rPr>
                <w:rFonts w:ascii="Arial" w:eastAsia="Arial" w:hAnsi="Arial" w:cs="Arial"/>
                <w:color w:val="000000" w:themeColor="text1"/>
                <w:sz w:val="20"/>
                <w:szCs w:val="20"/>
              </w:rPr>
              <w:t>, in order to keep PMD informed of any changes which may require new or further assessment.</w:t>
            </w:r>
          </w:p>
        </w:tc>
        <w:tc>
          <w:tcPr>
            <w:tcW w:w="4050" w:type="dxa"/>
          </w:tcPr>
          <w:p w14:paraId="70DC9763" w14:textId="52FB334B" w:rsidR="00E55D02" w:rsidRDefault="00E55D02" w:rsidP="00E55D02">
            <w:pPr>
              <w:spacing w:after="0"/>
              <w:rPr>
                <w:ins w:id="263" w:author="Whitley, Todd TW [NC]" w:date="2025-10-31T14:31:00Z" w16du:dateUtc="2025-10-31T18:31:00Z"/>
                <w:rFonts w:ascii="Arial" w:eastAsia="Arial" w:hAnsi="Arial" w:cs="Arial"/>
                <w:color w:val="000000" w:themeColor="text1"/>
                <w:sz w:val="20"/>
                <w:szCs w:val="20"/>
              </w:rPr>
            </w:pPr>
            <w:ins w:id="264" w:author="Whitley, Todd TW [NC]" w:date="2025-10-31T14:31:00Z" w16du:dateUtc="2025-10-31T18:31:00Z">
              <w:r w:rsidRPr="718DF337">
                <w:rPr>
                  <w:rFonts w:ascii="Arial" w:eastAsia="Arial" w:hAnsi="Arial" w:cs="Arial"/>
                  <w:color w:val="000000" w:themeColor="text1"/>
                  <w:sz w:val="20"/>
                  <w:szCs w:val="20"/>
                </w:rPr>
                <w:lastRenderedPageBreak/>
                <w:t xml:space="preserve">AI COE will provide branch level statistics on volumes of suspected usage of sensitive information within EVA.  </w:t>
              </w:r>
            </w:ins>
          </w:p>
          <w:p w14:paraId="076C9650" w14:textId="0EA4A4DC" w:rsidR="00E55D02" w:rsidRDefault="00E55D02" w:rsidP="00E55D02">
            <w:pPr>
              <w:spacing w:after="0"/>
              <w:rPr>
                <w:ins w:id="265" w:author="Whitley, Todd TW [NC]" w:date="2025-10-31T14:31:00Z" w16du:dateUtc="2025-10-31T18:31:00Z"/>
                <w:rFonts w:ascii="Arial" w:eastAsia="Arial" w:hAnsi="Arial" w:cs="Arial"/>
                <w:color w:val="000000" w:themeColor="text1"/>
                <w:sz w:val="20"/>
                <w:szCs w:val="20"/>
              </w:rPr>
            </w:pPr>
          </w:p>
          <w:p w14:paraId="6E5FB410" w14:textId="2486F1AC" w:rsidR="00E55D02" w:rsidRDefault="00E55D02" w:rsidP="00E55D02">
            <w:pPr>
              <w:spacing w:after="0"/>
              <w:rPr>
                <w:ins w:id="266" w:author="Whitley, Todd TW [NC]" w:date="2025-10-31T14:31:00Z" w16du:dateUtc="2025-10-31T18:31:00Z"/>
                <w:rFonts w:ascii="Arial" w:eastAsia="Arial" w:hAnsi="Arial" w:cs="Arial"/>
                <w:color w:val="000000" w:themeColor="text1"/>
                <w:sz w:val="20"/>
                <w:szCs w:val="20"/>
              </w:rPr>
            </w:pPr>
            <w:ins w:id="267" w:author="Whitley, Todd TW [NC]" w:date="2025-10-31T14:31:00Z" w16du:dateUtc="2025-10-31T18:31:00Z">
              <w:r w:rsidRPr="718DF337">
                <w:rPr>
                  <w:rFonts w:ascii="Arial" w:eastAsia="Arial" w:hAnsi="Arial" w:cs="Arial"/>
                  <w:color w:val="000000" w:themeColor="text1"/>
                  <w:sz w:val="20"/>
                  <w:szCs w:val="20"/>
                </w:rPr>
                <w:t>PMD will analyze data provided by IITB through this process to identify trends and potential risks to privacy from the department's use of EVA Chat.</w:t>
              </w:r>
            </w:ins>
          </w:p>
          <w:p w14:paraId="498D0508" w14:textId="23D56756" w:rsidR="00E55D02" w:rsidRDefault="00E55D02" w:rsidP="00E55D02">
            <w:pPr>
              <w:spacing w:after="0"/>
              <w:rPr>
                <w:ins w:id="268" w:author="Whitley, Todd TW [NC]" w:date="2025-10-31T14:31:00Z" w16du:dateUtc="2025-10-31T18:31:00Z"/>
                <w:rFonts w:ascii="Arial" w:eastAsia="Arial" w:hAnsi="Arial" w:cs="Arial"/>
                <w:color w:val="000000" w:themeColor="text1"/>
                <w:sz w:val="20"/>
                <w:szCs w:val="20"/>
              </w:rPr>
            </w:pPr>
          </w:p>
          <w:p w14:paraId="42753350" w14:textId="2B31315A" w:rsidR="00E55D02" w:rsidRDefault="00E55D02" w:rsidP="00E55D02">
            <w:pPr>
              <w:spacing w:after="0"/>
              <w:rPr>
                <w:ins w:id="269" w:author="Whitley, Todd TW [NC]" w:date="2025-10-31T14:31:00Z" w16du:dateUtc="2025-10-31T18:31:00Z"/>
                <w:rFonts w:ascii="Arial" w:eastAsia="Arial" w:hAnsi="Arial" w:cs="Arial"/>
                <w:color w:val="000000" w:themeColor="text1"/>
                <w:sz w:val="20"/>
                <w:szCs w:val="20"/>
              </w:rPr>
            </w:pPr>
          </w:p>
          <w:p w14:paraId="546122D2" w14:textId="4D4B4B60" w:rsidR="00E55D02" w:rsidRDefault="00E55D02" w:rsidP="00E55D02">
            <w:pPr>
              <w:spacing w:after="0"/>
              <w:rPr>
                <w:ins w:id="270" w:author="Whitley, Todd TW [NC]" w:date="2025-10-31T14:31:00Z" w16du:dateUtc="2025-10-31T18:31:00Z"/>
                <w:rFonts w:ascii="Arial" w:eastAsia="Arial" w:hAnsi="Arial" w:cs="Arial"/>
                <w:color w:val="000000" w:themeColor="text1"/>
                <w:sz w:val="20"/>
                <w:szCs w:val="20"/>
              </w:rPr>
            </w:pPr>
            <w:ins w:id="271" w:author="Whitley, Todd TW [NC]" w:date="2025-10-31T14:31:00Z" w16du:dateUtc="2025-10-31T18:31:00Z">
              <w:r w:rsidRPr="673A83D5">
                <w:rPr>
                  <w:rFonts w:ascii="Arial" w:eastAsia="Arial" w:hAnsi="Arial" w:cs="Arial"/>
                  <w:color w:val="000000" w:themeColor="text1"/>
                  <w:sz w:val="20"/>
                  <w:szCs w:val="20"/>
                </w:rPr>
                <w:t xml:space="preserve">OPI: AICOE , </w:t>
              </w:r>
            </w:ins>
          </w:p>
          <w:p w14:paraId="627BC23F" w14:textId="77777777" w:rsidR="00E55D02" w:rsidRDefault="00E55D02" w:rsidP="00E55D02">
            <w:pPr>
              <w:spacing w:after="0"/>
              <w:rPr>
                <w:ins w:id="272" w:author="Whitley, Todd TW [NC]" w:date="2025-10-31T14:31:00Z" w16du:dateUtc="2025-10-31T18:31:00Z"/>
                <w:rFonts w:ascii="Arial" w:eastAsia="Arial" w:hAnsi="Arial" w:cs="Arial"/>
                <w:color w:val="000000" w:themeColor="text1"/>
                <w:sz w:val="20"/>
                <w:szCs w:val="20"/>
              </w:rPr>
            </w:pPr>
          </w:p>
          <w:p w14:paraId="7AF8BA0D" w14:textId="5B179373" w:rsidR="00E55D02" w:rsidRDefault="00E55D02" w:rsidP="00E55D02">
            <w:pPr>
              <w:spacing w:after="0"/>
              <w:rPr>
                <w:ins w:id="273" w:author="Whitley, Todd TW [NC]" w:date="2025-10-31T14:31:00Z" w16du:dateUtc="2025-10-31T18:31:00Z"/>
                <w:rFonts w:ascii="Arial" w:eastAsia="Arial" w:hAnsi="Arial" w:cs="Arial"/>
                <w:color w:val="000000" w:themeColor="text1"/>
                <w:sz w:val="20"/>
                <w:szCs w:val="20"/>
              </w:rPr>
            </w:pPr>
            <w:ins w:id="274" w:author="Whitley, Todd TW [NC]" w:date="2025-10-31T14:31:00Z" w16du:dateUtc="2025-10-31T18:31:00Z">
              <w:r>
                <w:rPr>
                  <w:rFonts w:ascii="Arial" w:eastAsia="Arial" w:hAnsi="Arial" w:cs="Arial"/>
                  <w:color w:val="000000" w:themeColor="text1"/>
                  <w:sz w:val="20"/>
                  <w:szCs w:val="20"/>
                </w:rPr>
                <w:t>Timeline:</w:t>
              </w:r>
              <w:r w:rsidRPr="000A2525">
                <w:rPr>
                  <w:rFonts w:ascii="Arial" w:eastAsia="Arial" w:hAnsi="Arial" w:cs="Arial"/>
                  <w:color w:val="000000" w:themeColor="text1"/>
                  <w:sz w:val="20"/>
                  <w:szCs w:val="20"/>
                </w:rPr>
                <w:t xml:space="preserve"> Q4 FY 2025/2026</w:t>
              </w:r>
            </w:ins>
          </w:p>
          <w:p w14:paraId="7155F425" w14:textId="08025699" w:rsidR="00F010CF" w:rsidRPr="000A2525" w:rsidRDefault="00F010CF" w:rsidP="0015094D">
            <w:pPr>
              <w:spacing w:after="0"/>
              <w:rPr>
                <w:rFonts w:ascii="Arial" w:eastAsia="Arial" w:hAnsi="Arial" w:cs="Arial"/>
                <w:color w:val="000000" w:themeColor="text1"/>
                <w:sz w:val="20"/>
                <w:szCs w:val="20"/>
              </w:rPr>
            </w:pPr>
          </w:p>
        </w:tc>
      </w:tr>
      <w:tr w:rsidR="00105B65" w14:paraId="2E5D8099" w14:textId="77777777" w:rsidTr="017ACD20">
        <w:trPr>
          <w:trHeight w:val="300"/>
        </w:trPr>
        <w:tc>
          <w:tcPr>
            <w:tcW w:w="950" w:type="dxa"/>
          </w:tcPr>
          <w:p w14:paraId="2B3C4BB2" w14:textId="77777777" w:rsidR="00105B65" w:rsidRDefault="00105B65">
            <w:pPr>
              <w:spacing w:after="200" w:line="240" w:lineRule="auto"/>
              <w:jc w:val="center"/>
              <w:rPr>
                <w:rFonts w:ascii="Arial" w:eastAsia="Calibri" w:hAnsi="Arial" w:cs="Arial"/>
                <w:sz w:val="20"/>
                <w:szCs w:val="20"/>
              </w:rPr>
            </w:pPr>
            <w:r w:rsidRPr="52515052">
              <w:rPr>
                <w:rFonts w:ascii="Arial" w:eastAsia="Calibri" w:hAnsi="Arial" w:cs="Arial"/>
                <w:sz w:val="20"/>
                <w:szCs w:val="20"/>
              </w:rPr>
              <w:t>4</w:t>
            </w:r>
          </w:p>
        </w:tc>
        <w:tc>
          <w:tcPr>
            <w:tcW w:w="5017" w:type="dxa"/>
          </w:tcPr>
          <w:p w14:paraId="4330B458" w14:textId="1594DC7A" w:rsidR="00105B65" w:rsidRDefault="00105B65">
            <w:pPr>
              <w:spacing w:after="200" w:line="240" w:lineRule="auto"/>
              <w:rPr>
                <w:rFonts w:ascii="Arial" w:eastAsia="Calibri" w:hAnsi="Arial" w:cs="Arial"/>
                <w:sz w:val="20"/>
                <w:szCs w:val="20"/>
              </w:rPr>
            </w:pPr>
            <w:r w:rsidRPr="36F9D19F">
              <w:rPr>
                <w:rFonts w:ascii="Arial" w:eastAsia="Calibri" w:hAnsi="Arial" w:cs="Arial"/>
                <w:sz w:val="20"/>
                <w:szCs w:val="20"/>
              </w:rPr>
              <w:t xml:space="preserve">Current processes for disposal of information, including personal information, held in EVA’s logs are manual and use quarterly Automated Infrastructure Team/AICoE manager meetings as an anchor point for the disposition process. There is a </w:t>
            </w:r>
            <w:r w:rsidR="40E3D678" w:rsidRPr="36F9D19F">
              <w:rPr>
                <w:rFonts w:ascii="Arial" w:eastAsia="Calibri" w:hAnsi="Arial" w:cs="Arial"/>
                <w:sz w:val="20"/>
                <w:szCs w:val="20"/>
              </w:rPr>
              <w:t>risk</w:t>
            </w:r>
            <w:r w:rsidRPr="36F9D19F">
              <w:rPr>
                <w:rFonts w:ascii="Arial" w:eastAsia="Calibri" w:hAnsi="Arial" w:cs="Arial"/>
                <w:sz w:val="20"/>
                <w:szCs w:val="20"/>
              </w:rPr>
              <w:t xml:space="preserve"> that reliance on these manual processes could lead the transitory information held in EVA’s logs to be retained longer than necessary.</w:t>
            </w:r>
          </w:p>
        </w:tc>
        <w:tc>
          <w:tcPr>
            <w:tcW w:w="1825" w:type="dxa"/>
          </w:tcPr>
          <w:p w14:paraId="3E837527" w14:textId="77777777" w:rsidR="00105B65" w:rsidRDefault="00105B65">
            <w:pPr>
              <w:spacing w:after="200" w:line="240" w:lineRule="auto"/>
              <w:rPr>
                <w:rFonts w:ascii="Arial" w:eastAsia="Calibri" w:hAnsi="Arial" w:cs="Arial"/>
                <w:color w:val="000000" w:themeColor="text1"/>
                <w:sz w:val="20"/>
                <w:szCs w:val="20"/>
              </w:rPr>
            </w:pPr>
            <w:r w:rsidRPr="065B2D83">
              <w:rPr>
                <w:rFonts w:ascii="Arial" w:eastAsia="Calibri" w:hAnsi="Arial" w:cs="Arial"/>
                <w:color w:val="000000" w:themeColor="text1"/>
                <w:sz w:val="20"/>
                <w:szCs w:val="20"/>
              </w:rPr>
              <w:t>Retention and disposal</w:t>
            </w:r>
          </w:p>
        </w:tc>
        <w:tc>
          <w:tcPr>
            <w:tcW w:w="1745" w:type="dxa"/>
            <w:shd w:val="clear" w:color="auto" w:fill="FFD966" w:themeFill="accent4" w:themeFillTint="99"/>
          </w:tcPr>
          <w:p w14:paraId="54322332" w14:textId="77777777" w:rsidR="00105B65" w:rsidRDefault="00105B65">
            <w:pPr>
              <w:spacing w:after="200" w:line="240" w:lineRule="auto"/>
              <w:jc w:val="center"/>
              <w:rPr>
                <w:rFonts w:ascii="Arial" w:eastAsia="Calibri" w:hAnsi="Arial" w:cs="Arial"/>
                <w:sz w:val="20"/>
                <w:szCs w:val="20"/>
              </w:rPr>
            </w:pPr>
            <w:r w:rsidRPr="065B2D83">
              <w:rPr>
                <w:rFonts w:ascii="Arial" w:eastAsia="Calibri" w:hAnsi="Arial" w:cs="Arial"/>
                <w:sz w:val="20"/>
                <w:szCs w:val="20"/>
              </w:rPr>
              <w:t>Medium</w:t>
            </w:r>
          </w:p>
          <w:p w14:paraId="227D20B0" w14:textId="77777777" w:rsidR="00105B65" w:rsidRDefault="00105B65">
            <w:pPr>
              <w:spacing w:after="200" w:line="240" w:lineRule="auto"/>
              <w:jc w:val="center"/>
              <w:rPr>
                <w:rFonts w:ascii="Arial" w:eastAsia="Calibri" w:hAnsi="Arial" w:cs="Arial"/>
                <w:sz w:val="20"/>
                <w:szCs w:val="20"/>
              </w:rPr>
            </w:pPr>
            <w:r w:rsidRPr="065B2D83">
              <w:rPr>
                <w:rFonts w:ascii="Arial" w:eastAsia="Calibri" w:hAnsi="Arial" w:cs="Arial"/>
                <w:sz w:val="20"/>
                <w:szCs w:val="20"/>
              </w:rPr>
              <w:t>3X4=12</w:t>
            </w:r>
          </w:p>
          <w:p w14:paraId="355BCC84" w14:textId="77777777" w:rsidR="00105B65" w:rsidRDefault="00105B65">
            <w:pPr>
              <w:spacing w:after="200" w:line="240" w:lineRule="auto"/>
              <w:jc w:val="center"/>
              <w:rPr>
                <w:rFonts w:ascii="Arial" w:eastAsia="Calibri" w:hAnsi="Arial" w:cs="Arial"/>
                <w:sz w:val="20"/>
                <w:szCs w:val="20"/>
              </w:rPr>
            </w:pPr>
          </w:p>
        </w:tc>
        <w:tc>
          <w:tcPr>
            <w:tcW w:w="3872" w:type="dxa"/>
          </w:tcPr>
          <w:p w14:paraId="1DC1AFDC" w14:textId="77777777" w:rsidR="00105B65" w:rsidRDefault="00105B65">
            <w:pPr>
              <w:spacing w:after="200" w:line="240" w:lineRule="auto"/>
              <w:rPr>
                <w:rFonts w:ascii="Arial" w:eastAsia="Calibri" w:hAnsi="Arial" w:cs="Arial"/>
                <w:sz w:val="20"/>
                <w:szCs w:val="20"/>
              </w:rPr>
            </w:pPr>
            <w:r w:rsidRPr="065B2D83">
              <w:rPr>
                <w:rFonts w:ascii="Arial" w:eastAsia="Calibri" w:hAnsi="Arial" w:cs="Arial"/>
                <w:sz w:val="20"/>
                <w:szCs w:val="20"/>
              </w:rPr>
              <w:t>PMD recommends automating disposition processes for EVA’s logs, in order to ensure information stored in the logs is not kept longer than is needed.</w:t>
            </w:r>
          </w:p>
        </w:tc>
        <w:tc>
          <w:tcPr>
            <w:tcW w:w="4050" w:type="dxa"/>
          </w:tcPr>
          <w:p w14:paraId="129747BD" w14:textId="77777777" w:rsidR="00EC1B02" w:rsidRDefault="00EC1B02" w:rsidP="00EC1B02">
            <w:pPr>
              <w:spacing w:after="0"/>
              <w:rPr>
                <w:ins w:id="275" w:author="Whitley, Todd TW [NC]" w:date="2025-10-31T14:31:00Z" w16du:dateUtc="2025-10-31T18:31:00Z"/>
                <w:rFonts w:ascii="Arial" w:eastAsia="Arial" w:hAnsi="Arial" w:cs="Arial"/>
                <w:color w:val="000000" w:themeColor="text1"/>
                <w:sz w:val="20"/>
                <w:szCs w:val="20"/>
              </w:rPr>
            </w:pPr>
            <w:ins w:id="276" w:author="Whitley, Todd TW [NC]" w:date="2025-10-31T14:31:00Z" w16du:dateUtc="2025-10-31T18:31:00Z">
              <w:r w:rsidRPr="00521236">
                <w:rPr>
                  <w:rFonts w:ascii="Arial" w:eastAsia="Arial" w:hAnsi="Arial" w:cs="Arial"/>
                  <w:color w:val="000000" w:themeColor="text1"/>
                  <w:sz w:val="20"/>
                  <w:szCs w:val="20"/>
                </w:rPr>
                <w:t>To mitigate this risk</w:t>
              </w:r>
              <w:r>
                <w:rPr>
                  <w:rFonts w:ascii="Arial" w:eastAsia="Arial" w:hAnsi="Arial" w:cs="Arial"/>
                  <w:color w:val="000000" w:themeColor="text1"/>
                  <w:sz w:val="20"/>
                  <w:szCs w:val="20"/>
                </w:rPr>
                <w:t xml:space="preserve"> with manual processes</w:t>
              </w:r>
              <w:r w:rsidRPr="00521236">
                <w:rPr>
                  <w:rFonts w:ascii="Arial" w:eastAsia="Arial" w:hAnsi="Arial" w:cs="Arial"/>
                  <w:color w:val="000000" w:themeColor="text1"/>
                  <w:sz w:val="20"/>
                  <w:szCs w:val="20"/>
                </w:rPr>
                <w:t xml:space="preserve">, </w:t>
              </w:r>
              <w:r w:rsidRPr="520FA530">
                <w:rPr>
                  <w:rFonts w:ascii="Arial" w:eastAsia="Arial" w:hAnsi="Arial" w:cs="Arial"/>
                  <w:color w:val="000000" w:themeColor="text1"/>
                  <w:sz w:val="20"/>
                  <w:szCs w:val="20"/>
                </w:rPr>
                <w:t>a</w:t>
              </w:r>
              <w:r>
                <w:rPr>
                  <w:rFonts w:ascii="Arial" w:eastAsia="Arial" w:hAnsi="Arial" w:cs="Arial"/>
                  <w:color w:val="000000" w:themeColor="text1"/>
                  <w:sz w:val="20"/>
                  <w:szCs w:val="20"/>
                </w:rPr>
                <w:t xml:space="preserve">n automated </w:t>
              </w:r>
              <w:r w:rsidRPr="520FA530">
                <w:rPr>
                  <w:rFonts w:ascii="Arial" w:eastAsia="Arial" w:hAnsi="Arial" w:cs="Arial"/>
                  <w:color w:val="000000" w:themeColor="text1"/>
                  <w:sz w:val="20"/>
                  <w:szCs w:val="20"/>
                </w:rPr>
                <w:t>log deletion</w:t>
              </w:r>
              <w:r w:rsidRPr="7C52C0CD">
                <w:rPr>
                  <w:rFonts w:ascii="Arial" w:eastAsia="Arial" w:hAnsi="Arial" w:cs="Arial"/>
                  <w:color w:val="000000" w:themeColor="text1"/>
                  <w:sz w:val="20"/>
                  <w:szCs w:val="20"/>
                </w:rPr>
                <w:t xml:space="preserve"> </w:t>
              </w:r>
              <w:r w:rsidRPr="0D34B5A9">
                <w:rPr>
                  <w:rFonts w:ascii="Arial" w:eastAsia="Arial" w:hAnsi="Arial" w:cs="Arial"/>
                  <w:color w:val="000000" w:themeColor="text1"/>
                  <w:sz w:val="20"/>
                  <w:szCs w:val="20"/>
                </w:rPr>
                <w:t xml:space="preserve">process </w:t>
              </w:r>
              <w:r>
                <w:rPr>
                  <w:rFonts w:ascii="Arial" w:eastAsia="Arial" w:hAnsi="Arial" w:cs="Arial"/>
                  <w:color w:val="000000" w:themeColor="text1"/>
                  <w:sz w:val="20"/>
                  <w:szCs w:val="20"/>
                </w:rPr>
                <w:t>has</w:t>
              </w:r>
              <w:r w:rsidRPr="00521236">
                <w:rPr>
                  <w:rFonts w:ascii="Arial" w:eastAsia="Arial" w:hAnsi="Arial" w:cs="Arial"/>
                  <w:color w:val="000000" w:themeColor="text1"/>
                  <w:sz w:val="20"/>
                  <w:szCs w:val="20"/>
                </w:rPr>
                <w:t xml:space="preserve"> </w:t>
              </w:r>
              <w:r w:rsidRPr="0D34B5A9">
                <w:rPr>
                  <w:rFonts w:ascii="Arial" w:eastAsia="Arial" w:hAnsi="Arial" w:cs="Arial"/>
                  <w:color w:val="000000" w:themeColor="text1"/>
                  <w:sz w:val="20"/>
                  <w:szCs w:val="20"/>
                </w:rPr>
                <w:t>be</w:t>
              </w:r>
              <w:r>
                <w:rPr>
                  <w:rFonts w:ascii="Arial" w:eastAsia="Arial" w:hAnsi="Arial" w:cs="Arial"/>
                  <w:color w:val="000000" w:themeColor="text1"/>
                  <w:sz w:val="20"/>
                  <w:szCs w:val="20"/>
                </w:rPr>
                <w:t>en</w:t>
              </w:r>
              <w:r w:rsidRPr="0D34B5A9">
                <w:rPr>
                  <w:rFonts w:ascii="Arial" w:eastAsia="Arial" w:hAnsi="Arial" w:cs="Arial"/>
                  <w:color w:val="000000" w:themeColor="text1"/>
                  <w:sz w:val="20"/>
                  <w:szCs w:val="20"/>
                </w:rPr>
                <w:t xml:space="preserve"> implemented</w:t>
              </w:r>
              <w:r>
                <w:rPr>
                  <w:rFonts w:ascii="Arial" w:eastAsia="Arial" w:hAnsi="Arial" w:cs="Arial"/>
                  <w:color w:val="000000" w:themeColor="text1"/>
                  <w:sz w:val="20"/>
                  <w:szCs w:val="20"/>
                </w:rPr>
                <w:t xml:space="preserve"> with the deployment of EVA Chat version 1.3 in October 2025.</w:t>
              </w:r>
            </w:ins>
          </w:p>
          <w:p w14:paraId="0FC2FA9A" w14:textId="77777777" w:rsidR="00EC1B02" w:rsidRDefault="00EC1B02" w:rsidP="00EC1B02">
            <w:pPr>
              <w:spacing w:after="0"/>
              <w:rPr>
                <w:ins w:id="277" w:author="Whitley, Todd TW [NC]" w:date="2025-10-31T14:31:00Z" w16du:dateUtc="2025-10-31T18:31:00Z"/>
                <w:rFonts w:ascii="Arial" w:eastAsia="Arial" w:hAnsi="Arial" w:cs="Arial"/>
                <w:color w:val="000000" w:themeColor="text1"/>
                <w:sz w:val="20"/>
                <w:szCs w:val="20"/>
              </w:rPr>
            </w:pPr>
          </w:p>
          <w:p w14:paraId="09C02277" w14:textId="77777777" w:rsidR="00EC1B02" w:rsidRDefault="00EC1B02" w:rsidP="00EC1B02">
            <w:pPr>
              <w:spacing w:after="0"/>
              <w:rPr>
                <w:ins w:id="278" w:author="Whitley, Todd TW [NC]" w:date="2025-10-31T14:31:00Z" w16du:dateUtc="2025-10-31T18:31:00Z"/>
                <w:rFonts w:ascii="Arial" w:eastAsia="Arial" w:hAnsi="Arial" w:cs="Arial"/>
                <w:color w:val="000000" w:themeColor="text1"/>
                <w:sz w:val="20"/>
                <w:szCs w:val="20"/>
              </w:rPr>
            </w:pPr>
            <w:ins w:id="279" w:author="Whitley, Todd TW [NC]" w:date="2025-10-31T14:31:00Z" w16du:dateUtc="2025-10-31T18:31:00Z">
              <w:r w:rsidRPr="00521236">
                <w:rPr>
                  <w:rFonts w:ascii="Arial" w:eastAsia="Arial" w:hAnsi="Arial" w:cs="Arial"/>
                  <w:color w:val="000000" w:themeColor="text1"/>
                  <w:sz w:val="20"/>
                  <w:szCs w:val="20"/>
                </w:rPr>
                <w:t xml:space="preserve">OPI: </w:t>
              </w:r>
              <w:r>
                <w:rPr>
                  <w:rFonts w:ascii="Arial" w:eastAsia="Arial" w:hAnsi="Arial" w:cs="Arial"/>
                  <w:color w:val="000000" w:themeColor="text1"/>
                  <w:sz w:val="20"/>
                  <w:szCs w:val="20"/>
                </w:rPr>
                <w:t>AICOE</w:t>
              </w:r>
              <w:r w:rsidRPr="00521236">
                <w:rPr>
                  <w:rFonts w:ascii="Arial" w:eastAsia="Arial" w:hAnsi="Arial" w:cs="Arial"/>
                  <w:color w:val="000000" w:themeColor="text1"/>
                  <w:sz w:val="20"/>
                  <w:szCs w:val="20"/>
                </w:rPr>
                <w:t xml:space="preserve"> </w:t>
              </w:r>
              <w:r>
                <w:rPr>
                  <w:rFonts w:ascii="Arial" w:eastAsia="Arial" w:hAnsi="Arial" w:cs="Arial"/>
                  <w:color w:val="000000" w:themeColor="text1"/>
                  <w:sz w:val="20"/>
                  <w:szCs w:val="20"/>
                </w:rPr>
                <w:t xml:space="preserve">(IITB) </w:t>
              </w:r>
            </w:ins>
          </w:p>
          <w:p w14:paraId="1BBBCB1B" w14:textId="77777777" w:rsidR="00EC1B02" w:rsidRDefault="00EC1B02" w:rsidP="00EC1B02">
            <w:pPr>
              <w:spacing w:after="0"/>
              <w:rPr>
                <w:ins w:id="280" w:author="Whitley, Todd TW [NC]" w:date="2025-10-31T14:31:00Z" w16du:dateUtc="2025-10-31T18:31:00Z"/>
                <w:rFonts w:ascii="Arial" w:eastAsia="Arial" w:hAnsi="Arial" w:cs="Arial"/>
                <w:color w:val="000000" w:themeColor="text1"/>
                <w:sz w:val="20"/>
                <w:szCs w:val="20"/>
              </w:rPr>
            </w:pPr>
          </w:p>
          <w:p w14:paraId="2A843E79" w14:textId="2E5F9A4F" w:rsidR="00105B65" w:rsidRPr="00521236" w:rsidRDefault="00EC1B02" w:rsidP="00521236">
            <w:pPr>
              <w:spacing w:after="0"/>
              <w:rPr>
                <w:rFonts w:ascii="Arial" w:eastAsia="Arial" w:hAnsi="Arial" w:cs="Arial"/>
                <w:color w:val="000000" w:themeColor="text1"/>
                <w:sz w:val="20"/>
                <w:szCs w:val="20"/>
              </w:rPr>
            </w:pPr>
            <w:ins w:id="281" w:author="Whitley, Todd TW [NC]" w:date="2025-10-31T14:31:00Z" w16du:dateUtc="2025-10-31T18:31:00Z">
              <w:r w:rsidRPr="00521236">
                <w:rPr>
                  <w:rFonts w:ascii="Arial" w:eastAsia="Arial" w:hAnsi="Arial" w:cs="Arial"/>
                  <w:color w:val="000000" w:themeColor="text1"/>
                  <w:sz w:val="20"/>
                  <w:szCs w:val="20"/>
                </w:rPr>
                <w:t>Timeline: Q</w:t>
              </w:r>
              <w:r>
                <w:rPr>
                  <w:rFonts w:ascii="Arial" w:eastAsia="Arial" w:hAnsi="Arial" w:cs="Arial"/>
                  <w:color w:val="000000" w:themeColor="text1"/>
                  <w:sz w:val="20"/>
                  <w:szCs w:val="20"/>
                </w:rPr>
                <w:t>3</w:t>
              </w:r>
              <w:r w:rsidRPr="00521236">
                <w:rPr>
                  <w:rFonts w:ascii="Arial" w:eastAsia="Arial" w:hAnsi="Arial" w:cs="Arial"/>
                  <w:color w:val="000000" w:themeColor="text1"/>
                  <w:sz w:val="20"/>
                  <w:szCs w:val="20"/>
                </w:rPr>
                <w:t xml:space="preserve"> FY </w:t>
              </w:r>
              <w:r>
                <w:rPr>
                  <w:rFonts w:ascii="Arial" w:eastAsia="Arial" w:hAnsi="Arial" w:cs="Arial"/>
                  <w:color w:val="000000" w:themeColor="text1"/>
                  <w:sz w:val="20"/>
                  <w:szCs w:val="20"/>
                </w:rPr>
                <w:t>20</w:t>
              </w:r>
              <w:r w:rsidRPr="00521236">
                <w:rPr>
                  <w:rFonts w:ascii="Arial" w:eastAsia="Arial" w:hAnsi="Arial" w:cs="Arial"/>
                  <w:color w:val="000000" w:themeColor="text1"/>
                  <w:sz w:val="20"/>
                  <w:szCs w:val="20"/>
                </w:rPr>
                <w:t>25/</w:t>
              </w:r>
              <w:r>
                <w:rPr>
                  <w:rFonts w:ascii="Arial" w:eastAsia="Arial" w:hAnsi="Arial" w:cs="Arial"/>
                  <w:color w:val="000000" w:themeColor="text1"/>
                  <w:sz w:val="20"/>
                  <w:szCs w:val="20"/>
                </w:rPr>
                <w:t>20</w:t>
              </w:r>
              <w:r w:rsidRPr="00521236">
                <w:rPr>
                  <w:rFonts w:ascii="Arial" w:eastAsia="Arial" w:hAnsi="Arial" w:cs="Arial"/>
                  <w:color w:val="000000" w:themeColor="text1"/>
                  <w:sz w:val="20"/>
                  <w:szCs w:val="20"/>
                </w:rPr>
                <w:t>26</w:t>
              </w:r>
            </w:ins>
          </w:p>
        </w:tc>
      </w:tr>
    </w:tbl>
    <w:p w14:paraId="541B42D9" w14:textId="77777777" w:rsidR="00105B65" w:rsidRDefault="00105B65"/>
    <w:p w14:paraId="0544B8CB" w14:textId="77777777" w:rsidR="00F16AD8" w:rsidRPr="00105B65" w:rsidRDefault="00F16AD8" w:rsidP="00F16AD8">
      <w:pPr>
        <w:rPr>
          <w:lang w:eastAsia="en-CA"/>
        </w:rPr>
      </w:pPr>
    </w:p>
    <w:p w14:paraId="07E2FC60" w14:textId="77777777" w:rsidR="0035702B" w:rsidRDefault="0035702B">
      <w:pPr>
        <w:rPr>
          <w:rFonts w:ascii="Arial" w:eastAsia="Times New Roman" w:hAnsi="Arial" w:cs="Arial"/>
          <w:b/>
          <w:bCs/>
          <w:color w:val="002060"/>
          <w:sz w:val="24"/>
          <w:szCs w:val="24"/>
          <w:lang w:val="en-CA"/>
        </w:rPr>
      </w:pPr>
      <w:bookmarkStart w:id="282" w:name="_Toc169099113"/>
      <w:bookmarkStart w:id="283" w:name="_Toc181179932"/>
      <w:bookmarkStart w:id="284" w:name="_Toc207796741"/>
      <w:r>
        <w:rPr>
          <w:rFonts w:ascii="Arial" w:hAnsi="Arial" w:cs="Arial"/>
        </w:rPr>
        <w:br w:type="page"/>
      </w:r>
    </w:p>
    <w:p w14:paraId="2324BBD5" w14:textId="2D3C9313" w:rsidR="007F2DCB" w:rsidRPr="00684F08" w:rsidRDefault="007F2DCB" w:rsidP="007F2DCB">
      <w:pPr>
        <w:pStyle w:val="Heading3"/>
        <w:rPr>
          <w:rFonts w:ascii="Arial" w:hAnsi="Arial" w:cs="Arial"/>
        </w:rPr>
      </w:pPr>
      <w:r w:rsidRPr="00684F08">
        <w:rPr>
          <w:rFonts w:ascii="Arial" w:hAnsi="Arial" w:cs="Arial"/>
        </w:rPr>
        <w:lastRenderedPageBreak/>
        <w:t>Compliance Issue Action Plan</w:t>
      </w:r>
      <w:bookmarkEnd w:id="282"/>
      <w:bookmarkEnd w:id="283"/>
      <w:bookmarkEnd w:id="284"/>
    </w:p>
    <w:p w14:paraId="4263536E" w14:textId="5B36FF62" w:rsidR="00B3550F" w:rsidRPr="00AD7CF8" w:rsidRDefault="00B3550F" w:rsidP="008C5FA6">
      <w:pPr>
        <w:spacing w:after="200" w:line="240" w:lineRule="auto"/>
        <w:rPr>
          <w:rFonts w:ascii="Arial" w:eastAsia="Arial" w:hAnsi="Arial" w:cs="Arial"/>
          <w:i/>
          <w:iCs/>
          <w:color w:val="2F5496" w:themeColor="accent1" w:themeShade="BF"/>
          <w:kern w:val="2"/>
          <w:lang w:val="en-CA" w:eastAsia="en-CA"/>
          <w14:ligatures w14:val="standardContextual"/>
        </w:rPr>
      </w:pPr>
      <w:r>
        <w:rPr>
          <w:rFonts w:ascii="Arial" w:hAnsi="Arial" w:cs="Arial"/>
          <w:kern w:val="2"/>
          <w:sz w:val="20"/>
          <w:lang w:val="en-CA"/>
          <w14:ligatures w14:val="standardContextual"/>
        </w:rPr>
        <w:t xml:space="preserve">No Compliance Issues have been identified </w:t>
      </w:r>
      <w:r w:rsidR="00ED2CBD">
        <w:rPr>
          <w:rFonts w:ascii="Arial" w:hAnsi="Arial" w:cs="Arial"/>
          <w:kern w:val="2"/>
          <w:sz w:val="20"/>
          <w:lang w:val="en-CA"/>
          <w14:ligatures w14:val="standardContextual"/>
        </w:rPr>
        <w:t>for EVA</w:t>
      </w:r>
      <w:r w:rsidR="000A1CAC">
        <w:rPr>
          <w:rFonts w:ascii="Arial" w:hAnsi="Arial" w:cs="Arial"/>
          <w:kern w:val="2"/>
          <w:sz w:val="20"/>
          <w:lang w:val="en-CA"/>
          <w14:ligatures w14:val="standardContextual"/>
        </w:rPr>
        <w:t xml:space="preserve"> Chat</w:t>
      </w:r>
      <w:r w:rsidR="00ED2CBD">
        <w:rPr>
          <w:rFonts w:ascii="Arial" w:hAnsi="Arial" w:cs="Arial"/>
          <w:kern w:val="2"/>
          <w:sz w:val="20"/>
          <w:lang w:val="en-CA"/>
          <w14:ligatures w14:val="standardContextual"/>
        </w:rPr>
        <w:t>.</w:t>
      </w:r>
    </w:p>
    <w:p w14:paraId="1FCEFD1F" w14:textId="663DBEA5" w:rsidR="00CD6EFE" w:rsidRDefault="00CD6EFE">
      <w:pPr>
        <w:rPr>
          <w:rFonts w:ascii="Helvetica" w:eastAsia="Times New Roman" w:hAnsi="Helvetica" w:cs="Helvetica"/>
          <w:b/>
          <w:bCs/>
          <w:sz w:val="28"/>
          <w:szCs w:val="28"/>
          <w:lang w:val="en-CA"/>
        </w:rPr>
      </w:pPr>
    </w:p>
    <w:p w14:paraId="62D15BA9" w14:textId="77777777" w:rsidR="00A93754" w:rsidRDefault="00A93754" w:rsidP="007F2DCB">
      <w:pPr>
        <w:pStyle w:val="Heading2"/>
        <w:sectPr w:rsidR="00A93754" w:rsidSect="0055195B">
          <w:pgSz w:w="20160" w:h="12240" w:orient="landscape" w:code="5"/>
          <w:pgMar w:top="1440" w:right="1440" w:bottom="1440" w:left="1134" w:header="708" w:footer="29" w:gutter="0"/>
          <w:cols w:space="708"/>
          <w:docGrid w:linePitch="360"/>
        </w:sectPr>
      </w:pPr>
    </w:p>
    <w:p w14:paraId="14B65497" w14:textId="77777777" w:rsidR="007F2DCB" w:rsidRPr="00684F08" w:rsidRDefault="007F2DCB" w:rsidP="007F2DCB">
      <w:pPr>
        <w:pStyle w:val="Heading2"/>
        <w:rPr>
          <w:rFonts w:ascii="Arial" w:hAnsi="Arial" w:cs="Arial"/>
          <w:lang w:eastAsia="en-CA"/>
        </w:rPr>
      </w:pPr>
      <w:bookmarkStart w:id="285" w:name="_Toc181179933"/>
      <w:bookmarkStart w:id="286" w:name="_Toc207796742"/>
      <w:r w:rsidRPr="00684F08">
        <w:rPr>
          <w:rFonts w:ascii="Arial" w:hAnsi="Arial" w:cs="Arial"/>
          <w:lang w:eastAsia="en-CA"/>
        </w:rPr>
        <w:lastRenderedPageBreak/>
        <w:t>Section E: Formal approvals</w:t>
      </w:r>
      <w:bookmarkEnd w:id="285"/>
      <w:bookmarkEnd w:id="286"/>
    </w:p>
    <w:p w14:paraId="31D7D170" w14:textId="77777777" w:rsidR="00592B28" w:rsidRDefault="00592B28" w:rsidP="0002200F">
      <w:pPr>
        <w:rPr>
          <w:b/>
          <w:bCs/>
          <w:lang w:val="en-CA"/>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676"/>
        <w:gridCol w:w="4676"/>
      </w:tblGrid>
      <w:tr w:rsidR="00CD18D4" w14:paraId="4E602A7C" w14:textId="77777777" w:rsidTr="00F718C5">
        <w:tc>
          <w:tcPr>
            <w:tcW w:w="4676" w:type="dxa"/>
          </w:tcPr>
          <w:p w14:paraId="42211AAC" w14:textId="77777777" w:rsidR="00CD18D4" w:rsidRPr="000F40E7" w:rsidRDefault="00CD18D4" w:rsidP="00CD18D4">
            <w:pPr>
              <w:rPr>
                <w:rFonts w:ascii="Arial" w:hAnsi="Arial" w:cs="Arial"/>
                <w:lang w:val="en-CA"/>
              </w:rPr>
            </w:pPr>
            <w:r w:rsidRPr="000F40E7">
              <w:rPr>
                <w:rFonts w:ascii="Arial" w:hAnsi="Arial" w:cs="Arial"/>
                <w:b/>
                <w:bCs/>
                <w:lang w:val="en-CA"/>
              </w:rPr>
              <w:t>Sign off by the program area</w:t>
            </w:r>
          </w:p>
          <w:p w14:paraId="0B090A9C" w14:textId="77777777" w:rsidR="00CD18D4" w:rsidRDefault="00CD18D4" w:rsidP="0002200F">
            <w:pPr>
              <w:rPr>
                <w:b/>
                <w:bCs/>
                <w:lang w:val="en-CA"/>
              </w:rPr>
            </w:pPr>
          </w:p>
        </w:tc>
        <w:tc>
          <w:tcPr>
            <w:tcW w:w="4676" w:type="dxa"/>
          </w:tcPr>
          <w:p w14:paraId="74E8B924" w14:textId="77777777" w:rsidR="00CD18D4" w:rsidRPr="000F40E7" w:rsidRDefault="00CD18D4" w:rsidP="00CD18D4">
            <w:pPr>
              <w:rPr>
                <w:rFonts w:ascii="Arial" w:hAnsi="Arial" w:cs="Arial"/>
                <w:b/>
                <w:i/>
                <w:iCs/>
                <w:lang w:val="en-CA"/>
              </w:rPr>
            </w:pPr>
            <w:r w:rsidRPr="000F40E7">
              <w:rPr>
                <w:rFonts w:ascii="Arial" w:hAnsi="Arial" w:cs="Arial"/>
                <w:b/>
                <w:lang w:val="en-CA"/>
              </w:rPr>
              <w:t xml:space="preserve">Sign-off for the section 10 of the </w:t>
            </w:r>
            <w:r w:rsidRPr="000F40E7">
              <w:rPr>
                <w:rFonts w:ascii="Arial" w:hAnsi="Arial" w:cs="Arial"/>
                <w:b/>
                <w:i/>
                <w:iCs/>
                <w:lang w:val="en-CA"/>
              </w:rPr>
              <w:t>Privacy Act</w:t>
            </w:r>
          </w:p>
          <w:p w14:paraId="1F139C4E" w14:textId="77777777" w:rsidR="00CD18D4" w:rsidRDefault="00CD18D4" w:rsidP="0002200F">
            <w:pPr>
              <w:rPr>
                <w:b/>
                <w:bCs/>
                <w:lang w:val="en-CA"/>
              </w:rPr>
            </w:pPr>
          </w:p>
        </w:tc>
      </w:tr>
      <w:tr w:rsidR="00CD18D4" w14:paraId="357C6EBA" w14:textId="77777777" w:rsidTr="00F718C5">
        <w:tc>
          <w:tcPr>
            <w:tcW w:w="4676" w:type="dxa"/>
          </w:tcPr>
          <w:p w14:paraId="5A4AC231" w14:textId="77777777" w:rsidR="00CD18D4" w:rsidRPr="000F40E7" w:rsidRDefault="00CD18D4" w:rsidP="00CD18D4">
            <w:pPr>
              <w:rPr>
                <w:rFonts w:ascii="Arial" w:eastAsia="Arial" w:hAnsi="Arial" w:cs="Arial"/>
                <w:lang w:val="en-CA" w:eastAsia="en-CA"/>
              </w:rPr>
            </w:pPr>
            <w:r w:rsidRPr="000F40E7">
              <w:rPr>
                <w:rFonts w:ascii="Arial" w:hAnsi="Arial" w:cs="Arial"/>
                <w:lang w:val="en-CA" w:eastAsia="en-CA"/>
              </w:rPr>
              <w:t xml:space="preserve">The following signature represents a commitment to comply with the </w:t>
            </w:r>
            <w:r w:rsidRPr="000F40E7">
              <w:rPr>
                <w:rFonts w:ascii="Arial" w:hAnsi="Arial" w:cs="Arial"/>
                <w:i/>
                <w:iCs/>
                <w:lang w:val="en-CA" w:eastAsia="en-CA"/>
              </w:rPr>
              <w:t>Privacy Act</w:t>
            </w:r>
            <w:r w:rsidRPr="000F40E7">
              <w:rPr>
                <w:rFonts w:ascii="Arial" w:hAnsi="Arial" w:cs="Arial"/>
                <w:lang w:val="en-CA" w:eastAsia="en-CA"/>
              </w:rPr>
              <w:t xml:space="preserve"> and privacy policy requirements as they relate to the administration of this program or activity and addressing the risks as part of the mitigation action plan</w:t>
            </w:r>
            <w:r w:rsidRPr="000F40E7">
              <w:rPr>
                <w:rFonts w:ascii="Arial" w:eastAsia="Arial" w:hAnsi="Arial" w:cs="Arial"/>
                <w:lang w:val="en-CA" w:eastAsia="en-CA"/>
              </w:rPr>
              <w:t>.</w:t>
            </w:r>
          </w:p>
          <w:p w14:paraId="0108C844" w14:textId="77777777" w:rsidR="00CD18D4" w:rsidRDefault="00CD18D4" w:rsidP="0002200F">
            <w:pPr>
              <w:rPr>
                <w:b/>
                <w:bCs/>
                <w:lang w:val="en-CA"/>
              </w:rPr>
            </w:pPr>
          </w:p>
        </w:tc>
        <w:tc>
          <w:tcPr>
            <w:tcW w:w="4676" w:type="dxa"/>
          </w:tcPr>
          <w:p w14:paraId="48F792D9" w14:textId="77777777" w:rsidR="00CD18D4" w:rsidRPr="000F40E7" w:rsidRDefault="00CD18D4" w:rsidP="00CD18D4">
            <w:pPr>
              <w:spacing w:after="200"/>
              <w:rPr>
                <w:rFonts w:ascii="Arial" w:eastAsia="Arial" w:hAnsi="Arial" w:cs="Arial"/>
                <w:lang w:val="en-CA" w:eastAsia="en-CA"/>
              </w:rPr>
            </w:pPr>
            <w:r w:rsidRPr="000F40E7">
              <w:rPr>
                <w:rFonts w:ascii="Arial" w:hAnsi="Arial" w:cs="Arial"/>
                <w:lang w:val="en-CA" w:eastAsia="en-CA"/>
              </w:rPr>
              <w:t>As head of the institution or as delegate</w:t>
            </w:r>
            <w:r w:rsidRPr="000F40E7">
              <w:rPr>
                <w:rFonts w:ascii="Arial" w:eastAsia="Arial" w:hAnsi="Arial" w:cs="Arial"/>
                <w:lang w:val="en-CA" w:eastAsia="en-CA"/>
              </w:rPr>
              <w:t>,</w:t>
            </w:r>
            <w:r w:rsidRPr="000F40E7">
              <w:rPr>
                <w:rFonts w:ascii="Arial" w:hAnsi="Arial" w:cs="Arial"/>
                <w:lang w:val="en-CA" w:eastAsia="en-CA"/>
              </w:rPr>
              <w:t xml:space="preserve"> I approve this assessment and am satisfied that privacy risks have been identified and will be mitigated according to the action plan as they relate to the administration of this program or activity</w:t>
            </w:r>
            <w:r w:rsidRPr="000F40E7">
              <w:rPr>
                <w:rFonts w:ascii="Arial" w:eastAsia="Arial" w:hAnsi="Arial" w:cs="Arial"/>
                <w:lang w:val="en-CA" w:eastAsia="en-CA"/>
              </w:rPr>
              <w:t>.</w:t>
            </w:r>
          </w:p>
          <w:p w14:paraId="5CC966DF" w14:textId="77777777" w:rsidR="00CD18D4" w:rsidRDefault="00CD18D4" w:rsidP="0002200F">
            <w:pPr>
              <w:rPr>
                <w:b/>
                <w:bCs/>
                <w:lang w:val="en-CA"/>
              </w:rPr>
            </w:pPr>
          </w:p>
        </w:tc>
      </w:tr>
      <w:tr w:rsidR="00CD18D4" w14:paraId="3268DF51" w14:textId="77777777" w:rsidTr="00F718C5">
        <w:tc>
          <w:tcPr>
            <w:tcW w:w="4676" w:type="dxa"/>
          </w:tcPr>
          <w:p w14:paraId="01B096C3" w14:textId="77777777" w:rsidR="00CD18D4" w:rsidRPr="000F40E7" w:rsidRDefault="00CD18D4" w:rsidP="00CD18D4">
            <w:pPr>
              <w:rPr>
                <w:rFonts w:ascii="Arial" w:hAnsi="Arial" w:cs="Arial"/>
                <w:lang w:val="en-CA" w:eastAsia="en-CA"/>
              </w:rPr>
            </w:pPr>
            <w:r w:rsidRPr="000F40E7">
              <w:rPr>
                <w:rFonts w:ascii="Arial" w:hAnsi="Arial" w:cs="Arial"/>
                <w:lang w:val="en-CA" w:eastAsia="en-CA"/>
              </w:rPr>
              <w:t>Signature:</w:t>
            </w:r>
          </w:p>
          <w:p w14:paraId="6E946B5D" w14:textId="77777777" w:rsidR="00CD18D4" w:rsidRDefault="00CD18D4" w:rsidP="0002200F">
            <w:pPr>
              <w:rPr>
                <w:b/>
                <w:bCs/>
                <w:lang w:val="en-CA"/>
              </w:rPr>
            </w:pPr>
          </w:p>
          <w:p w14:paraId="4EE7B54A" w14:textId="77777777" w:rsidR="00177F36" w:rsidRDefault="00177F36" w:rsidP="0002200F">
            <w:pPr>
              <w:rPr>
                <w:b/>
                <w:bCs/>
                <w:lang w:val="en-CA"/>
              </w:rPr>
            </w:pPr>
          </w:p>
        </w:tc>
        <w:tc>
          <w:tcPr>
            <w:tcW w:w="4676" w:type="dxa"/>
          </w:tcPr>
          <w:p w14:paraId="2A22B505" w14:textId="77777777" w:rsidR="00CD18D4" w:rsidRPr="000F40E7" w:rsidRDefault="00CD18D4" w:rsidP="00CD18D4">
            <w:pPr>
              <w:rPr>
                <w:rFonts w:ascii="Arial" w:hAnsi="Arial" w:cs="Arial"/>
                <w:lang w:val="en-CA" w:eastAsia="en-CA"/>
              </w:rPr>
            </w:pPr>
            <w:r w:rsidRPr="000F40E7">
              <w:rPr>
                <w:rFonts w:ascii="Arial" w:hAnsi="Arial" w:cs="Arial"/>
                <w:lang w:val="en-CA" w:eastAsia="en-CA"/>
              </w:rPr>
              <w:t>Signature:</w:t>
            </w:r>
          </w:p>
          <w:p w14:paraId="10875231" w14:textId="77777777" w:rsidR="00CD18D4" w:rsidRDefault="00CD18D4" w:rsidP="0002200F">
            <w:pPr>
              <w:rPr>
                <w:b/>
                <w:bCs/>
                <w:lang w:val="en-CA"/>
              </w:rPr>
            </w:pPr>
          </w:p>
        </w:tc>
      </w:tr>
      <w:tr w:rsidR="00CD18D4" w14:paraId="17657115" w14:textId="77777777" w:rsidTr="00F718C5">
        <w:tc>
          <w:tcPr>
            <w:tcW w:w="4676" w:type="dxa"/>
          </w:tcPr>
          <w:p w14:paraId="7C4C0522" w14:textId="77777777" w:rsidR="00CD18D4" w:rsidRDefault="00CD18D4" w:rsidP="00CD18D4">
            <w:pPr>
              <w:rPr>
                <w:rFonts w:ascii="Arial" w:hAnsi="Arial" w:cs="Arial"/>
                <w:lang w:val="en-CA" w:eastAsia="en-CA"/>
              </w:rPr>
            </w:pPr>
            <w:r w:rsidRPr="000F40E7">
              <w:rPr>
                <w:rFonts w:ascii="Arial" w:hAnsi="Arial" w:cs="Arial"/>
                <w:lang w:val="en-CA" w:eastAsia="en-CA"/>
              </w:rPr>
              <w:t>Date:</w:t>
            </w:r>
          </w:p>
          <w:p w14:paraId="0B6DD9F9" w14:textId="77777777" w:rsidR="00177F36" w:rsidRPr="000F40E7" w:rsidRDefault="00177F36" w:rsidP="00CD18D4">
            <w:pPr>
              <w:rPr>
                <w:rFonts w:ascii="Arial" w:hAnsi="Arial" w:cs="Arial"/>
                <w:lang w:val="en-CA" w:eastAsia="en-CA"/>
              </w:rPr>
            </w:pPr>
          </w:p>
          <w:p w14:paraId="104FD93C" w14:textId="77777777" w:rsidR="00CD18D4" w:rsidRDefault="00CD18D4" w:rsidP="0002200F">
            <w:pPr>
              <w:rPr>
                <w:b/>
                <w:bCs/>
                <w:lang w:val="en-CA"/>
              </w:rPr>
            </w:pPr>
          </w:p>
        </w:tc>
        <w:tc>
          <w:tcPr>
            <w:tcW w:w="4676" w:type="dxa"/>
          </w:tcPr>
          <w:p w14:paraId="624D99FA" w14:textId="77777777" w:rsidR="00CD18D4" w:rsidRPr="000F40E7" w:rsidRDefault="00CD18D4" w:rsidP="00CD18D4">
            <w:pPr>
              <w:rPr>
                <w:rFonts w:ascii="Arial" w:hAnsi="Arial" w:cs="Arial"/>
                <w:lang w:val="en-CA" w:eastAsia="en-CA"/>
              </w:rPr>
            </w:pPr>
            <w:r w:rsidRPr="000F40E7">
              <w:rPr>
                <w:rFonts w:ascii="Arial" w:hAnsi="Arial" w:cs="Arial"/>
                <w:lang w:val="en-CA" w:eastAsia="en-CA"/>
              </w:rPr>
              <w:t>Date:</w:t>
            </w:r>
          </w:p>
          <w:p w14:paraId="5618FB16" w14:textId="77777777" w:rsidR="00CD18D4" w:rsidRDefault="00CD18D4" w:rsidP="0002200F">
            <w:pPr>
              <w:rPr>
                <w:b/>
                <w:bCs/>
                <w:lang w:val="en-CA"/>
              </w:rPr>
            </w:pPr>
          </w:p>
        </w:tc>
      </w:tr>
      <w:tr w:rsidR="00CD18D4" w14:paraId="59DD5B47" w14:textId="77777777" w:rsidTr="00F718C5">
        <w:tc>
          <w:tcPr>
            <w:tcW w:w="4676" w:type="dxa"/>
          </w:tcPr>
          <w:p w14:paraId="2B97CF66" w14:textId="77777777" w:rsidR="00277A28" w:rsidRDefault="00AC44E7" w:rsidP="00CD18D4">
            <w:pPr>
              <w:rPr>
                <w:rFonts w:ascii="Arial" w:hAnsi="Arial" w:cs="Arial"/>
                <w:lang w:val="en-CA"/>
              </w:rPr>
            </w:pPr>
            <w:r>
              <w:rPr>
                <w:rFonts w:ascii="Arial" w:hAnsi="Arial" w:cs="Arial"/>
                <w:lang w:val="en-CA"/>
              </w:rPr>
              <w:t>Mathieu Bergeron</w:t>
            </w:r>
          </w:p>
          <w:p w14:paraId="5DCBE2A4" w14:textId="77777777" w:rsidR="00277A28" w:rsidRDefault="00277A28" w:rsidP="00CD18D4">
            <w:pPr>
              <w:rPr>
                <w:rFonts w:ascii="Arial" w:hAnsi="Arial" w:cs="Arial"/>
                <w:lang w:val="en-CA"/>
              </w:rPr>
            </w:pPr>
          </w:p>
          <w:p w14:paraId="5DA259E4" w14:textId="79FC440F" w:rsidR="00177F36" w:rsidRPr="000F40E7" w:rsidRDefault="00AC44E7" w:rsidP="00CD18D4">
            <w:pPr>
              <w:rPr>
                <w:rFonts w:ascii="Arial" w:hAnsi="Arial" w:cs="Arial"/>
                <w:lang w:val="en-CA"/>
              </w:rPr>
            </w:pPr>
            <w:r>
              <w:rPr>
                <w:rFonts w:ascii="Arial" w:hAnsi="Arial" w:cs="Arial"/>
                <w:lang w:val="en-CA"/>
              </w:rPr>
              <w:t>Director General</w:t>
            </w:r>
          </w:p>
          <w:p w14:paraId="385F6834" w14:textId="77777777" w:rsidR="00CD18D4" w:rsidRDefault="00CD18D4" w:rsidP="0002200F">
            <w:pPr>
              <w:rPr>
                <w:b/>
                <w:bCs/>
                <w:lang w:val="en-CA"/>
              </w:rPr>
            </w:pPr>
          </w:p>
        </w:tc>
        <w:tc>
          <w:tcPr>
            <w:tcW w:w="4676" w:type="dxa"/>
          </w:tcPr>
          <w:p w14:paraId="2E2D5EBE" w14:textId="77777777" w:rsidR="00BD28DC" w:rsidRPr="00BD28DC" w:rsidRDefault="00BD28DC" w:rsidP="00BD28DC">
            <w:pPr>
              <w:rPr>
                <w:rFonts w:ascii="Arial" w:hAnsi="Arial" w:cs="Arial"/>
                <w:lang w:val="en-CA"/>
              </w:rPr>
            </w:pPr>
            <w:r w:rsidRPr="00BD28DC">
              <w:rPr>
                <w:rFonts w:ascii="Arial" w:hAnsi="Arial" w:cs="Arial"/>
                <w:lang w:val="en-CA"/>
              </w:rPr>
              <w:t xml:space="preserve">Sally Thorpe </w:t>
            </w:r>
          </w:p>
          <w:p w14:paraId="1D986AEE" w14:textId="77777777" w:rsidR="00BD28DC" w:rsidRPr="00BD28DC" w:rsidRDefault="00BD28DC" w:rsidP="00BD28DC">
            <w:pPr>
              <w:rPr>
                <w:rFonts w:ascii="Arial" w:hAnsi="Arial" w:cs="Arial"/>
                <w:lang w:val="en-CA"/>
              </w:rPr>
            </w:pPr>
          </w:p>
          <w:p w14:paraId="7B4AEB83" w14:textId="77777777" w:rsidR="00BD28DC" w:rsidRPr="00BD28DC" w:rsidRDefault="00BD28DC" w:rsidP="00BD28DC">
            <w:pPr>
              <w:rPr>
                <w:rFonts w:ascii="Arial" w:hAnsi="Arial" w:cs="Arial"/>
                <w:lang w:val="en-CA"/>
              </w:rPr>
            </w:pPr>
            <w:r w:rsidRPr="00BD28DC">
              <w:rPr>
                <w:rFonts w:ascii="Arial" w:hAnsi="Arial" w:cs="Arial"/>
                <w:lang w:val="en-CA"/>
              </w:rPr>
              <w:t xml:space="preserve">Corporate Secretary and Chief Privacy Officer </w:t>
            </w:r>
          </w:p>
          <w:p w14:paraId="4CD671EC" w14:textId="758014F2" w:rsidR="00BD28DC" w:rsidRDefault="00BD28DC" w:rsidP="00BD28DC">
            <w:pPr>
              <w:rPr>
                <w:b/>
                <w:bCs/>
                <w:lang w:val="en-CA"/>
              </w:rPr>
            </w:pPr>
          </w:p>
        </w:tc>
      </w:tr>
      <w:tr w:rsidR="00CD18D4" w14:paraId="2C149967" w14:textId="77777777" w:rsidTr="00F718C5">
        <w:tc>
          <w:tcPr>
            <w:tcW w:w="4676" w:type="dxa"/>
          </w:tcPr>
          <w:p w14:paraId="4E34402A" w14:textId="68FC67A0" w:rsidR="00177F36" w:rsidRPr="00487BF4" w:rsidRDefault="00487BF4" w:rsidP="00CD18D4">
            <w:pPr>
              <w:rPr>
                <w:rFonts w:ascii="Arial" w:hAnsi="Arial" w:cs="Arial"/>
                <w:lang w:val="en-CA"/>
              </w:rPr>
            </w:pPr>
            <w:r>
              <w:rPr>
                <w:rFonts w:ascii="Arial" w:hAnsi="Arial" w:cs="Arial"/>
                <w:lang w:val="en-CA" w:eastAsia="en-CA"/>
              </w:rPr>
              <w:t>Enterprise Digital Solutions</w:t>
            </w:r>
          </w:p>
          <w:p w14:paraId="458E57E9" w14:textId="77777777" w:rsidR="00CD18D4" w:rsidRDefault="00CD18D4" w:rsidP="0002200F">
            <w:pPr>
              <w:rPr>
                <w:b/>
                <w:bCs/>
                <w:lang w:val="en-CA"/>
              </w:rPr>
            </w:pPr>
          </w:p>
        </w:tc>
        <w:tc>
          <w:tcPr>
            <w:tcW w:w="4676" w:type="dxa"/>
          </w:tcPr>
          <w:p w14:paraId="38B312E3" w14:textId="77777777" w:rsidR="00BD28DC" w:rsidRPr="00BD28DC" w:rsidRDefault="00BD28DC" w:rsidP="00BD28DC">
            <w:pPr>
              <w:rPr>
                <w:rFonts w:ascii="Arial" w:hAnsi="Arial" w:cs="Arial"/>
                <w:lang w:val="en-CA"/>
              </w:rPr>
            </w:pPr>
            <w:r w:rsidRPr="00BD28DC">
              <w:rPr>
                <w:rFonts w:ascii="Arial" w:hAnsi="Arial" w:cs="Arial"/>
                <w:lang w:val="en-CA"/>
              </w:rPr>
              <w:t xml:space="preserve">Privacy Management Division  </w:t>
            </w:r>
          </w:p>
          <w:p w14:paraId="2D8395BF" w14:textId="77777777" w:rsidR="00CD18D4" w:rsidRDefault="00CD18D4" w:rsidP="0002200F">
            <w:pPr>
              <w:rPr>
                <w:b/>
                <w:bCs/>
                <w:lang w:val="en-CA"/>
              </w:rPr>
            </w:pPr>
          </w:p>
        </w:tc>
      </w:tr>
      <w:tr w:rsidR="00CD18D4" w14:paraId="2EB4145A" w14:textId="77777777" w:rsidTr="00F718C5">
        <w:tc>
          <w:tcPr>
            <w:tcW w:w="4676" w:type="dxa"/>
          </w:tcPr>
          <w:p w14:paraId="1BD09AB9" w14:textId="3600D2B8" w:rsidR="00177F36" w:rsidRPr="000F40E7" w:rsidRDefault="00487BF4" w:rsidP="00CD18D4">
            <w:pPr>
              <w:rPr>
                <w:rFonts w:ascii="Arial" w:hAnsi="Arial" w:cs="Arial"/>
                <w:lang w:val="en-CA"/>
              </w:rPr>
            </w:pPr>
            <w:r>
              <w:rPr>
                <w:rFonts w:ascii="Arial" w:hAnsi="Arial" w:cs="Arial"/>
                <w:lang w:val="en-CA"/>
              </w:rPr>
              <w:t>Innovation and Information Technology Branch</w:t>
            </w:r>
          </w:p>
        </w:tc>
        <w:tc>
          <w:tcPr>
            <w:tcW w:w="4676" w:type="dxa"/>
          </w:tcPr>
          <w:p w14:paraId="1A1D3629" w14:textId="77777777" w:rsidR="00BD28DC" w:rsidRPr="00BD28DC" w:rsidRDefault="00BD28DC" w:rsidP="00BD28DC">
            <w:pPr>
              <w:rPr>
                <w:rFonts w:ascii="Arial" w:hAnsi="Arial" w:cs="Arial"/>
                <w:lang w:val="en-CA"/>
              </w:rPr>
            </w:pPr>
            <w:r w:rsidRPr="00BD28DC">
              <w:rPr>
                <w:rFonts w:ascii="Arial" w:hAnsi="Arial" w:cs="Arial"/>
                <w:lang w:val="en-CA"/>
              </w:rPr>
              <w:t xml:space="preserve">Corporate Secretariat Branch  </w:t>
            </w:r>
          </w:p>
          <w:p w14:paraId="382997DF" w14:textId="77777777" w:rsidR="00CD18D4" w:rsidRDefault="00CD18D4" w:rsidP="0002200F">
            <w:pPr>
              <w:rPr>
                <w:b/>
                <w:bCs/>
                <w:lang w:val="en-CA"/>
              </w:rPr>
            </w:pPr>
          </w:p>
        </w:tc>
      </w:tr>
    </w:tbl>
    <w:p w14:paraId="4D7D83AE" w14:textId="77777777" w:rsidR="00CD18D4" w:rsidRDefault="00CD18D4" w:rsidP="0002200F">
      <w:pPr>
        <w:rPr>
          <w:b/>
          <w:bCs/>
          <w:lang w:val="en-CA"/>
        </w:rPr>
        <w:sectPr w:rsidR="00CD18D4" w:rsidSect="0055195B">
          <w:pgSz w:w="12242" w:h="15840" w:code="1"/>
          <w:pgMar w:top="1440" w:right="1440" w:bottom="567" w:left="1134" w:header="708" w:footer="29" w:gutter="0"/>
          <w:cols w:space="708"/>
          <w:docGrid w:linePitch="360"/>
        </w:sectPr>
      </w:pPr>
    </w:p>
    <w:p w14:paraId="633192E2" w14:textId="77777777" w:rsidR="00CD18D4" w:rsidRDefault="00CD18D4" w:rsidP="0002200F">
      <w:pPr>
        <w:rPr>
          <w:rFonts w:ascii="Arial" w:hAnsi="Arial" w:cs="Arial"/>
          <w:lang w:val="en-CA" w:eastAsia="en-CA"/>
        </w:rPr>
      </w:pPr>
    </w:p>
    <w:p w14:paraId="7FDCDEC9" w14:textId="77777777" w:rsidR="00CD18D4" w:rsidRDefault="00CD18D4" w:rsidP="0002200F">
      <w:pPr>
        <w:rPr>
          <w:rFonts w:ascii="Arial" w:hAnsi="Arial" w:cs="Arial"/>
          <w:lang w:val="en-CA" w:eastAsia="en-CA"/>
        </w:rPr>
      </w:pPr>
    </w:p>
    <w:p w14:paraId="575BBA6E" w14:textId="77777777" w:rsidR="00CD18D4" w:rsidRDefault="00CD18D4" w:rsidP="0002200F">
      <w:pPr>
        <w:rPr>
          <w:rFonts w:ascii="Arial" w:hAnsi="Arial" w:cs="Arial"/>
          <w:lang w:val="en-CA" w:eastAsia="en-CA"/>
        </w:rPr>
      </w:pPr>
    </w:p>
    <w:p w14:paraId="750C0013" w14:textId="77777777" w:rsidR="00CD18D4" w:rsidRDefault="00CD18D4" w:rsidP="00520978">
      <w:pPr>
        <w:rPr>
          <w:rFonts w:ascii="Arial" w:hAnsi="Arial" w:cs="Arial"/>
          <w:lang w:val="en-CA" w:eastAsia="en-CA"/>
        </w:rPr>
      </w:pPr>
    </w:p>
    <w:p w14:paraId="686BCB3E" w14:textId="77777777" w:rsidR="00CD18D4" w:rsidRDefault="00CD18D4" w:rsidP="00520978">
      <w:pPr>
        <w:rPr>
          <w:rFonts w:ascii="Arial" w:hAnsi="Arial" w:cs="Arial"/>
          <w:lang w:val="en-CA" w:eastAsia="en-CA"/>
        </w:rPr>
      </w:pPr>
    </w:p>
    <w:p w14:paraId="0A60EA8F" w14:textId="77777777" w:rsidR="00CD18D4" w:rsidRDefault="00CD18D4" w:rsidP="00520978">
      <w:pPr>
        <w:rPr>
          <w:rFonts w:ascii="Arial" w:hAnsi="Arial" w:cs="Arial"/>
          <w:lang w:val="en-CA"/>
        </w:rPr>
      </w:pPr>
    </w:p>
    <w:p w14:paraId="43132C0B" w14:textId="77777777" w:rsidR="00592B28" w:rsidRDefault="00592B28" w:rsidP="007F2DCB">
      <w:pPr>
        <w:rPr>
          <w:rFonts w:ascii="Arial" w:hAnsi="Arial" w:cs="Arial"/>
          <w:b/>
          <w:lang w:val="en-CA"/>
        </w:rPr>
        <w:sectPr w:rsidR="00592B28" w:rsidSect="0055195B">
          <w:type w:val="continuous"/>
          <w:pgSz w:w="12242" w:h="15840" w:code="1"/>
          <w:pgMar w:top="1440" w:right="1440" w:bottom="567" w:left="1134" w:header="708" w:footer="708" w:gutter="0"/>
          <w:cols w:num="2" w:space="708"/>
          <w:docGrid w:linePitch="360"/>
        </w:sectPr>
      </w:pPr>
    </w:p>
    <w:p w14:paraId="518D6F65" w14:textId="77777777" w:rsidR="007F2DCB" w:rsidRPr="00D94859" w:rsidRDefault="007F2DCB" w:rsidP="007F2DCB">
      <w:pPr>
        <w:rPr>
          <w:rFonts w:ascii="Arial" w:hAnsi="Arial" w:cs="Arial"/>
          <w:i/>
          <w:color w:val="1F487C"/>
          <w:lang w:val="en-CA"/>
        </w:rPr>
      </w:pPr>
      <w:r w:rsidRPr="3D8EA973">
        <w:rPr>
          <w:rFonts w:ascii="Arial" w:hAnsi="Arial" w:cs="Arial"/>
          <w:b/>
          <w:bCs/>
          <w:i/>
          <w:iCs/>
          <w:lang w:val="en-CA"/>
        </w:rPr>
        <w:t xml:space="preserve">Note: </w:t>
      </w:r>
      <w:r w:rsidRPr="3D8EA973">
        <w:rPr>
          <w:rFonts w:ascii="Arial" w:hAnsi="Arial" w:cs="Arial"/>
          <w:i/>
          <w:iCs/>
          <w:lang w:val="en-CA"/>
        </w:rPr>
        <w:t xml:space="preserve">If the program or activity involves more than one institution, the signatures of the official responsible for the program or activity and the signature of the section 10 official for each institution must be provided. </w:t>
      </w:r>
      <w:r w:rsidRPr="3D8EA973">
        <w:rPr>
          <w:rFonts w:ascii="Arial" w:hAnsi="Arial" w:cs="Arial"/>
          <w:i/>
          <w:iCs/>
          <w:color w:val="1F487C"/>
          <w:lang w:val="en-CA"/>
        </w:rPr>
        <w:br w:type="page"/>
      </w:r>
    </w:p>
    <w:p w14:paraId="39F767E2" w14:textId="6287BF8A" w:rsidR="007F2DCB" w:rsidRPr="00684F08" w:rsidRDefault="007F2DCB" w:rsidP="007F2DCB">
      <w:pPr>
        <w:pStyle w:val="Heading2"/>
        <w:rPr>
          <w:rFonts w:ascii="Arial" w:hAnsi="Arial" w:cs="Arial"/>
          <w:lang w:eastAsia="en-CA"/>
        </w:rPr>
      </w:pPr>
      <w:bookmarkStart w:id="287" w:name="_Toc207796743"/>
      <w:bookmarkStart w:id="288" w:name="_Toc169099115"/>
      <w:bookmarkStart w:id="289" w:name="_Toc181179934"/>
      <w:r w:rsidRPr="00684F08">
        <w:rPr>
          <w:rFonts w:ascii="Arial" w:hAnsi="Arial" w:cs="Arial"/>
          <w:lang w:eastAsia="en-CA"/>
        </w:rPr>
        <w:lastRenderedPageBreak/>
        <w:t>A</w:t>
      </w:r>
      <w:r w:rsidR="00B748A1" w:rsidRPr="00684F08">
        <w:rPr>
          <w:rFonts w:ascii="Arial" w:hAnsi="Arial" w:cs="Arial"/>
          <w:lang w:eastAsia="en-CA"/>
        </w:rPr>
        <w:t>nnex</w:t>
      </w:r>
      <w:r w:rsidRPr="00684F08">
        <w:rPr>
          <w:rFonts w:ascii="Arial" w:hAnsi="Arial" w:cs="Arial"/>
          <w:lang w:eastAsia="en-CA"/>
        </w:rPr>
        <w:t> A: Privacy Risk Assessment Grid</w:t>
      </w:r>
      <w:bookmarkEnd w:id="287"/>
      <w:r w:rsidRPr="00684F08">
        <w:rPr>
          <w:rFonts w:ascii="Arial" w:hAnsi="Arial" w:cs="Arial"/>
          <w:lang w:eastAsia="en-CA"/>
        </w:rPr>
        <w:t xml:space="preserve"> </w:t>
      </w:r>
      <w:bookmarkEnd w:id="288"/>
      <w:bookmarkEnd w:id="289"/>
    </w:p>
    <w:p w14:paraId="63591C0C" w14:textId="77777777" w:rsidR="007F2DCB" w:rsidRPr="00AD7CF8" w:rsidRDefault="007F2DCB" w:rsidP="007F2DCB">
      <w:pPr>
        <w:spacing w:after="200" w:line="240" w:lineRule="auto"/>
        <w:rPr>
          <w:rFonts w:ascii="Arial" w:hAnsi="Arial" w:cs="Arial"/>
          <w:i/>
          <w:iCs/>
          <w:color w:val="2F5496" w:themeColor="accent1" w:themeShade="BF"/>
          <w:lang w:val="en-CA"/>
        </w:rPr>
      </w:pPr>
      <w:r w:rsidRPr="00AD7CF8">
        <w:rPr>
          <w:rFonts w:ascii="Arial" w:hAnsi="Arial" w:cs="Arial"/>
          <w:i/>
          <w:iCs/>
          <w:color w:val="2F5496" w:themeColor="accent1" w:themeShade="BF"/>
          <w:lang w:val="en-CA"/>
        </w:rPr>
        <w:t xml:space="preserve">The privacy risk assessment grid in this </w:t>
      </w:r>
      <w:r w:rsidR="000B4A42" w:rsidRPr="00AD7CF8">
        <w:rPr>
          <w:rFonts w:ascii="Arial" w:hAnsi="Arial" w:cs="Arial"/>
          <w:i/>
          <w:iCs/>
          <w:color w:val="2F5496" w:themeColor="accent1" w:themeShade="BF"/>
          <w:lang w:val="en-CA"/>
        </w:rPr>
        <w:t>annex</w:t>
      </w:r>
      <w:r w:rsidRPr="00AD7CF8">
        <w:rPr>
          <w:rFonts w:ascii="Arial" w:hAnsi="Arial" w:cs="Arial"/>
          <w:i/>
          <w:iCs/>
          <w:color w:val="2F5496" w:themeColor="accent1" w:themeShade="BF"/>
          <w:lang w:val="en-CA"/>
        </w:rPr>
        <w:t xml:space="preserve"> is a non-mandatory tool that can be used to determine the impact of a privacy risk identified during the privacy analysis and the likelihood of the risk occurring. Privacy officials are encouraged to adapt the tools to the needs of their institutions. If you use the grid, follow the steps below.</w:t>
      </w:r>
    </w:p>
    <w:p w14:paraId="6C95D51E" w14:textId="77777777" w:rsidR="007F2DCB" w:rsidRPr="00AD7CF8" w:rsidRDefault="007F2DCB" w:rsidP="007F2DCB">
      <w:pPr>
        <w:pStyle w:val="Title"/>
        <w:spacing w:after="200"/>
        <w:rPr>
          <w:rFonts w:cs="Arial"/>
          <w:b w:val="0"/>
          <w:i/>
          <w:iCs/>
          <w:color w:val="2F5496" w:themeColor="accent1" w:themeShade="BF"/>
          <w:sz w:val="22"/>
          <w:szCs w:val="22"/>
        </w:rPr>
      </w:pPr>
      <w:r w:rsidRPr="00AD7CF8">
        <w:rPr>
          <w:rFonts w:cs="Arial"/>
          <w:i/>
          <w:iCs/>
          <w:color w:val="2F5496" w:themeColor="accent1" w:themeShade="BF"/>
          <w:sz w:val="22"/>
          <w:szCs w:val="22"/>
        </w:rPr>
        <w:t xml:space="preserve">Step 1: </w:t>
      </w:r>
      <w:r w:rsidRPr="00AD7CF8">
        <w:rPr>
          <w:rFonts w:cs="Arial"/>
          <w:b w:val="0"/>
          <w:i/>
          <w:iCs/>
          <w:color w:val="2F5496" w:themeColor="accent1" w:themeShade="BF"/>
          <w:sz w:val="22"/>
          <w:szCs w:val="22"/>
        </w:rPr>
        <w:t>Determine the potential impact (to the individual or institution) of the risk should it occur, based on the scale below.</w:t>
      </w:r>
    </w:p>
    <w:p w14:paraId="4B1DDB28" w14:textId="77777777" w:rsidR="007F2DCB" w:rsidRPr="00AD7CF8" w:rsidRDefault="007F2DCB" w:rsidP="007F2DCB">
      <w:pPr>
        <w:pStyle w:val="Title"/>
        <w:spacing w:after="200"/>
        <w:rPr>
          <w:rFonts w:cs="Arial"/>
          <w:i/>
          <w:iCs/>
          <w:color w:val="2F5496" w:themeColor="accent1" w:themeShade="BF"/>
          <w:sz w:val="22"/>
          <w:szCs w:val="22"/>
        </w:rPr>
      </w:pPr>
      <w:r w:rsidRPr="00AD7CF8">
        <w:rPr>
          <w:rFonts w:cs="Arial"/>
          <w:i/>
          <w:iCs/>
          <w:color w:val="2F5496" w:themeColor="accent1" w:themeShade="BF"/>
          <w:sz w:val="22"/>
          <w:szCs w:val="22"/>
        </w:rPr>
        <w:t xml:space="preserve">Step 2: </w:t>
      </w:r>
      <w:r w:rsidRPr="00AD7CF8">
        <w:rPr>
          <w:rFonts w:cs="Arial"/>
          <w:b w:val="0"/>
          <w:i/>
          <w:iCs/>
          <w:color w:val="2F5496" w:themeColor="accent1" w:themeShade="BF"/>
          <w:sz w:val="22"/>
          <w:szCs w:val="22"/>
        </w:rPr>
        <w:t>Scroll down to the “Impact” column and determine the likelihood of the risk occurring (unlikely, likely, very likely, almost certain).</w:t>
      </w:r>
    </w:p>
    <w:p w14:paraId="536D5FBA" w14:textId="77777777" w:rsidR="007F2DCB" w:rsidRPr="00AD7CF8" w:rsidRDefault="007F2DCB" w:rsidP="007F2DCB">
      <w:pPr>
        <w:pStyle w:val="Title"/>
        <w:spacing w:after="200"/>
        <w:rPr>
          <w:rFonts w:cs="Arial"/>
          <w:b w:val="0"/>
          <w:i/>
          <w:iCs/>
          <w:color w:val="2F5496" w:themeColor="accent1" w:themeShade="BF"/>
          <w:sz w:val="22"/>
          <w:szCs w:val="22"/>
        </w:rPr>
      </w:pPr>
      <w:r w:rsidRPr="00AD7CF8">
        <w:rPr>
          <w:rFonts w:cs="Arial"/>
          <w:i/>
          <w:iCs/>
          <w:color w:val="2F5496" w:themeColor="accent1" w:themeShade="BF"/>
          <w:sz w:val="22"/>
          <w:szCs w:val="22"/>
        </w:rPr>
        <w:t xml:space="preserve">Step 3: </w:t>
      </w:r>
      <w:r w:rsidRPr="00AD7CF8">
        <w:rPr>
          <w:rFonts w:cs="Arial"/>
          <w:b w:val="0"/>
          <w:i/>
          <w:iCs/>
          <w:color w:val="2F5496" w:themeColor="accent1" w:themeShade="BF"/>
          <w:sz w:val="22"/>
          <w:szCs w:val="22"/>
        </w:rPr>
        <w:t>The area in the scale where the level of impact and level of likelihood intersect indicates the level of risk.</w:t>
      </w:r>
    </w:p>
    <w:p w14:paraId="25FE4660" w14:textId="77777777" w:rsidR="007F2DCB" w:rsidRPr="00AD7CF8" w:rsidRDefault="007F2DCB" w:rsidP="007F2DCB">
      <w:pPr>
        <w:pStyle w:val="Title"/>
        <w:spacing w:after="200"/>
        <w:ind w:left="720"/>
        <w:rPr>
          <w:rFonts w:cs="Arial"/>
          <w:b w:val="0"/>
          <w:i/>
          <w:iCs/>
          <w:color w:val="2F5496" w:themeColor="accent1" w:themeShade="BF"/>
          <w:sz w:val="22"/>
          <w:szCs w:val="22"/>
        </w:rPr>
      </w:pPr>
      <w:r w:rsidRPr="00AD7CF8">
        <w:rPr>
          <w:rFonts w:cs="Arial"/>
          <w:b w:val="0"/>
          <w:i/>
          <w:iCs/>
          <w:color w:val="2F5496" w:themeColor="accent1" w:themeShade="BF"/>
          <w:sz w:val="22"/>
          <w:szCs w:val="22"/>
        </w:rPr>
        <w:t xml:space="preserve">Example: A potential asset loss for the institution of $2 million (impact level of 2) that is very likely (likelihood level of 2) to occur under standard circumstances will result in a medium risk (2 + </w:t>
      </w:r>
      <w:r w:rsidRPr="00AD7CF8" w:rsidDel="00AF551E">
        <w:rPr>
          <w:rFonts w:cs="Arial"/>
          <w:b w:val="0"/>
          <w:i/>
          <w:iCs/>
          <w:color w:val="2F5496" w:themeColor="accent1" w:themeShade="BF"/>
          <w:sz w:val="22"/>
          <w:szCs w:val="22"/>
        </w:rPr>
        <w:t>2</w:t>
      </w:r>
      <w:r w:rsidRPr="00AD7CF8">
        <w:rPr>
          <w:rFonts w:cs="Arial"/>
          <w:b w:val="0"/>
          <w:i/>
          <w:iCs/>
          <w:color w:val="2F5496" w:themeColor="accent1" w:themeShade="BF"/>
          <w:sz w:val="22"/>
          <w:szCs w:val="22"/>
        </w:rPr>
        <w:t> = 4).</w:t>
      </w:r>
    </w:p>
    <w:p w14:paraId="26DEA89E" w14:textId="77777777" w:rsidR="007F2DCB" w:rsidRPr="00AD7CF8" w:rsidRDefault="007F2DCB" w:rsidP="007F2DCB">
      <w:pPr>
        <w:pStyle w:val="Title"/>
        <w:spacing w:after="200"/>
        <w:rPr>
          <w:rFonts w:cs="Arial"/>
          <w:b w:val="0"/>
          <w:i/>
          <w:iCs/>
          <w:color w:val="2F5496" w:themeColor="accent1" w:themeShade="BF"/>
          <w:sz w:val="22"/>
          <w:szCs w:val="22"/>
        </w:rPr>
      </w:pPr>
      <w:r w:rsidRPr="00AD7CF8">
        <w:rPr>
          <w:rFonts w:cs="Arial"/>
          <w:i/>
          <w:iCs/>
          <w:color w:val="2F5496" w:themeColor="accent1" w:themeShade="BF"/>
          <w:sz w:val="22"/>
          <w:szCs w:val="22"/>
        </w:rPr>
        <w:t xml:space="preserve">Step 4: </w:t>
      </w:r>
      <w:r w:rsidRPr="00AD7CF8">
        <w:rPr>
          <w:rFonts w:cs="Arial"/>
          <w:b w:val="0"/>
          <w:i/>
          <w:iCs/>
          <w:color w:val="2F5496" w:themeColor="accent1" w:themeShade="BF"/>
          <w:sz w:val="22"/>
          <w:szCs w:val="22"/>
        </w:rPr>
        <w:t xml:space="preserve">Repeat for every risk identified in </w:t>
      </w:r>
      <w:hyperlink w:anchor="_Section_C:_privacy" w:history="1">
        <w:r w:rsidRPr="00AD7CF8">
          <w:rPr>
            <w:rStyle w:val="Hyperlink"/>
            <w:rFonts w:cs="Arial"/>
            <w:b w:val="0"/>
            <w:i/>
            <w:iCs/>
            <w:color w:val="2F5496" w:themeColor="accent1" w:themeShade="BF"/>
            <w:sz w:val="22"/>
            <w:szCs w:val="22"/>
          </w:rPr>
          <w:t>Section C: privacy analysis</w:t>
        </w:r>
      </w:hyperlink>
      <w:r w:rsidRPr="00AD7CF8">
        <w:rPr>
          <w:rFonts w:cs="Arial"/>
          <w:b w:val="0"/>
          <w:i/>
          <w:iCs/>
          <w:color w:val="2F5496" w:themeColor="accent1" w:themeShade="BF"/>
          <w:sz w:val="22"/>
          <w:szCs w:val="22"/>
        </w:rPr>
        <w:t>.</w:t>
      </w:r>
    </w:p>
    <w:p w14:paraId="46F783C6" w14:textId="77777777" w:rsidR="007F2DCB" w:rsidRPr="00AD7CF8" w:rsidRDefault="007F2DCB" w:rsidP="007F2DCB">
      <w:pPr>
        <w:pStyle w:val="Title"/>
        <w:spacing w:after="200"/>
        <w:rPr>
          <w:rFonts w:cs="Arial"/>
          <w:b w:val="0"/>
          <w:i/>
          <w:iCs/>
          <w:color w:val="2F5496" w:themeColor="accent1" w:themeShade="BF"/>
          <w:sz w:val="22"/>
          <w:szCs w:val="22"/>
        </w:rPr>
      </w:pPr>
      <w:r w:rsidRPr="00AD7CF8">
        <w:rPr>
          <w:rFonts w:cs="Arial"/>
          <w:i/>
          <w:iCs/>
          <w:color w:val="2F5496" w:themeColor="accent1" w:themeShade="BF"/>
          <w:sz w:val="22"/>
          <w:szCs w:val="22"/>
        </w:rPr>
        <w:t>Note:</w:t>
      </w:r>
      <w:r w:rsidRPr="00AD7CF8">
        <w:rPr>
          <w:rFonts w:cs="Arial"/>
          <w:b w:val="0"/>
          <w:i/>
          <w:iCs/>
          <w:color w:val="2F5496" w:themeColor="accent1" w:themeShade="BF"/>
          <w:sz w:val="22"/>
          <w:szCs w:val="22"/>
        </w:rPr>
        <w:t xml:space="preserve"> Although it is strongly recommended to use as much evidence as you have at your disposal to objectively complete the assessment, for example, potential days of service disruption (based on previous events), it is important to note than some subjectivity in the assessment and result is expected. </w:t>
      </w:r>
    </w:p>
    <w:p w14:paraId="29E465E3" w14:textId="77777777" w:rsidR="009E7B0D" w:rsidRDefault="009E7B0D" w:rsidP="009E7B0D">
      <w:pPr>
        <w:rPr>
          <w:lang w:val="en-CA"/>
        </w:rPr>
      </w:pPr>
    </w:p>
    <w:p w14:paraId="20871C9F" w14:textId="36A056D5" w:rsidR="009E7B0D" w:rsidRPr="00684F08" w:rsidRDefault="009E7B0D" w:rsidP="009E7B0D">
      <w:pPr>
        <w:rPr>
          <w:rFonts w:ascii="Arial" w:hAnsi="Arial" w:cs="Arial"/>
          <w:i/>
          <w:iCs/>
          <w:sz w:val="24"/>
          <w:szCs w:val="24"/>
          <w:lang w:val="en-CA"/>
        </w:rPr>
        <w:sectPr w:rsidR="009E7B0D" w:rsidRPr="00684F08" w:rsidSect="0055195B">
          <w:type w:val="continuous"/>
          <w:pgSz w:w="12242" w:h="15840" w:code="1"/>
          <w:pgMar w:top="1440" w:right="1440" w:bottom="567" w:left="1134" w:header="708" w:footer="708" w:gutter="0"/>
          <w:cols w:space="708"/>
          <w:docGrid w:linePitch="360"/>
        </w:sectPr>
      </w:pPr>
      <w:r w:rsidRPr="00684F08">
        <w:rPr>
          <w:rFonts w:ascii="Arial" w:hAnsi="Arial" w:cs="Arial"/>
          <w:i/>
          <w:iCs/>
          <w:sz w:val="24"/>
          <w:szCs w:val="24"/>
          <w:lang w:val="en-CA"/>
        </w:rPr>
        <w:t>See the Privacy Risk Assessment Grid on the following page.</w:t>
      </w:r>
    </w:p>
    <w:p w14:paraId="7A61C37E" w14:textId="0CCC04D3" w:rsidR="007F2DCB" w:rsidRPr="00684F08" w:rsidRDefault="007F2DCB" w:rsidP="009E7B0D">
      <w:pPr>
        <w:ind w:left="-567"/>
        <w:rPr>
          <w:rFonts w:ascii="Arial" w:hAnsi="Arial" w:cs="Arial"/>
          <w:sz w:val="24"/>
          <w:szCs w:val="24"/>
        </w:rPr>
      </w:pPr>
      <w:bookmarkStart w:id="290" w:name="_Toc181179935"/>
      <w:r w:rsidRPr="00684F08">
        <w:rPr>
          <w:rFonts w:ascii="Arial" w:hAnsi="Arial" w:cs="Arial"/>
          <w:sz w:val="24"/>
          <w:szCs w:val="24"/>
        </w:rPr>
        <w:lastRenderedPageBreak/>
        <w:t>Privacy</w:t>
      </w:r>
      <w:r w:rsidRPr="00684F08">
        <w:rPr>
          <w:rFonts w:ascii="Arial" w:hAnsi="Arial" w:cs="Arial"/>
          <w:spacing w:val="-2"/>
          <w:sz w:val="24"/>
          <w:szCs w:val="24"/>
        </w:rPr>
        <w:t xml:space="preserve"> </w:t>
      </w:r>
      <w:r w:rsidRPr="00684F08">
        <w:rPr>
          <w:rFonts w:ascii="Arial" w:hAnsi="Arial" w:cs="Arial"/>
          <w:sz w:val="24"/>
          <w:szCs w:val="24"/>
        </w:rPr>
        <w:t>Risk</w:t>
      </w:r>
      <w:r w:rsidRPr="00684F08">
        <w:rPr>
          <w:rFonts w:ascii="Arial" w:hAnsi="Arial" w:cs="Arial"/>
          <w:spacing w:val="-2"/>
          <w:sz w:val="24"/>
          <w:szCs w:val="24"/>
        </w:rPr>
        <w:t xml:space="preserve"> </w:t>
      </w:r>
      <w:r w:rsidRPr="00684F08">
        <w:rPr>
          <w:rFonts w:ascii="Arial" w:hAnsi="Arial" w:cs="Arial"/>
          <w:sz w:val="24"/>
          <w:szCs w:val="24"/>
        </w:rPr>
        <w:t>Assessment</w:t>
      </w:r>
      <w:r w:rsidRPr="00684F08">
        <w:rPr>
          <w:rFonts w:ascii="Arial" w:hAnsi="Arial" w:cs="Arial"/>
          <w:spacing w:val="-4"/>
          <w:sz w:val="24"/>
          <w:szCs w:val="24"/>
        </w:rPr>
        <w:t xml:space="preserve"> </w:t>
      </w:r>
      <w:r w:rsidRPr="00684F08">
        <w:rPr>
          <w:rFonts w:ascii="Arial" w:hAnsi="Arial" w:cs="Arial"/>
          <w:sz w:val="24"/>
          <w:szCs w:val="24"/>
        </w:rPr>
        <w:t xml:space="preserve">Grid </w:t>
      </w:r>
      <w:bookmarkEnd w:id="290"/>
    </w:p>
    <w:tbl>
      <w:tblPr>
        <w:tblW w:w="10890"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567"/>
        <w:gridCol w:w="880"/>
        <w:gridCol w:w="95"/>
        <w:gridCol w:w="1323"/>
        <w:gridCol w:w="141"/>
        <w:gridCol w:w="1276"/>
        <w:gridCol w:w="142"/>
        <w:gridCol w:w="1276"/>
        <w:gridCol w:w="141"/>
        <w:gridCol w:w="1424"/>
        <w:gridCol w:w="1536"/>
        <w:gridCol w:w="504"/>
        <w:gridCol w:w="30"/>
      </w:tblGrid>
      <w:tr w:rsidR="00AF5C25" w14:paraId="2A6E5134" w14:textId="77777777">
        <w:trPr>
          <w:trHeight w:val="169"/>
          <w:jc w:val="center"/>
        </w:trPr>
        <w:tc>
          <w:tcPr>
            <w:tcW w:w="10890" w:type="dxa"/>
            <w:gridSpan w:val="15"/>
            <w:noWrap/>
            <w:vAlign w:val="center"/>
            <w:hideMark/>
          </w:tcPr>
          <w:p w14:paraId="28A05875" w14:textId="77777777" w:rsidR="00AF5C25" w:rsidRDefault="00AF5C25">
            <w:pPr>
              <w:jc w:val="center"/>
              <w:rPr>
                <w:rFonts w:ascii="Arial" w:eastAsia="Times New Roman" w:hAnsi="Arial" w:cs="Arial"/>
                <w:b/>
                <w:bCs/>
                <w:color w:val="000000"/>
                <w:sz w:val="18"/>
                <w:szCs w:val="18"/>
                <w:lang w:eastAsia="en-CA"/>
              </w:rPr>
            </w:pPr>
            <w:r>
              <w:rPr>
                <w:rFonts w:ascii="Arial" w:eastAsia="Times New Roman" w:hAnsi="Arial" w:cs="Arial"/>
                <w:b/>
                <w:bCs/>
                <w:color w:val="000000"/>
                <w:sz w:val="20"/>
                <w:szCs w:val="20"/>
                <w:lang w:eastAsia="en-CA"/>
              </w:rPr>
              <w:t>Impact scale</w:t>
            </w:r>
          </w:p>
        </w:tc>
      </w:tr>
      <w:tr w:rsidR="00AF5C25" w14:paraId="7EF3A988" w14:textId="77777777">
        <w:trPr>
          <w:gridAfter w:val="1"/>
          <w:wAfter w:w="30" w:type="dxa"/>
          <w:trHeight w:val="414"/>
          <w:jc w:val="center"/>
        </w:trPr>
        <w:tc>
          <w:tcPr>
            <w:tcW w:w="421" w:type="dxa"/>
            <w:vMerge w:val="restart"/>
            <w:textDirection w:val="btLr"/>
            <w:vAlign w:val="center"/>
            <w:hideMark/>
          </w:tcPr>
          <w:p w14:paraId="652E036B" w14:textId="77777777" w:rsidR="00AF5C25" w:rsidRDefault="00AF5C25">
            <w:pPr>
              <w:spacing w:after="0" w:line="240" w:lineRule="auto"/>
              <w:jc w:val="center"/>
              <w:rPr>
                <w:rFonts w:ascii="Arial" w:eastAsia="Times New Roman" w:hAnsi="Arial" w:cs="Arial"/>
                <w:b/>
                <w:bCs/>
                <w:sz w:val="18"/>
                <w:szCs w:val="18"/>
                <w:lang w:eastAsia="en-CA"/>
              </w:rPr>
            </w:pPr>
            <w:r>
              <w:rPr>
                <w:rFonts w:ascii="Arial" w:eastAsia="Times New Roman" w:hAnsi="Arial" w:cs="Arial"/>
                <w:b/>
                <w:bCs/>
                <w:sz w:val="18"/>
                <w:szCs w:val="18"/>
                <w:lang w:eastAsia="en-CA"/>
              </w:rPr>
              <w:t>Impacts on individuals</w:t>
            </w:r>
          </w:p>
        </w:tc>
        <w:tc>
          <w:tcPr>
            <w:tcW w:w="1134" w:type="dxa"/>
            <w:shd w:val="clear" w:color="auto" w:fill="F2F2F2" w:themeFill="background1" w:themeFillShade="F2"/>
            <w:vAlign w:val="center"/>
            <w:hideMark/>
          </w:tcPr>
          <w:p w14:paraId="3145FD4F" w14:textId="77777777" w:rsidR="00AF5C25" w:rsidRDefault="00AF5C25">
            <w:pPr>
              <w:rPr>
                <w:rFonts w:ascii="Arial" w:eastAsia="Times New Roman" w:hAnsi="Arial" w:cs="Arial"/>
                <w:b/>
                <w:bCs/>
                <w:sz w:val="18"/>
                <w:szCs w:val="18"/>
                <w:lang w:eastAsia="en-CA"/>
              </w:rPr>
            </w:pPr>
          </w:p>
        </w:tc>
        <w:tc>
          <w:tcPr>
            <w:tcW w:w="1447" w:type="dxa"/>
            <w:gridSpan w:val="2"/>
            <w:shd w:val="clear" w:color="auto" w:fill="F2F2F2" w:themeFill="background1" w:themeFillShade="F2"/>
            <w:vAlign w:val="center"/>
            <w:hideMark/>
          </w:tcPr>
          <w:p w14:paraId="65138694" w14:textId="77777777" w:rsidR="00AF5C25" w:rsidRDefault="00AF5C25">
            <w:pPr>
              <w:rPr>
                <w:rFonts w:ascii="Arial" w:eastAsia="Times New Roman" w:hAnsi="Arial" w:cs="Arial"/>
                <w:b/>
                <w:bCs/>
                <w:sz w:val="18"/>
                <w:szCs w:val="18"/>
                <w:lang w:eastAsia="en-CA"/>
              </w:rPr>
            </w:pPr>
            <w:r>
              <w:rPr>
                <w:rFonts w:ascii="Arial" w:eastAsia="Times New Roman" w:hAnsi="Arial" w:cs="Arial"/>
                <w:b/>
                <w:bCs/>
                <w:sz w:val="18"/>
                <w:szCs w:val="18"/>
                <w:lang w:eastAsia="en-CA"/>
              </w:rPr>
              <w:t>Insignificant</w:t>
            </w:r>
          </w:p>
        </w:tc>
        <w:tc>
          <w:tcPr>
            <w:tcW w:w="1559" w:type="dxa"/>
            <w:gridSpan w:val="3"/>
            <w:shd w:val="clear" w:color="auto" w:fill="F2F2F2" w:themeFill="background1" w:themeFillShade="F2"/>
            <w:vAlign w:val="center"/>
            <w:hideMark/>
          </w:tcPr>
          <w:p w14:paraId="391ED586" w14:textId="77777777" w:rsidR="00AF5C25" w:rsidRDefault="00AF5C25">
            <w:pPr>
              <w:rPr>
                <w:rFonts w:ascii="Arial" w:eastAsia="Times New Roman" w:hAnsi="Arial" w:cs="Arial"/>
                <w:b/>
                <w:bCs/>
                <w:sz w:val="18"/>
                <w:szCs w:val="18"/>
                <w:lang w:eastAsia="en-CA"/>
              </w:rPr>
            </w:pPr>
            <w:r>
              <w:rPr>
                <w:rFonts w:ascii="Arial" w:eastAsia="Times New Roman" w:hAnsi="Arial" w:cs="Arial"/>
                <w:b/>
                <w:bCs/>
                <w:sz w:val="18"/>
                <w:szCs w:val="18"/>
                <w:lang w:eastAsia="en-CA"/>
              </w:rPr>
              <w:t>Low</w:t>
            </w:r>
          </w:p>
        </w:tc>
        <w:tc>
          <w:tcPr>
            <w:tcW w:w="1418" w:type="dxa"/>
            <w:gridSpan w:val="2"/>
            <w:shd w:val="clear" w:color="auto" w:fill="F2F2F2" w:themeFill="background1" w:themeFillShade="F2"/>
            <w:vAlign w:val="center"/>
            <w:hideMark/>
          </w:tcPr>
          <w:p w14:paraId="6EF255E3" w14:textId="77777777" w:rsidR="00AF5C25" w:rsidRDefault="00AF5C25">
            <w:pPr>
              <w:rPr>
                <w:rFonts w:ascii="Arial" w:eastAsia="Times New Roman" w:hAnsi="Arial" w:cs="Arial"/>
                <w:b/>
                <w:bCs/>
                <w:sz w:val="18"/>
                <w:szCs w:val="18"/>
                <w:lang w:eastAsia="en-CA"/>
              </w:rPr>
            </w:pPr>
            <w:r>
              <w:rPr>
                <w:rFonts w:ascii="Arial" w:eastAsia="Times New Roman" w:hAnsi="Arial" w:cs="Arial"/>
                <w:b/>
                <w:bCs/>
                <w:sz w:val="18"/>
                <w:szCs w:val="18"/>
                <w:lang w:eastAsia="en-CA"/>
              </w:rPr>
              <w:t>Medium</w:t>
            </w:r>
          </w:p>
        </w:tc>
        <w:tc>
          <w:tcPr>
            <w:tcW w:w="1417" w:type="dxa"/>
            <w:gridSpan w:val="2"/>
            <w:shd w:val="clear" w:color="auto" w:fill="F2F2F2" w:themeFill="background1" w:themeFillShade="F2"/>
            <w:vAlign w:val="center"/>
            <w:hideMark/>
          </w:tcPr>
          <w:p w14:paraId="61D5C7FE" w14:textId="77777777" w:rsidR="00AF5C25" w:rsidRDefault="00AF5C25">
            <w:pPr>
              <w:rPr>
                <w:rFonts w:ascii="Arial" w:eastAsia="Times New Roman" w:hAnsi="Arial" w:cs="Arial"/>
                <w:b/>
                <w:bCs/>
                <w:sz w:val="18"/>
                <w:szCs w:val="18"/>
                <w:lang w:eastAsia="en-CA"/>
              </w:rPr>
            </w:pPr>
            <w:r>
              <w:rPr>
                <w:rFonts w:ascii="Arial" w:eastAsia="Times New Roman" w:hAnsi="Arial" w:cs="Arial"/>
                <w:b/>
                <w:bCs/>
                <w:sz w:val="18"/>
                <w:szCs w:val="18"/>
                <w:lang w:eastAsia="en-CA"/>
              </w:rPr>
              <w:t>High</w:t>
            </w:r>
          </w:p>
        </w:tc>
        <w:tc>
          <w:tcPr>
            <w:tcW w:w="1424" w:type="dxa"/>
            <w:shd w:val="clear" w:color="auto" w:fill="F2F2F2" w:themeFill="background1" w:themeFillShade="F2"/>
            <w:vAlign w:val="center"/>
            <w:hideMark/>
          </w:tcPr>
          <w:p w14:paraId="61665614" w14:textId="77777777" w:rsidR="00AF5C25" w:rsidRDefault="00AF5C25">
            <w:pPr>
              <w:rPr>
                <w:rFonts w:ascii="Arial" w:eastAsia="Times New Roman" w:hAnsi="Arial" w:cs="Arial"/>
                <w:b/>
                <w:bCs/>
                <w:sz w:val="18"/>
                <w:szCs w:val="18"/>
                <w:lang w:eastAsia="en-CA"/>
              </w:rPr>
            </w:pPr>
            <w:r>
              <w:rPr>
                <w:rFonts w:ascii="Arial" w:eastAsia="Times New Roman" w:hAnsi="Arial" w:cs="Arial"/>
                <w:b/>
                <w:bCs/>
                <w:sz w:val="18"/>
                <w:szCs w:val="18"/>
                <w:lang w:eastAsia="en-CA"/>
              </w:rPr>
              <w:t>Severe</w:t>
            </w:r>
          </w:p>
        </w:tc>
        <w:tc>
          <w:tcPr>
            <w:tcW w:w="2040" w:type="dxa"/>
            <w:gridSpan w:val="2"/>
            <w:vAlign w:val="center"/>
            <w:hideMark/>
          </w:tcPr>
          <w:p w14:paraId="2E01324E" w14:textId="77777777" w:rsidR="00AF5C25" w:rsidRDefault="00AF5C25">
            <w:pPr>
              <w:spacing w:after="0" w:line="240" w:lineRule="auto"/>
              <w:jc w:val="center"/>
              <w:rPr>
                <w:rFonts w:ascii="Arial" w:eastAsia="Times New Roman" w:hAnsi="Arial" w:cs="Arial"/>
                <w:b/>
                <w:bCs/>
                <w:sz w:val="12"/>
                <w:szCs w:val="12"/>
                <w:lang w:eastAsia="en-CA"/>
              </w:rPr>
            </w:pPr>
            <w:r>
              <w:rPr>
                <w:rFonts w:ascii="Arial" w:eastAsia="Times New Roman" w:hAnsi="Arial" w:cs="Arial"/>
                <w:b/>
                <w:bCs/>
                <w:sz w:val="12"/>
                <w:szCs w:val="12"/>
                <w:lang w:eastAsia="en-CA"/>
              </w:rPr>
              <w:t>Definitions of Impact Types</w:t>
            </w:r>
          </w:p>
        </w:tc>
      </w:tr>
      <w:tr w:rsidR="00AF5C25" w14:paraId="68C8C2B6" w14:textId="77777777">
        <w:trPr>
          <w:gridAfter w:val="1"/>
          <w:wAfter w:w="30" w:type="dxa"/>
          <w:trHeight w:val="1026"/>
          <w:jc w:val="center"/>
        </w:trPr>
        <w:tc>
          <w:tcPr>
            <w:tcW w:w="421" w:type="dxa"/>
            <w:vMerge/>
            <w:vAlign w:val="center"/>
            <w:hideMark/>
          </w:tcPr>
          <w:p w14:paraId="64BBC662" w14:textId="77777777" w:rsidR="00AF5C25" w:rsidRDefault="00AF5C25">
            <w:pPr>
              <w:spacing w:after="0" w:line="240" w:lineRule="auto"/>
              <w:rPr>
                <w:rFonts w:ascii="Arial" w:eastAsia="Times New Roman" w:hAnsi="Arial" w:cs="Arial"/>
                <w:b/>
                <w:bCs/>
                <w:sz w:val="18"/>
                <w:szCs w:val="18"/>
                <w:lang w:eastAsia="en-CA"/>
              </w:rPr>
            </w:pPr>
          </w:p>
        </w:tc>
        <w:tc>
          <w:tcPr>
            <w:tcW w:w="1134" w:type="dxa"/>
            <w:vAlign w:val="center"/>
            <w:hideMark/>
          </w:tcPr>
          <w:p w14:paraId="12B680BC" w14:textId="77777777" w:rsidR="00AF5C25" w:rsidRDefault="00AF5C25">
            <w:pPr>
              <w:spacing w:after="0" w:line="240" w:lineRule="auto"/>
              <w:jc w:val="center"/>
              <w:rPr>
                <w:rFonts w:ascii="Arial" w:eastAsia="Times New Roman" w:hAnsi="Arial" w:cs="Arial"/>
                <w:b/>
                <w:bCs/>
                <w:i/>
                <w:iCs/>
                <w:sz w:val="12"/>
                <w:szCs w:val="12"/>
                <w:lang w:eastAsia="en-CA"/>
              </w:rPr>
            </w:pPr>
            <w:r>
              <w:rPr>
                <w:rFonts w:ascii="Arial" w:eastAsia="Times New Roman" w:hAnsi="Arial" w:cs="Arial"/>
                <w:b/>
                <w:bCs/>
                <w:i/>
                <w:iCs/>
                <w:sz w:val="12"/>
                <w:szCs w:val="12"/>
                <w:lang w:eastAsia="en-CA"/>
              </w:rPr>
              <w:t>Physical Security and Financial Harm</w:t>
            </w:r>
          </w:p>
        </w:tc>
        <w:tc>
          <w:tcPr>
            <w:tcW w:w="1447" w:type="dxa"/>
            <w:gridSpan w:val="2"/>
            <w:shd w:val="clear" w:color="auto" w:fill="00B050"/>
            <w:vAlign w:val="center"/>
            <w:hideMark/>
          </w:tcPr>
          <w:p w14:paraId="7E756BAF"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Inconvenience</w:t>
            </w:r>
          </w:p>
        </w:tc>
        <w:tc>
          <w:tcPr>
            <w:tcW w:w="1559" w:type="dxa"/>
            <w:gridSpan w:val="3"/>
            <w:shd w:val="clear" w:color="auto" w:fill="92D050"/>
            <w:vAlign w:val="center"/>
            <w:hideMark/>
          </w:tcPr>
          <w:p w14:paraId="79B10C09"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 xml:space="preserve">Short-term injury and/or financial losses that would have </w:t>
            </w:r>
            <w:r w:rsidRPr="0022648B">
              <w:rPr>
                <w:rFonts w:ascii="Calibri" w:eastAsia="Times New Roman" w:hAnsi="Calibri" w:cs="Times New Roman"/>
                <w:b/>
                <w:bCs/>
                <w:sz w:val="14"/>
                <w:szCs w:val="14"/>
                <w:lang w:eastAsia="en-CA"/>
              </w:rPr>
              <w:t>negligible</w:t>
            </w:r>
            <w:r w:rsidRPr="0022648B">
              <w:rPr>
                <w:rFonts w:ascii="Calibri" w:eastAsia="Times New Roman" w:hAnsi="Calibri" w:cs="Times New Roman"/>
                <w:sz w:val="14"/>
                <w:szCs w:val="14"/>
                <w:lang w:eastAsia="en-CA"/>
              </w:rPr>
              <w:t xml:space="preserve"> impact on the individuals</w:t>
            </w:r>
          </w:p>
        </w:tc>
        <w:tc>
          <w:tcPr>
            <w:tcW w:w="1418" w:type="dxa"/>
            <w:gridSpan w:val="2"/>
            <w:shd w:val="clear" w:color="auto" w:fill="FFFF00"/>
            <w:vAlign w:val="center"/>
            <w:hideMark/>
          </w:tcPr>
          <w:p w14:paraId="1827B207"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 xml:space="preserve">Long-term injury and/or financial losses that would have a </w:t>
            </w:r>
            <w:r w:rsidRPr="0022648B">
              <w:rPr>
                <w:rFonts w:ascii="Calibri" w:eastAsia="Times New Roman" w:hAnsi="Calibri" w:cs="Times New Roman"/>
                <w:b/>
                <w:bCs/>
                <w:sz w:val="14"/>
                <w:szCs w:val="14"/>
                <w:lang w:eastAsia="en-CA"/>
              </w:rPr>
              <w:t>short -term</w:t>
            </w:r>
            <w:r w:rsidRPr="0022648B">
              <w:rPr>
                <w:rFonts w:ascii="Calibri" w:eastAsia="Times New Roman" w:hAnsi="Calibri" w:cs="Times New Roman"/>
                <w:sz w:val="14"/>
                <w:szCs w:val="14"/>
                <w:lang w:eastAsia="en-CA"/>
              </w:rPr>
              <w:t xml:space="preserve"> impact on the individuals</w:t>
            </w:r>
          </w:p>
        </w:tc>
        <w:tc>
          <w:tcPr>
            <w:tcW w:w="1417" w:type="dxa"/>
            <w:gridSpan w:val="2"/>
            <w:shd w:val="clear" w:color="auto" w:fill="E26B0A"/>
            <w:vAlign w:val="center"/>
            <w:hideMark/>
          </w:tcPr>
          <w:p w14:paraId="45E57AA7"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Grave and irreversible injury and/or financial losses that would have a</w:t>
            </w:r>
            <w:r w:rsidRPr="0022648B">
              <w:rPr>
                <w:rFonts w:ascii="Calibri" w:eastAsia="Times New Roman" w:hAnsi="Calibri" w:cs="Times New Roman"/>
                <w:b/>
                <w:bCs/>
                <w:sz w:val="14"/>
                <w:szCs w:val="14"/>
                <w:lang w:eastAsia="en-CA"/>
              </w:rPr>
              <w:t xml:space="preserve"> long-term</w:t>
            </w:r>
            <w:r w:rsidRPr="0022648B">
              <w:rPr>
                <w:rFonts w:ascii="Calibri" w:eastAsia="Times New Roman" w:hAnsi="Calibri" w:cs="Times New Roman"/>
                <w:sz w:val="14"/>
                <w:szCs w:val="14"/>
                <w:lang w:eastAsia="en-CA"/>
              </w:rPr>
              <w:t xml:space="preserve"> impact on the individuals</w:t>
            </w:r>
          </w:p>
        </w:tc>
        <w:tc>
          <w:tcPr>
            <w:tcW w:w="1424" w:type="dxa"/>
            <w:shd w:val="clear" w:color="auto" w:fill="C00000"/>
            <w:vAlign w:val="center"/>
            <w:hideMark/>
          </w:tcPr>
          <w:p w14:paraId="0F9F36C8" w14:textId="77777777" w:rsidR="00AF5C25" w:rsidRPr="0022648B" w:rsidRDefault="00AF5C25">
            <w:pPr>
              <w:spacing w:after="0" w:line="240" w:lineRule="auto"/>
              <w:jc w:val="center"/>
              <w:rPr>
                <w:rFonts w:ascii="Calibri" w:eastAsia="Times New Roman" w:hAnsi="Calibri" w:cs="Times New Roman"/>
                <w:color w:val="000000" w:themeColor="text1"/>
                <w:sz w:val="14"/>
                <w:szCs w:val="14"/>
                <w:lang w:eastAsia="en-CA"/>
              </w:rPr>
            </w:pPr>
            <w:r w:rsidRPr="0022648B">
              <w:rPr>
                <w:rFonts w:ascii="Calibri" w:eastAsia="Times New Roman" w:hAnsi="Calibri" w:cs="Times New Roman"/>
                <w:color w:val="000000" w:themeColor="text1"/>
                <w:sz w:val="14"/>
                <w:szCs w:val="14"/>
                <w:lang w:eastAsia="en-CA"/>
              </w:rPr>
              <w:t>Fatalities, significant risk of death or inevitable bankruptcy</w:t>
            </w:r>
          </w:p>
        </w:tc>
        <w:tc>
          <w:tcPr>
            <w:tcW w:w="2040" w:type="dxa"/>
            <w:gridSpan w:val="2"/>
            <w:vAlign w:val="center"/>
            <w:hideMark/>
          </w:tcPr>
          <w:p w14:paraId="6A054F86"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 xml:space="preserve">Harm to the security of individuals can be in the form of personal injury (physical). </w:t>
            </w:r>
            <w:r w:rsidRPr="0022648B">
              <w:rPr>
                <w:rFonts w:ascii="Calibri" w:eastAsia="Times New Roman" w:hAnsi="Calibri" w:cs="Times New Roman"/>
                <w:sz w:val="14"/>
                <w:szCs w:val="14"/>
                <w:lang w:eastAsia="en-CA"/>
              </w:rPr>
              <w:br/>
            </w:r>
            <w:r w:rsidRPr="0022648B">
              <w:rPr>
                <w:rFonts w:ascii="Calibri" w:eastAsia="Times New Roman" w:hAnsi="Calibri" w:cs="Times New Roman"/>
                <w:sz w:val="14"/>
                <w:szCs w:val="14"/>
                <w:lang w:eastAsia="en-CA"/>
              </w:rPr>
              <w:br/>
              <w:t>Financial harm can be in the form of non-recoverable financial losses or assets losses.</w:t>
            </w:r>
          </w:p>
        </w:tc>
      </w:tr>
      <w:tr w:rsidR="00AF5C25" w14:paraId="36CE013A" w14:textId="77777777">
        <w:trPr>
          <w:gridAfter w:val="1"/>
          <w:wAfter w:w="30" w:type="dxa"/>
          <w:trHeight w:val="1058"/>
          <w:jc w:val="center"/>
        </w:trPr>
        <w:tc>
          <w:tcPr>
            <w:tcW w:w="421" w:type="dxa"/>
            <w:vMerge/>
            <w:vAlign w:val="center"/>
            <w:hideMark/>
          </w:tcPr>
          <w:p w14:paraId="78E2A3B2" w14:textId="77777777" w:rsidR="00AF5C25" w:rsidRDefault="00AF5C25">
            <w:pPr>
              <w:spacing w:after="0" w:line="240" w:lineRule="auto"/>
              <w:rPr>
                <w:rFonts w:ascii="Arial" w:eastAsia="Times New Roman" w:hAnsi="Arial" w:cs="Arial"/>
                <w:b/>
                <w:bCs/>
                <w:sz w:val="18"/>
                <w:szCs w:val="18"/>
                <w:lang w:eastAsia="en-CA"/>
              </w:rPr>
            </w:pPr>
          </w:p>
        </w:tc>
        <w:tc>
          <w:tcPr>
            <w:tcW w:w="1134" w:type="dxa"/>
            <w:vAlign w:val="center"/>
            <w:hideMark/>
          </w:tcPr>
          <w:p w14:paraId="29AECCDD" w14:textId="77777777" w:rsidR="00AF5C25" w:rsidRDefault="00AF5C25">
            <w:pPr>
              <w:spacing w:after="0" w:line="240" w:lineRule="auto"/>
              <w:jc w:val="center"/>
              <w:rPr>
                <w:rFonts w:ascii="Arial" w:eastAsia="Times New Roman" w:hAnsi="Arial" w:cs="Arial"/>
                <w:b/>
                <w:bCs/>
                <w:i/>
                <w:iCs/>
                <w:sz w:val="12"/>
                <w:szCs w:val="12"/>
                <w:lang w:eastAsia="en-CA"/>
              </w:rPr>
            </w:pPr>
            <w:r>
              <w:rPr>
                <w:rFonts w:ascii="Arial" w:eastAsia="Times New Roman" w:hAnsi="Arial" w:cs="Arial"/>
                <w:b/>
                <w:bCs/>
                <w:i/>
                <w:iCs/>
                <w:sz w:val="12"/>
                <w:szCs w:val="12"/>
                <w:lang w:eastAsia="en-CA"/>
              </w:rPr>
              <w:t>Psychological Harm</w:t>
            </w:r>
          </w:p>
        </w:tc>
        <w:tc>
          <w:tcPr>
            <w:tcW w:w="1447" w:type="dxa"/>
            <w:gridSpan w:val="2"/>
            <w:shd w:val="clear" w:color="auto" w:fill="00B050"/>
            <w:vAlign w:val="center"/>
            <w:hideMark/>
          </w:tcPr>
          <w:p w14:paraId="31F61506"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Discomfort</w:t>
            </w:r>
          </w:p>
        </w:tc>
        <w:tc>
          <w:tcPr>
            <w:tcW w:w="1559" w:type="dxa"/>
            <w:gridSpan w:val="3"/>
            <w:shd w:val="clear" w:color="auto" w:fill="92D050"/>
            <w:vAlign w:val="center"/>
            <w:hideMark/>
          </w:tcPr>
          <w:p w14:paraId="48915FBF"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Negligible psychological distress, not requiring professional attention</w:t>
            </w:r>
          </w:p>
        </w:tc>
        <w:tc>
          <w:tcPr>
            <w:tcW w:w="1418" w:type="dxa"/>
            <w:gridSpan w:val="2"/>
            <w:shd w:val="clear" w:color="auto" w:fill="FFFF00"/>
            <w:vAlign w:val="center"/>
            <w:hideMark/>
          </w:tcPr>
          <w:p w14:paraId="0C12F0B1"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Short-term psychological distress interfering with the daily activities of an individual which could be addressed with professional attention</w:t>
            </w:r>
          </w:p>
        </w:tc>
        <w:tc>
          <w:tcPr>
            <w:tcW w:w="1417" w:type="dxa"/>
            <w:gridSpan w:val="2"/>
            <w:shd w:val="clear" w:color="auto" w:fill="E26B0A"/>
            <w:vAlign w:val="center"/>
            <w:hideMark/>
          </w:tcPr>
          <w:p w14:paraId="4DA862A8"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Long term psychological distress interfering with the daily activities of an individual and would require long-term professional attention</w:t>
            </w:r>
          </w:p>
        </w:tc>
        <w:tc>
          <w:tcPr>
            <w:tcW w:w="1424" w:type="dxa"/>
            <w:shd w:val="clear" w:color="auto" w:fill="C00000"/>
            <w:vAlign w:val="center"/>
            <w:hideMark/>
          </w:tcPr>
          <w:p w14:paraId="4FDDB540" w14:textId="77777777" w:rsidR="00AF5C25" w:rsidRPr="0022648B" w:rsidRDefault="00AF5C25">
            <w:pPr>
              <w:spacing w:after="0" w:line="240" w:lineRule="auto"/>
              <w:jc w:val="center"/>
              <w:rPr>
                <w:rFonts w:ascii="Calibri" w:eastAsia="Times New Roman" w:hAnsi="Calibri" w:cs="Times New Roman"/>
                <w:color w:val="000000" w:themeColor="text1"/>
                <w:sz w:val="14"/>
                <w:szCs w:val="14"/>
                <w:lang w:eastAsia="en-CA"/>
              </w:rPr>
            </w:pPr>
            <w:r w:rsidRPr="0022648B">
              <w:rPr>
                <w:rFonts w:ascii="Calibri" w:eastAsia="Times New Roman" w:hAnsi="Calibri" w:cs="Times New Roman"/>
                <w:color w:val="000000" w:themeColor="text1"/>
                <w:sz w:val="14"/>
                <w:szCs w:val="14"/>
                <w:lang w:eastAsia="en-CA"/>
              </w:rPr>
              <w:t>Permanent and irreversible mental health issues</w:t>
            </w:r>
          </w:p>
        </w:tc>
        <w:tc>
          <w:tcPr>
            <w:tcW w:w="2040" w:type="dxa"/>
            <w:gridSpan w:val="2"/>
            <w:vAlign w:val="center"/>
            <w:hideMark/>
          </w:tcPr>
          <w:p w14:paraId="077F3983"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Psychological harm can be experienced in different forms such as difficulty concentrating, sadness, anxiety, depression, etc.</w:t>
            </w:r>
          </w:p>
        </w:tc>
      </w:tr>
      <w:tr w:rsidR="00AF5C25" w14:paraId="1B4B7410" w14:textId="77777777">
        <w:trPr>
          <w:gridAfter w:val="1"/>
          <w:wAfter w:w="30" w:type="dxa"/>
          <w:trHeight w:val="888"/>
          <w:jc w:val="center"/>
        </w:trPr>
        <w:tc>
          <w:tcPr>
            <w:tcW w:w="421" w:type="dxa"/>
            <w:vMerge/>
            <w:vAlign w:val="center"/>
            <w:hideMark/>
          </w:tcPr>
          <w:p w14:paraId="1811CF1C" w14:textId="77777777" w:rsidR="00AF5C25" w:rsidRDefault="00AF5C25">
            <w:pPr>
              <w:spacing w:after="0" w:line="240" w:lineRule="auto"/>
              <w:rPr>
                <w:rFonts w:ascii="Arial" w:eastAsia="Times New Roman" w:hAnsi="Arial" w:cs="Arial"/>
                <w:b/>
                <w:bCs/>
                <w:sz w:val="18"/>
                <w:szCs w:val="18"/>
                <w:lang w:eastAsia="en-CA"/>
              </w:rPr>
            </w:pPr>
          </w:p>
        </w:tc>
        <w:tc>
          <w:tcPr>
            <w:tcW w:w="1134" w:type="dxa"/>
            <w:vAlign w:val="center"/>
            <w:hideMark/>
          </w:tcPr>
          <w:p w14:paraId="7E43321F" w14:textId="77777777" w:rsidR="00AF5C25" w:rsidRDefault="00AF5C25">
            <w:pPr>
              <w:spacing w:after="0" w:line="240" w:lineRule="auto"/>
              <w:jc w:val="center"/>
              <w:rPr>
                <w:rFonts w:ascii="Arial" w:eastAsia="Times New Roman" w:hAnsi="Arial" w:cs="Arial"/>
                <w:b/>
                <w:bCs/>
                <w:i/>
                <w:iCs/>
                <w:sz w:val="12"/>
                <w:szCs w:val="12"/>
                <w:lang w:eastAsia="en-CA"/>
              </w:rPr>
            </w:pPr>
            <w:r>
              <w:rPr>
                <w:rFonts w:ascii="Arial" w:eastAsia="Times New Roman" w:hAnsi="Arial" w:cs="Arial"/>
                <w:b/>
                <w:bCs/>
                <w:i/>
                <w:iCs/>
                <w:sz w:val="12"/>
                <w:szCs w:val="12"/>
                <w:lang w:eastAsia="en-CA"/>
              </w:rPr>
              <w:t>Reputational Harm</w:t>
            </w:r>
          </w:p>
        </w:tc>
        <w:tc>
          <w:tcPr>
            <w:tcW w:w="1447" w:type="dxa"/>
            <w:gridSpan w:val="2"/>
            <w:shd w:val="clear" w:color="auto" w:fill="00B050"/>
            <w:vAlign w:val="center"/>
            <w:hideMark/>
          </w:tcPr>
          <w:p w14:paraId="72E6BE01"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Inconvenience</w:t>
            </w:r>
          </w:p>
        </w:tc>
        <w:tc>
          <w:tcPr>
            <w:tcW w:w="1559" w:type="dxa"/>
            <w:gridSpan w:val="3"/>
            <w:shd w:val="clear" w:color="auto" w:fill="92D050"/>
            <w:vAlign w:val="center"/>
            <w:hideMark/>
          </w:tcPr>
          <w:p w14:paraId="19141830"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Reputational harm that would have negligible impact on the individual</w:t>
            </w:r>
          </w:p>
        </w:tc>
        <w:tc>
          <w:tcPr>
            <w:tcW w:w="1418" w:type="dxa"/>
            <w:gridSpan w:val="2"/>
            <w:shd w:val="clear" w:color="auto" w:fill="FFFF00"/>
            <w:vAlign w:val="center"/>
            <w:hideMark/>
          </w:tcPr>
          <w:p w14:paraId="32F0AB9A"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Short-term reputational harm that would have a noticeable impact on the individual</w:t>
            </w:r>
          </w:p>
        </w:tc>
        <w:tc>
          <w:tcPr>
            <w:tcW w:w="1417" w:type="dxa"/>
            <w:gridSpan w:val="2"/>
            <w:shd w:val="clear" w:color="auto" w:fill="E26B0A"/>
            <w:vAlign w:val="center"/>
            <w:hideMark/>
          </w:tcPr>
          <w:p w14:paraId="55F3F555"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Long term reputational harm that would have serious impacts on the individual</w:t>
            </w:r>
          </w:p>
        </w:tc>
        <w:tc>
          <w:tcPr>
            <w:tcW w:w="1424" w:type="dxa"/>
            <w:shd w:val="clear" w:color="auto" w:fill="C00000"/>
            <w:vAlign w:val="center"/>
            <w:hideMark/>
          </w:tcPr>
          <w:p w14:paraId="0B17952D" w14:textId="77777777" w:rsidR="00AF5C25" w:rsidRPr="0022648B" w:rsidRDefault="00AF5C25">
            <w:pPr>
              <w:spacing w:after="0" w:line="240" w:lineRule="auto"/>
              <w:jc w:val="center"/>
              <w:rPr>
                <w:rFonts w:ascii="Calibri" w:eastAsia="Times New Roman" w:hAnsi="Calibri" w:cs="Times New Roman"/>
                <w:color w:val="000000" w:themeColor="text1"/>
                <w:sz w:val="14"/>
                <w:szCs w:val="14"/>
                <w:lang w:eastAsia="en-CA"/>
              </w:rPr>
            </w:pPr>
            <w:r w:rsidRPr="0022648B">
              <w:rPr>
                <w:rFonts w:ascii="Calibri" w:eastAsia="Times New Roman" w:hAnsi="Calibri" w:cs="Times New Roman"/>
                <w:color w:val="000000" w:themeColor="text1"/>
                <w:sz w:val="14"/>
                <w:szCs w:val="14"/>
                <w:lang w:eastAsia="en-CA"/>
              </w:rPr>
              <w:t>Severe and permanent harm to the reputation of the individual</w:t>
            </w:r>
          </w:p>
        </w:tc>
        <w:tc>
          <w:tcPr>
            <w:tcW w:w="2040" w:type="dxa"/>
            <w:gridSpan w:val="2"/>
            <w:vAlign w:val="center"/>
            <w:hideMark/>
          </w:tcPr>
          <w:p w14:paraId="22C283EA"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Reputational harm to an individual can be in the form of public discomfort, embarrassment, loss of respect, social dilemma, character degradation, ignominy and/or social isolation</w:t>
            </w:r>
          </w:p>
        </w:tc>
      </w:tr>
      <w:tr w:rsidR="00AF5C25" w14:paraId="592D9C28" w14:textId="77777777">
        <w:trPr>
          <w:gridAfter w:val="1"/>
          <w:wAfter w:w="30" w:type="dxa"/>
          <w:trHeight w:val="1114"/>
          <w:jc w:val="center"/>
        </w:trPr>
        <w:tc>
          <w:tcPr>
            <w:tcW w:w="421" w:type="dxa"/>
            <w:vMerge w:val="restart"/>
            <w:textDirection w:val="btLr"/>
            <w:vAlign w:val="center"/>
            <w:hideMark/>
          </w:tcPr>
          <w:p w14:paraId="38B04B4D" w14:textId="77777777" w:rsidR="00AF5C25" w:rsidRDefault="00AF5C25">
            <w:pPr>
              <w:spacing w:after="0" w:line="240" w:lineRule="auto"/>
              <w:jc w:val="center"/>
              <w:rPr>
                <w:rFonts w:ascii="Arial" w:eastAsia="Times New Roman" w:hAnsi="Arial" w:cs="Arial"/>
                <w:b/>
                <w:bCs/>
                <w:sz w:val="18"/>
                <w:szCs w:val="18"/>
                <w:lang w:eastAsia="en-CA"/>
              </w:rPr>
            </w:pPr>
            <w:r>
              <w:rPr>
                <w:rFonts w:ascii="Arial" w:eastAsia="Times New Roman" w:hAnsi="Arial" w:cs="Arial"/>
                <w:b/>
                <w:bCs/>
                <w:sz w:val="18"/>
                <w:szCs w:val="18"/>
                <w:lang w:eastAsia="en-CA"/>
              </w:rPr>
              <w:t>Impacts on the Department</w:t>
            </w:r>
          </w:p>
        </w:tc>
        <w:tc>
          <w:tcPr>
            <w:tcW w:w="1134" w:type="dxa"/>
            <w:vAlign w:val="center"/>
            <w:hideMark/>
          </w:tcPr>
          <w:p w14:paraId="5E45995F" w14:textId="77777777" w:rsidR="00AF5C25" w:rsidRDefault="00AF5C25">
            <w:pPr>
              <w:spacing w:after="0" w:line="240" w:lineRule="auto"/>
              <w:jc w:val="center"/>
              <w:rPr>
                <w:rFonts w:ascii="Arial" w:eastAsia="Times New Roman" w:hAnsi="Arial" w:cs="Arial"/>
                <w:b/>
                <w:bCs/>
                <w:i/>
                <w:iCs/>
                <w:sz w:val="12"/>
                <w:szCs w:val="12"/>
                <w:lang w:eastAsia="en-CA"/>
              </w:rPr>
            </w:pPr>
            <w:r>
              <w:rPr>
                <w:rFonts w:ascii="Arial" w:eastAsia="Times New Roman" w:hAnsi="Arial" w:cs="Arial"/>
                <w:b/>
                <w:bCs/>
                <w:i/>
                <w:iCs/>
                <w:sz w:val="12"/>
                <w:szCs w:val="12"/>
                <w:lang w:eastAsia="en-CA"/>
              </w:rPr>
              <w:t>Financial Resources or Assets Loss</w:t>
            </w:r>
          </w:p>
        </w:tc>
        <w:tc>
          <w:tcPr>
            <w:tcW w:w="1447" w:type="dxa"/>
            <w:gridSpan w:val="2"/>
            <w:shd w:val="clear" w:color="auto" w:fill="00B050"/>
            <w:vAlign w:val="center"/>
            <w:hideMark/>
          </w:tcPr>
          <w:p w14:paraId="2F19A788"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up to $100K</w:t>
            </w:r>
          </w:p>
        </w:tc>
        <w:tc>
          <w:tcPr>
            <w:tcW w:w="1559" w:type="dxa"/>
            <w:gridSpan w:val="3"/>
            <w:shd w:val="clear" w:color="auto" w:fill="92D050"/>
            <w:vAlign w:val="center"/>
            <w:hideMark/>
          </w:tcPr>
          <w:p w14:paraId="063CD3F7"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$100K - $1M e.g.,</w:t>
            </w:r>
          </w:p>
        </w:tc>
        <w:tc>
          <w:tcPr>
            <w:tcW w:w="1418" w:type="dxa"/>
            <w:gridSpan w:val="2"/>
            <w:shd w:val="clear" w:color="auto" w:fill="FFFF00"/>
            <w:vAlign w:val="center"/>
            <w:hideMark/>
          </w:tcPr>
          <w:p w14:paraId="669C701D"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$1M - $50M</w:t>
            </w:r>
          </w:p>
        </w:tc>
        <w:tc>
          <w:tcPr>
            <w:tcW w:w="1417" w:type="dxa"/>
            <w:gridSpan w:val="2"/>
            <w:shd w:val="clear" w:color="auto" w:fill="E26B0A"/>
            <w:vAlign w:val="center"/>
            <w:hideMark/>
          </w:tcPr>
          <w:p w14:paraId="1A85EA05"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$50M - $335M</w:t>
            </w:r>
          </w:p>
        </w:tc>
        <w:tc>
          <w:tcPr>
            <w:tcW w:w="1424" w:type="dxa"/>
            <w:shd w:val="clear" w:color="auto" w:fill="C00000"/>
            <w:vAlign w:val="center"/>
            <w:hideMark/>
          </w:tcPr>
          <w:p w14:paraId="1E6F815C" w14:textId="77777777" w:rsidR="00AF5C25" w:rsidRPr="0022648B" w:rsidRDefault="00AF5C25">
            <w:pPr>
              <w:spacing w:after="0" w:line="240" w:lineRule="auto"/>
              <w:jc w:val="center"/>
              <w:rPr>
                <w:rFonts w:ascii="Calibri" w:eastAsia="Times New Roman" w:hAnsi="Calibri" w:cs="Times New Roman"/>
                <w:color w:val="000000" w:themeColor="text1"/>
                <w:sz w:val="14"/>
                <w:szCs w:val="14"/>
                <w:lang w:eastAsia="en-CA"/>
              </w:rPr>
            </w:pPr>
            <w:r w:rsidRPr="0022648B">
              <w:rPr>
                <w:rFonts w:ascii="Calibri" w:eastAsia="Times New Roman" w:hAnsi="Calibri" w:cs="Times New Roman"/>
                <w:color w:val="000000" w:themeColor="text1"/>
                <w:sz w:val="14"/>
                <w:szCs w:val="14"/>
                <w:lang w:eastAsia="en-CA"/>
              </w:rPr>
              <w:t xml:space="preserve"> ($335M+)</w:t>
            </w:r>
          </w:p>
        </w:tc>
        <w:tc>
          <w:tcPr>
            <w:tcW w:w="2040" w:type="dxa"/>
            <w:gridSpan w:val="2"/>
            <w:vAlign w:val="center"/>
            <w:hideMark/>
          </w:tcPr>
          <w:p w14:paraId="36C25B19"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Financial harm can be in the form of non-recoverable financial losses or assets losses.</w:t>
            </w:r>
            <w:r w:rsidRPr="0022648B">
              <w:rPr>
                <w:rFonts w:ascii="Calibri" w:eastAsia="Times New Roman" w:hAnsi="Calibri" w:cs="Times New Roman"/>
                <w:sz w:val="14"/>
                <w:szCs w:val="14"/>
                <w:lang w:eastAsia="en-CA"/>
              </w:rPr>
              <w:br/>
            </w:r>
            <w:r w:rsidRPr="0022648B">
              <w:rPr>
                <w:rFonts w:ascii="Calibri" w:eastAsia="Times New Roman" w:hAnsi="Calibri" w:cs="Times New Roman"/>
                <w:sz w:val="14"/>
                <w:szCs w:val="14"/>
                <w:lang w:eastAsia="en-CA"/>
              </w:rPr>
              <w:br/>
              <w:t>The financial impact scale is in keeping with the Materiality threshold established by CFOB for the purposes of financial reporting.</w:t>
            </w:r>
          </w:p>
        </w:tc>
      </w:tr>
      <w:tr w:rsidR="00AF5C25" w14:paraId="0B750C6D" w14:textId="77777777">
        <w:trPr>
          <w:gridAfter w:val="1"/>
          <w:wAfter w:w="30" w:type="dxa"/>
          <w:trHeight w:val="1954"/>
          <w:jc w:val="center"/>
        </w:trPr>
        <w:tc>
          <w:tcPr>
            <w:tcW w:w="421" w:type="dxa"/>
            <w:vMerge/>
            <w:vAlign w:val="center"/>
            <w:hideMark/>
          </w:tcPr>
          <w:p w14:paraId="45CC8EB6" w14:textId="77777777" w:rsidR="00AF5C25" w:rsidRDefault="00AF5C25">
            <w:pPr>
              <w:spacing w:after="0" w:line="240" w:lineRule="auto"/>
              <w:rPr>
                <w:rFonts w:ascii="Arial" w:eastAsia="Times New Roman" w:hAnsi="Arial" w:cs="Arial"/>
                <w:b/>
                <w:bCs/>
                <w:sz w:val="18"/>
                <w:szCs w:val="18"/>
                <w:lang w:eastAsia="en-CA"/>
              </w:rPr>
            </w:pPr>
          </w:p>
        </w:tc>
        <w:tc>
          <w:tcPr>
            <w:tcW w:w="1134" w:type="dxa"/>
            <w:vAlign w:val="center"/>
            <w:hideMark/>
          </w:tcPr>
          <w:p w14:paraId="538BB056" w14:textId="77777777" w:rsidR="00AF5C25" w:rsidRDefault="00AF5C25">
            <w:pPr>
              <w:spacing w:after="0" w:line="240" w:lineRule="auto"/>
              <w:jc w:val="center"/>
              <w:rPr>
                <w:rFonts w:ascii="Arial" w:eastAsia="Times New Roman" w:hAnsi="Arial" w:cs="Arial"/>
                <w:b/>
                <w:bCs/>
                <w:i/>
                <w:iCs/>
                <w:sz w:val="12"/>
                <w:szCs w:val="12"/>
                <w:lang w:eastAsia="en-CA"/>
              </w:rPr>
            </w:pPr>
            <w:r>
              <w:rPr>
                <w:rFonts w:ascii="Arial" w:eastAsia="Times New Roman" w:hAnsi="Arial" w:cs="Arial"/>
                <w:b/>
                <w:bCs/>
                <w:i/>
                <w:iCs/>
                <w:sz w:val="12"/>
                <w:szCs w:val="12"/>
                <w:lang w:eastAsia="en-CA"/>
              </w:rPr>
              <w:t>Program operations and the delivery of services</w:t>
            </w:r>
          </w:p>
        </w:tc>
        <w:tc>
          <w:tcPr>
            <w:tcW w:w="1447" w:type="dxa"/>
            <w:gridSpan w:val="2"/>
            <w:shd w:val="clear" w:color="auto" w:fill="00B050"/>
            <w:vAlign w:val="center"/>
            <w:hideMark/>
          </w:tcPr>
          <w:p w14:paraId="30F8B360"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Consequences can be absorbed through normal activity</w:t>
            </w:r>
          </w:p>
        </w:tc>
        <w:tc>
          <w:tcPr>
            <w:tcW w:w="1559" w:type="dxa"/>
            <w:gridSpan w:val="3"/>
            <w:shd w:val="clear" w:color="auto" w:fill="92D050"/>
            <w:vAlign w:val="center"/>
            <w:hideMark/>
          </w:tcPr>
          <w:p w14:paraId="50064570"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Consequences can be absorbed with managed effort</w:t>
            </w:r>
          </w:p>
        </w:tc>
        <w:tc>
          <w:tcPr>
            <w:tcW w:w="1418" w:type="dxa"/>
            <w:gridSpan w:val="2"/>
            <w:shd w:val="clear" w:color="auto" w:fill="FFFF00"/>
            <w:vAlign w:val="center"/>
            <w:hideMark/>
          </w:tcPr>
          <w:p w14:paraId="1BA2B22E"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Consequences could cause significant review on the administration of operations. Impacts to the delivery functions can be minimized by proper management.</w:t>
            </w:r>
          </w:p>
        </w:tc>
        <w:tc>
          <w:tcPr>
            <w:tcW w:w="1417" w:type="dxa"/>
            <w:gridSpan w:val="2"/>
            <w:shd w:val="clear" w:color="auto" w:fill="E26B0A"/>
            <w:vAlign w:val="center"/>
            <w:hideMark/>
          </w:tcPr>
          <w:p w14:paraId="4B9A560B"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Consequences to operations require the intervention of Senior Management or elected representatives. The effective delivery function of the Program is also threatened.</w:t>
            </w:r>
          </w:p>
        </w:tc>
        <w:tc>
          <w:tcPr>
            <w:tcW w:w="1424" w:type="dxa"/>
            <w:shd w:val="clear" w:color="auto" w:fill="C00000"/>
            <w:vAlign w:val="center"/>
            <w:hideMark/>
          </w:tcPr>
          <w:p w14:paraId="7AE3BAD6" w14:textId="77777777" w:rsidR="00AF5C25" w:rsidRPr="0022648B" w:rsidRDefault="00AF5C25">
            <w:pPr>
              <w:spacing w:after="0" w:line="240" w:lineRule="auto"/>
              <w:jc w:val="center"/>
              <w:rPr>
                <w:rFonts w:ascii="Calibri" w:eastAsia="Times New Roman" w:hAnsi="Calibri" w:cs="Times New Roman"/>
                <w:color w:val="000000" w:themeColor="text1"/>
                <w:sz w:val="14"/>
                <w:szCs w:val="14"/>
                <w:lang w:eastAsia="en-CA"/>
              </w:rPr>
            </w:pPr>
            <w:r w:rsidRPr="0022648B">
              <w:rPr>
                <w:rFonts w:ascii="Calibri" w:eastAsia="Times New Roman" w:hAnsi="Calibri" w:cs="Times New Roman"/>
                <w:color w:val="000000" w:themeColor="text1"/>
                <w:sz w:val="14"/>
                <w:szCs w:val="14"/>
                <w:lang w:eastAsia="en-CA"/>
              </w:rPr>
              <w:t>The survival of the program is threatened or a catastrophic failure resulting in a long-term service interruption.  Event consequences require the Department to make large-scale, long-term realignment of operations.</w:t>
            </w:r>
          </w:p>
        </w:tc>
        <w:tc>
          <w:tcPr>
            <w:tcW w:w="2040" w:type="dxa"/>
            <w:gridSpan w:val="2"/>
            <w:vAlign w:val="center"/>
            <w:hideMark/>
          </w:tcPr>
          <w:p w14:paraId="0D839197"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Impact to the program operations could be in the form of disruptions, delays or interruptions in the delivery of services to client.</w:t>
            </w:r>
          </w:p>
        </w:tc>
      </w:tr>
      <w:tr w:rsidR="00AF5C25" w14:paraId="7C2760C7" w14:textId="77777777">
        <w:trPr>
          <w:gridAfter w:val="1"/>
          <w:wAfter w:w="30" w:type="dxa"/>
          <w:trHeight w:val="1410"/>
          <w:jc w:val="center"/>
        </w:trPr>
        <w:tc>
          <w:tcPr>
            <w:tcW w:w="421" w:type="dxa"/>
            <w:vMerge/>
            <w:vAlign w:val="center"/>
            <w:hideMark/>
          </w:tcPr>
          <w:p w14:paraId="246A586A" w14:textId="77777777" w:rsidR="00AF5C25" w:rsidRDefault="00AF5C25">
            <w:pPr>
              <w:spacing w:after="0" w:line="240" w:lineRule="auto"/>
              <w:rPr>
                <w:rFonts w:ascii="Arial" w:eastAsia="Times New Roman" w:hAnsi="Arial" w:cs="Arial"/>
                <w:b/>
                <w:bCs/>
                <w:sz w:val="18"/>
                <w:szCs w:val="18"/>
                <w:lang w:eastAsia="en-CA"/>
              </w:rPr>
            </w:pPr>
          </w:p>
        </w:tc>
        <w:tc>
          <w:tcPr>
            <w:tcW w:w="1134" w:type="dxa"/>
            <w:vAlign w:val="center"/>
            <w:hideMark/>
          </w:tcPr>
          <w:p w14:paraId="1ECE916F" w14:textId="77777777" w:rsidR="00AF5C25" w:rsidRDefault="00AF5C25">
            <w:pPr>
              <w:spacing w:after="0" w:line="240" w:lineRule="auto"/>
              <w:jc w:val="center"/>
              <w:rPr>
                <w:rFonts w:ascii="Arial" w:eastAsia="Times New Roman" w:hAnsi="Arial" w:cs="Arial"/>
                <w:b/>
                <w:bCs/>
                <w:i/>
                <w:iCs/>
                <w:sz w:val="12"/>
                <w:szCs w:val="12"/>
                <w:lang w:eastAsia="en-CA"/>
              </w:rPr>
            </w:pPr>
            <w:r>
              <w:rPr>
                <w:rFonts w:ascii="Arial" w:eastAsia="Times New Roman" w:hAnsi="Arial" w:cs="Arial"/>
                <w:b/>
                <w:bCs/>
                <w:i/>
                <w:iCs/>
                <w:sz w:val="12"/>
                <w:szCs w:val="12"/>
                <w:lang w:eastAsia="en-CA"/>
              </w:rPr>
              <w:t>Reputation and Relationships with stakeholders</w:t>
            </w:r>
          </w:p>
        </w:tc>
        <w:tc>
          <w:tcPr>
            <w:tcW w:w="1447" w:type="dxa"/>
            <w:gridSpan w:val="2"/>
            <w:shd w:val="clear" w:color="auto" w:fill="00B050"/>
            <w:vAlign w:val="center"/>
            <w:hideMark/>
          </w:tcPr>
          <w:p w14:paraId="75AE0844"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No effects on the relationship; dissatisfaction from clients and/or the public</w:t>
            </w:r>
          </w:p>
        </w:tc>
        <w:tc>
          <w:tcPr>
            <w:tcW w:w="1559" w:type="dxa"/>
            <w:gridSpan w:val="3"/>
            <w:shd w:val="clear" w:color="auto" w:fill="92D050"/>
            <w:vAlign w:val="center"/>
            <w:hideMark/>
          </w:tcPr>
          <w:p w14:paraId="30801AB4"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 xml:space="preserve">Unfavorable media attention </w:t>
            </w:r>
            <w:r w:rsidRPr="0022648B">
              <w:rPr>
                <w:rFonts w:ascii="Calibri" w:eastAsia="Times New Roman" w:hAnsi="Calibri" w:cs="Times New Roman"/>
                <w:b/>
                <w:bCs/>
                <w:sz w:val="14"/>
                <w:szCs w:val="14"/>
                <w:lang w:eastAsia="en-CA"/>
              </w:rPr>
              <w:t>for less than a week</w:t>
            </w:r>
            <w:r w:rsidRPr="0022648B">
              <w:rPr>
                <w:rFonts w:ascii="Calibri" w:eastAsia="Times New Roman" w:hAnsi="Calibri" w:cs="Times New Roman"/>
                <w:sz w:val="14"/>
                <w:szCs w:val="14"/>
                <w:lang w:eastAsia="en-CA"/>
              </w:rPr>
              <w:t>; Noticeable increase in client complaints</w:t>
            </w:r>
          </w:p>
        </w:tc>
        <w:tc>
          <w:tcPr>
            <w:tcW w:w="1418" w:type="dxa"/>
            <w:gridSpan w:val="2"/>
            <w:shd w:val="clear" w:color="auto" w:fill="FFFF00"/>
            <w:vAlign w:val="center"/>
            <w:hideMark/>
          </w:tcPr>
          <w:p w14:paraId="3D8D4AED"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 xml:space="preserve">Public trust and confidence in the program or service is negatively affected </w:t>
            </w:r>
            <w:r w:rsidRPr="0022648B">
              <w:rPr>
                <w:rFonts w:ascii="Calibri" w:eastAsia="Times New Roman" w:hAnsi="Calibri" w:cs="Times New Roman"/>
                <w:b/>
                <w:bCs/>
                <w:sz w:val="14"/>
                <w:szCs w:val="14"/>
                <w:lang w:eastAsia="en-CA"/>
              </w:rPr>
              <w:t>for up to one month</w:t>
            </w:r>
            <w:r w:rsidRPr="0022648B">
              <w:rPr>
                <w:rFonts w:ascii="Calibri" w:eastAsia="Times New Roman" w:hAnsi="Calibri" w:cs="Times New Roman"/>
                <w:sz w:val="14"/>
                <w:szCs w:val="14"/>
                <w:lang w:eastAsia="en-CA"/>
              </w:rPr>
              <w:t>; potentially subject to negative criticism by the OPC</w:t>
            </w:r>
          </w:p>
        </w:tc>
        <w:tc>
          <w:tcPr>
            <w:tcW w:w="1417" w:type="dxa"/>
            <w:gridSpan w:val="2"/>
            <w:shd w:val="clear" w:color="auto" w:fill="E26B0A"/>
            <w:vAlign w:val="center"/>
            <w:hideMark/>
          </w:tcPr>
          <w:p w14:paraId="70803046"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 xml:space="preserve">Embarrassment for the Department; Subject to an audit and/or investigation by the OPC; strong criticism by government partners/stakeholders </w:t>
            </w:r>
            <w:r w:rsidRPr="0022648B">
              <w:rPr>
                <w:rFonts w:ascii="Calibri" w:eastAsia="Times New Roman" w:hAnsi="Calibri" w:cs="Times New Roman"/>
                <w:b/>
                <w:bCs/>
                <w:sz w:val="14"/>
                <w:szCs w:val="14"/>
                <w:lang w:eastAsia="en-CA"/>
              </w:rPr>
              <w:t>for more than a month up to three months</w:t>
            </w:r>
          </w:p>
        </w:tc>
        <w:tc>
          <w:tcPr>
            <w:tcW w:w="1424" w:type="dxa"/>
            <w:shd w:val="clear" w:color="auto" w:fill="C00000"/>
            <w:vAlign w:val="center"/>
            <w:hideMark/>
          </w:tcPr>
          <w:p w14:paraId="00C8E6E5" w14:textId="77777777" w:rsidR="00AF5C25" w:rsidRPr="0022648B" w:rsidRDefault="00AF5C25">
            <w:pPr>
              <w:spacing w:after="0" w:line="240" w:lineRule="auto"/>
              <w:jc w:val="center"/>
              <w:rPr>
                <w:rFonts w:ascii="Calibri" w:eastAsia="Times New Roman" w:hAnsi="Calibri" w:cs="Times New Roman"/>
                <w:color w:val="000000" w:themeColor="text1"/>
                <w:sz w:val="14"/>
                <w:szCs w:val="14"/>
                <w:lang w:eastAsia="en-CA"/>
              </w:rPr>
            </w:pPr>
            <w:r w:rsidRPr="0022648B">
              <w:rPr>
                <w:rFonts w:ascii="Calibri" w:eastAsia="Times New Roman" w:hAnsi="Calibri" w:cs="Times New Roman"/>
                <w:color w:val="000000" w:themeColor="text1"/>
                <w:sz w:val="14"/>
                <w:szCs w:val="14"/>
                <w:lang w:eastAsia="en-CA"/>
              </w:rPr>
              <w:t xml:space="preserve">Loss of public trust and confidence in the Government </w:t>
            </w:r>
            <w:r w:rsidRPr="0022648B">
              <w:rPr>
                <w:rFonts w:ascii="Calibri" w:eastAsia="Times New Roman" w:hAnsi="Calibri" w:cs="Times New Roman"/>
                <w:b/>
                <w:bCs/>
                <w:color w:val="000000" w:themeColor="text1"/>
                <w:sz w:val="14"/>
                <w:szCs w:val="14"/>
                <w:lang w:eastAsia="en-CA"/>
              </w:rPr>
              <w:t>for more than 3 months</w:t>
            </w:r>
            <w:r w:rsidRPr="0022648B">
              <w:rPr>
                <w:rFonts w:ascii="Calibri" w:eastAsia="Times New Roman" w:hAnsi="Calibri" w:cs="Times New Roman"/>
                <w:color w:val="000000" w:themeColor="text1"/>
                <w:sz w:val="14"/>
                <w:szCs w:val="14"/>
                <w:lang w:eastAsia="en-CA"/>
              </w:rPr>
              <w:t xml:space="preserve"> that could result in an outcry for the removal of a minister or departmental officials</w:t>
            </w:r>
          </w:p>
        </w:tc>
        <w:tc>
          <w:tcPr>
            <w:tcW w:w="2040" w:type="dxa"/>
            <w:gridSpan w:val="2"/>
            <w:vAlign w:val="center"/>
            <w:hideMark/>
          </w:tcPr>
          <w:p w14:paraId="364E7D3D" w14:textId="77777777" w:rsidR="00AF5C25" w:rsidRPr="0022648B" w:rsidRDefault="00AF5C25">
            <w:pPr>
              <w:spacing w:after="0" w:line="240" w:lineRule="auto"/>
              <w:jc w:val="center"/>
              <w:rPr>
                <w:rFonts w:ascii="Calibri" w:eastAsia="Times New Roman" w:hAnsi="Calibri" w:cs="Times New Roman"/>
                <w:sz w:val="14"/>
                <w:szCs w:val="14"/>
                <w:lang w:eastAsia="en-CA"/>
              </w:rPr>
            </w:pPr>
            <w:r w:rsidRPr="0022648B">
              <w:rPr>
                <w:rFonts w:ascii="Calibri" w:eastAsia="Times New Roman" w:hAnsi="Calibri" w:cs="Times New Roman"/>
                <w:sz w:val="14"/>
                <w:szCs w:val="14"/>
                <w:lang w:eastAsia="en-CA"/>
              </w:rPr>
              <w:t>Reputational impacts could be in the form of criticism, unfavorable media attention or loss of public trust towards government entities, public embarrassment of ministers or senior officials.</w:t>
            </w:r>
          </w:p>
        </w:tc>
      </w:tr>
      <w:tr w:rsidR="00AF5C25" w14:paraId="33323F69" w14:textId="77777777">
        <w:trPr>
          <w:gridAfter w:val="1"/>
          <w:wAfter w:w="30" w:type="dxa"/>
          <w:trHeight w:val="682"/>
          <w:jc w:val="center"/>
        </w:trPr>
        <w:tc>
          <w:tcPr>
            <w:tcW w:w="421" w:type="dxa"/>
            <w:vMerge/>
            <w:vAlign w:val="center"/>
            <w:hideMark/>
          </w:tcPr>
          <w:p w14:paraId="0DB8B2E0" w14:textId="77777777" w:rsidR="00AF5C25" w:rsidRDefault="00AF5C25">
            <w:pPr>
              <w:spacing w:after="0" w:line="240" w:lineRule="auto"/>
              <w:rPr>
                <w:rFonts w:ascii="Arial" w:eastAsia="Times New Roman" w:hAnsi="Arial" w:cs="Arial"/>
                <w:b/>
                <w:bCs/>
                <w:sz w:val="18"/>
                <w:szCs w:val="18"/>
                <w:lang w:eastAsia="en-CA"/>
              </w:rPr>
            </w:pPr>
          </w:p>
        </w:tc>
        <w:tc>
          <w:tcPr>
            <w:tcW w:w="1134" w:type="dxa"/>
            <w:vAlign w:val="center"/>
            <w:hideMark/>
          </w:tcPr>
          <w:p w14:paraId="01B2E32B" w14:textId="77777777" w:rsidR="00AF5C25" w:rsidRDefault="00AF5C25">
            <w:pPr>
              <w:spacing w:after="0" w:line="240" w:lineRule="auto"/>
              <w:jc w:val="center"/>
              <w:rPr>
                <w:rFonts w:ascii="Arial" w:eastAsia="Times New Roman" w:hAnsi="Arial" w:cs="Arial"/>
                <w:b/>
                <w:bCs/>
                <w:i/>
                <w:iCs/>
                <w:sz w:val="12"/>
                <w:szCs w:val="12"/>
                <w:lang w:eastAsia="en-CA"/>
              </w:rPr>
            </w:pPr>
            <w:r>
              <w:rPr>
                <w:rFonts w:ascii="Arial" w:eastAsia="Times New Roman" w:hAnsi="Arial" w:cs="Arial"/>
                <w:b/>
                <w:bCs/>
                <w:i/>
                <w:iCs/>
                <w:sz w:val="12"/>
                <w:szCs w:val="12"/>
                <w:lang w:eastAsia="en-CA"/>
              </w:rPr>
              <w:t>Legal</w:t>
            </w:r>
          </w:p>
        </w:tc>
        <w:tc>
          <w:tcPr>
            <w:tcW w:w="7265" w:type="dxa"/>
            <w:gridSpan w:val="10"/>
            <w:shd w:val="clear" w:color="auto" w:fill="F2F2F2" w:themeFill="background1" w:themeFillShade="F2"/>
            <w:vAlign w:val="center"/>
            <w:hideMark/>
          </w:tcPr>
          <w:p w14:paraId="46C1870B" w14:textId="77777777" w:rsidR="00AF5C25" w:rsidRDefault="00AF5C25">
            <w:pPr>
              <w:spacing w:after="0" w:line="240" w:lineRule="auto"/>
              <w:jc w:val="center"/>
              <w:rPr>
                <w:rFonts w:ascii="Calibri" w:eastAsia="Times New Roman" w:hAnsi="Calibri" w:cs="Times New Roman"/>
                <w:sz w:val="15"/>
                <w:szCs w:val="15"/>
                <w:lang w:eastAsia="en-CA"/>
              </w:rPr>
            </w:pPr>
            <w:r>
              <w:rPr>
                <w:rFonts w:ascii="Calibri" w:eastAsia="Times New Roman" w:hAnsi="Calibri" w:cs="Times New Roman"/>
                <w:sz w:val="15"/>
                <w:szCs w:val="15"/>
                <w:lang w:eastAsia="en-CA"/>
              </w:rPr>
              <w:t xml:space="preserve">Legal impacts attributed to legal actions against the Department and possible financial settlements. </w:t>
            </w:r>
          </w:p>
          <w:p w14:paraId="0966811A" w14:textId="77777777" w:rsidR="00AF5C25" w:rsidRDefault="00AF5C25">
            <w:pPr>
              <w:spacing w:after="0" w:line="240" w:lineRule="auto"/>
              <w:jc w:val="center"/>
              <w:rPr>
                <w:rFonts w:ascii="Calibri" w:eastAsia="Times New Roman" w:hAnsi="Calibri" w:cs="Times New Roman"/>
                <w:sz w:val="13"/>
                <w:szCs w:val="13"/>
                <w:lang w:eastAsia="en-CA"/>
              </w:rPr>
            </w:pPr>
            <w:r>
              <w:rPr>
                <w:rFonts w:ascii="Calibri" w:eastAsia="Times New Roman" w:hAnsi="Calibri" w:cs="Times New Roman"/>
                <w:sz w:val="15"/>
                <w:szCs w:val="13"/>
                <w:lang w:eastAsia="en-CA"/>
              </w:rPr>
              <w:t>(Legal impacts are a result of other risk events occurring and their associated impacts for e.g., harm to individuals or service disruptions.)</w:t>
            </w:r>
          </w:p>
        </w:tc>
        <w:tc>
          <w:tcPr>
            <w:tcW w:w="2040" w:type="dxa"/>
            <w:gridSpan w:val="2"/>
            <w:vAlign w:val="center"/>
            <w:hideMark/>
          </w:tcPr>
          <w:p w14:paraId="3C736D3B" w14:textId="77777777" w:rsidR="00AF5C25" w:rsidRDefault="00AF5C25">
            <w:pPr>
              <w:spacing w:after="0" w:line="240" w:lineRule="auto"/>
              <w:jc w:val="center"/>
              <w:rPr>
                <w:rFonts w:ascii="Calibri" w:eastAsia="Times New Roman" w:hAnsi="Calibri" w:cs="Times New Roman"/>
                <w:color w:val="000000"/>
                <w:sz w:val="13"/>
                <w:szCs w:val="13"/>
                <w:lang w:eastAsia="en-CA"/>
              </w:rPr>
            </w:pPr>
            <w:r>
              <w:rPr>
                <w:rFonts w:ascii="Calibri" w:eastAsia="Times New Roman" w:hAnsi="Calibri" w:cs="Times New Roman"/>
                <w:color w:val="000000"/>
                <w:sz w:val="13"/>
                <w:szCs w:val="13"/>
                <w:lang w:eastAsia="en-CA"/>
              </w:rPr>
              <w:t>Legal Services' risk assessment methodology focusses on the strength of a legal position if challenged in court.</w:t>
            </w:r>
          </w:p>
        </w:tc>
      </w:tr>
      <w:tr w:rsidR="00AF5C25" w14:paraId="069FDA05" w14:textId="77777777">
        <w:trPr>
          <w:trHeight w:val="392"/>
          <w:jc w:val="center"/>
        </w:trPr>
        <w:tc>
          <w:tcPr>
            <w:tcW w:w="421" w:type="dxa"/>
            <w:textDirection w:val="btLr"/>
            <w:vAlign w:val="center"/>
          </w:tcPr>
          <w:p w14:paraId="29B763DB" w14:textId="77777777" w:rsidR="00AF5C25" w:rsidRDefault="00AF5C25">
            <w:pPr>
              <w:spacing w:after="0" w:line="240" w:lineRule="auto"/>
              <w:jc w:val="center"/>
              <w:rPr>
                <w:rFonts w:ascii="Arial" w:eastAsia="Times New Roman" w:hAnsi="Arial" w:cs="Arial"/>
                <w:sz w:val="12"/>
                <w:szCs w:val="12"/>
                <w:lang w:eastAsia="en-CA"/>
              </w:rPr>
            </w:pPr>
          </w:p>
        </w:tc>
        <w:tc>
          <w:tcPr>
            <w:tcW w:w="1134" w:type="dxa"/>
            <w:textDirection w:val="btLr"/>
            <w:vAlign w:val="center"/>
          </w:tcPr>
          <w:p w14:paraId="7B7E91AF" w14:textId="77777777" w:rsidR="00AF5C25" w:rsidRDefault="00AF5C25">
            <w:pPr>
              <w:spacing w:after="0" w:line="240" w:lineRule="auto"/>
              <w:jc w:val="center"/>
              <w:rPr>
                <w:rFonts w:ascii="Arial" w:eastAsia="Times New Roman" w:hAnsi="Arial" w:cs="Arial"/>
                <w:sz w:val="12"/>
                <w:szCs w:val="12"/>
                <w:lang w:eastAsia="en-CA"/>
              </w:rPr>
            </w:pPr>
          </w:p>
        </w:tc>
        <w:tc>
          <w:tcPr>
            <w:tcW w:w="567" w:type="dxa"/>
            <w:textDirection w:val="btLr"/>
            <w:vAlign w:val="center"/>
          </w:tcPr>
          <w:p w14:paraId="41A7F191" w14:textId="77777777" w:rsidR="00AF5C25" w:rsidRDefault="00AF5C25">
            <w:pPr>
              <w:spacing w:after="0" w:line="240" w:lineRule="auto"/>
              <w:jc w:val="center"/>
              <w:rPr>
                <w:rFonts w:ascii="Arial" w:eastAsia="Times New Roman" w:hAnsi="Arial" w:cs="Arial"/>
                <w:sz w:val="12"/>
                <w:szCs w:val="12"/>
                <w:lang w:eastAsia="en-CA"/>
              </w:rPr>
            </w:pPr>
          </w:p>
        </w:tc>
        <w:tc>
          <w:tcPr>
            <w:tcW w:w="975" w:type="dxa"/>
            <w:gridSpan w:val="2"/>
            <w:shd w:val="clear" w:color="auto" w:fill="FFFFFF" w:themeFill="background1"/>
            <w:vAlign w:val="center"/>
            <w:hideMark/>
          </w:tcPr>
          <w:p w14:paraId="62EB1F6A" w14:textId="77777777" w:rsidR="00AF5C25" w:rsidRPr="008516B2" w:rsidRDefault="00AF5C25">
            <w:pPr>
              <w:spacing w:after="0" w:line="240" w:lineRule="auto"/>
              <w:jc w:val="center"/>
              <w:rPr>
                <w:rFonts w:ascii="Arial" w:eastAsia="Times New Roman" w:hAnsi="Arial" w:cs="Arial"/>
                <w:b/>
                <w:bCs/>
                <w:color w:val="808080"/>
                <w:sz w:val="18"/>
                <w:szCs w:val="18"/>
                <w:lang w:eastAsia="en-CA"/>
              </w:rPr>
            </w:pPr>
            <w:r w:rsidRPr="008516B2">
              <w:rPr>
                <w:rFonts w:ascii="Arial" w:eastAsia="Times New Roman" w:hAnsi="Arial" w:cs="Arial"/>
                <w:b/>
                <w:bCs/>
                <w:color w:val="808080"/>
                <w:sz w:val="18"/>
                <w:szCs w:val="18"/>
                <w:lang w:eastAsia="en-CA"/>
              </w:rPr>
              <w:t>1</w:t>
            </w:r>
          </w:p>
        </w:tc>
        <w:tc>
          <w:tcPr>
            <w:tcW w:w="1323" w:type="dxa"/>
            <w:shd w:val="clear" w:color="auto" w:fill="FFFFFF" w:themeFill="background1"/>
            <w:vAlign w:val="center"/>
            <w:hideMark/>
          </w:tcPr>
          <w:p w14:paraId="71211A3E" w14:textId="77777777" w:rsidR="00AF5C25" w:rsidRPr="008516B2" w:rsidRDefault="00AF5C25">
            <w:pPr>
              <w:spacing w:after="0" w:line="240" w:lineRule="auto"/>
              <w:jc w:val="center"/>
              <w:rPr>
                <w:rFonts w:ascii="Arial" w:eastAsia="Times New Roman" w:hAnsi="Arial" w:cs="Arial"/>
                <w:b/>
                <w:bCs/>
                <w:color w:val="808080"/>
                <w:sz w:val="18"/>
                <w:szCs w:val="18"/>
                <w:lang w:eastAsia="en-CA"/>
              </w:rPr>
            </w:pPr>
            <w:r w:rsidRPr="008516B2">
              <w:rPr>
                <w:rFonts w:ascii="Arial" w:eastAsia="Times New Roman" w:hAnsi="Arial" w:cs="Arial"/>
                <w:b/>
                <w:bCs/>
                <w:color w:val="808080"/>
                <w:sz w:val="18"/>
                <w:szCs w:val="18"/>
                <w:lang w:eastAsia="en-CA"/>
              </w:rPr>
              <w:t>2</w:t>
            </w:r>
          </w:p>
        </w:tc>
        <w:tc>
          <w:tcPr>
            <w:tcW w:w="1417" w:type="dxa"/>
            <w:gridSpan w:val="2"/>
            <w:shd w:val="clear" w:color="auto" w:fill="FFFFFF" w:themeFill="background1"/>
            <w:vAlign w:val="center"/>
            <w:hideMark/>
          </w:tcPr>
          <w:p w14:paraId="1DF8BC94" w14:textId="77777777" w:rsidR="00AF5C25" w:rsidRPr="008516B2" w:rsidRDefault="00AF5C25">
            <w:pPr>
              <w:spacing w:after="0" w:line="240" w:lineRule="auto"/>
              <w:jc w:val="center"/>
              <w:rPr>
                <w:rFonts w:ascii="Arial" w:eastAsia="Times New Roman" w:hAnsi="Arial" w:cs="Arial"/>
                <w:b/>
                <w:bCs/>
                <w:color w:val="808080"/>
                <w:sz w:val="18"/>
                <w:szCs w:val="18"/>
                <w:lang w:eastAsia="en-CA"/>
              </w:rPr>
            </w:pPr>
            <w:r w:rsidRPr="008516B2">
              <w:rPr>
                <w:rFonts w:ascii="Arial" w:eastAsia="Times New Roman" w:hAnsi="Arial" w:cs="Arial"/>
                <w:b/>
                <w:bCs/>
                <w:color w:val="808080"/>
                <w:sz w:val="18"/>
                <w:szCs w:val="18"/>
                <w:lang w:eastAsia="en-CA"/>
              </w:rPr>
              <w:t>3</w:t>
            </w:r>
          </w:p>
        </w:tc>
        <w:tc>
          <w:tcPr>
            <w:tcW w:w="1418" w:type="dxa"/>
            <w:gridSpan w:val="2"/>
            <w:shd w:val="clear" w:color="auto" w:fill="FFFFFF" w:themeFill="background1"/>
            <w:vAlign w:val="center"/>
            <w:hideMark/>
          </w:tcPr>
          <w:p w14:paraId="6A673D93" w14:textId="77777777" w:rsidR="00AF5C25" w:rsidRPr="008516B2" w:rsidRDefault="00AF5C25">
            <w:pPr>
              <w:spacing w:after="0" w:line="240" w:lineRule="auto"/>
              <w:jc w:val="center"/>
              <w:rPr>
                <w:rFonts w:ascii="Arial" w:eastAsia="Times New Roman" w:hAnsi="Arial" w:cs="Arial"/>
                <w:b/>
                <w:bCs/>
                <w:color w:val="808080"/>
                <w:sz w:val="18"/>
                <w:szCs w:val="18"/>
                <w:lang w:eastAsia="en-CA"/>
              </w:rPr>
            </w:pPr>
            <w:r w:rsidRPr="008516B2">
              <w:rPr>
                <w:rFonts w:ascii="Arial" w:eastAsia="Times New Roman" w:hAnsi="Arial" w:cs="Arial"/>
                <w:b/>
                <w:bCs/>
                <w:color w:val="808080"/>
                <w:sz w:val="18"/>
                <w:szCs w:val="18"/>
                <w:lang w:eastAsia="en-CA"/>
              </w:rPr>
              <w:t>4</w:t>
            </w:r>
          </w:p>
        </w:tc>
        <w:tc>
          <w:tcPr>
            <w:tcW w:w="1565" w:type="dxa"/>
            <w:gridSpan w:val="2"/>
            <w:shd w:val="clear" w:color="auto" w:fill="FFFFFF" w:themeFill="background1"/>
            <w:vAlign w:val="center"/>
            <w:hideMark/>
          </w:tcPr>
          <w:p w14:paraId="15B21901" w14:textId="77777777" w:rsidR="00AF5C25" w:rsidRDefault="00AF5C25">
            <w:pPr>
              <w:spacing w:after="0" w:line="240" w:lineRule="auto"/>
              <w:jc w:val="center"/>
              <w:rPr>
                <w:rFonts w:ascii="Arial" w:eastAsia="Times New Roman" w:hAnsi="Arial" w:cs="Arial"/>
                <w:b/>
                <w:bCs/>
                <w:color w:val="808080"/>
                <w:sz w:val="12"/>
                <w:szCs w:val="12"/>
                <w:lang w:eastAsia="en-CA"/>
              </w:rPr>
            </w:pPr>
            <w:r w:rsidRPr="008516B2">
              <w:rPr>
                <w:rFonts w:ascii="Arial" w:eastAsia="Times New Roman" w:hAnsi="Arial" w:cs="Arial"/>
                <w:b/>
                <w:bCs/>
                <w:color w:val="808080"/>
                <w:sz w:val="16"/>
                <w:szCs w:val="16"/>
                <w:lang w:eastAsia="en-CA"/>
              </w:rPr>
              <w:t>5</w:t>
            </w:r>
          </w:p>
        </w:tc>
        <w:tc>
          <w:tcPr>
            <w:tcW w:w="2070" w:type="dxa"/>
            <w:gridSpan w:val="3"/>
            <w:shd w:val="clear" w:color="auto" w:fill="FFFFFF" w:themeFill="background1"/>
            <w:vAlign w:val="center"/>
            <w:hideMark/>
          </w:tcPr>
          <w:p w14:paraId="6C7604B7" w14:textId="77777777" w:rsidR="00AF5C25" w:rsidRPr="008516B2" w:rsidRDefault="00AF5C25">
            <w:pPr>
              <w:spacing w:after="0" w:line="240" w:lineRule="auto"/>
              <w:jc w:val="center"/>
              <w:rPr>
                <w:sz w:val="18"/>
                <w:szCs w:val="18"/>
                <w:lang w:eastAsia="en-CA"/>
              </w:rPr>
            </w:pPr>
            <w:r w:rsidRPr="008516B2">
              <w:rPr>
                <w:rFonts w:ascii="Arial" w:eastAsia="Times New Roman" w:hAnsi="Arial" w:cs="Arial"/>
                <w:b/>
                <w:bCs/>
                <w:sz w:val="18"/>
                <w:szCs w:val="18"/>
                <w:lang w:eastAsia="en-CA"/>
              </w:rPr>
              <w:t>Risk rating</w:t>
            </w:r>
          </w:p>
        </w:tc>
      </w:tr>
      <w:tr w:rsidR="00AF5C25" w14:paraId="371408F0" w14:textId="77777777">
        <w:trPr>
          <w:trHeight w:val="1073"/>
          <w:jc w:val="center"/>
        </w:trPr>
        <w:tc>
          <w:tcPr>
            <w:tcW w:w="421" w:type="dxa"/>
            <w:vMerge w:val="restart"/>
            <w:textDirection w:val="btLr"/>
            <w:vAlign w:val="center"/>
            <w:hideMark/>
          </w:tcPr>
          <w:p w14:paraId="3D7B96E8" w14:textId="77777777" w:rsidR="00AF5C25" w:rsidRDefault="00AF5C25">
            <w:pPr>
              <w:spacing w:after="0" w:line="240" w:lineRule="auto"/>
              <w:jc w:val="center"/>
              <w:rPr>
                <w:rFonts w:ascii="Arial" w:eastAsia="Times New Roman" w:hAnsi="Arial" w:cs="Arial"/>
                <w:b/>
                <w:bCs/>
                <w:sz w:val="18"/>
                <w:szCs w:val="18"/>
                <w:lang w:eastAsia="en-CA"/>
              </w:rPr>
            </w:pPr>
            <w:r>
              <w:rPr>
                <w:rFonts w:ascii="Arial" w:eastAsia="Times New Roman" w:hAnsi="Arial" w:cs="Arial"/>
                <w:b/>
                <w:bCs/>
                <w:sz w:val="18"/>
                <w:szCs w:val="18"/>
                <w:lang w:eastAsia="en-CA"/>
              </w:rPr>
              <w:t>Likelihood scale</w:t>
            </w:r>
          </w:p>
        </w:tc>
        <w:tc>
          <w:tcPr>
            <w:tcW w:w="1134" w:type="dxa"/>
            <w:shd w:val="clear" w:color="auto" w:fill="F2F2F2" w:themeFill="background1" w:themeFillShade="F2"/>
            <w:vAlign w:val="center"/>
            <w:hideMark/>
          </w:tcPr>
          <w:p w14:paraId="495918C0" w14:textId="77777777" w:rsidR="00AF5C25" w:rsidRDefault="00AF5C25">
            <w:pPr>
              <w:spacing w:after="0" w:line="240" w:lineRule="auto"/>
              <w:jc w:val="center"/>
              <w:rPr>
                <w:rFonts w:ascii="Calibri" w:eastAsia="Times New Roman" w:hAnsi="Calibri" w:cs="Times New Roman"/>
                <w:sz w:val="12"/>
                <w:szCs w:val="12"/>
                <w:lang w:eastAsia="en-CA"/>
              </w:rPr>
            </w:pPr>
            <w:r>
              <w:rPr>
                <w:rFonts w:ascii="Calibri" w:eastAsia="Times New Roman" w:hAnsi="Calibri" w:cs="Times New Roman"/>
                <w:b/>
                <w:bCs/>
                <w:sz w:val="12"/>
                <w:szCs w:val="12"/>
                <w:lang w:eastAsia="en-CA"/>
              </w:rPr>
              <w:t>Almost Certain</w:t>
            </w:r>
            <w:r>
              <w:rPr>
                <w:rFonts w:ascii="Calibri" w:eastAsia="Times New Roman" w:hAnsi="Calibri" w:cs="Times New Roman"/>
                <w:sz w:val="12"/>
                <w:szCs w:val="12"/>
                <w:lang w:eastAsia="en-CA"/>
              </w:rPr>
              <w:br/>
            </w:r>
            <w:r>
              <w:rPr>
                <w:rFonts w:ascii="Calibri" w:eastAsia="Times New Roman" w:hAnsi="Calibri" w:cs="Times New Roman"/>
                <w:sz w:val="12"/>
                <w:szCs w:val="12"/>
                <w:lang w:eastAsia="en-CA"/>
              </w:rPr>
              <w:br/>
              <w:t>Event is expected; should occur under typical circumstances</w:t>
            </w:r>
          </w:p>
        </w:tc>
        <w:tc>
          <w:tcPr>
            <w:tcW w:w="567" w:type="dxa"/>
            <w:textDirection w:val="btLr"/>
            <w:vAlign w:val="center"/>
            <w:hideMark/>
          </w:tcPr>
          <w:p w14:paraId="7A1748C0" w14:textId="77777777" w:rsidR="00AF5C25" w:rsidRPr="008516B2" w:rsidRDefault="00AF5C25">
            <w:pPr>
              <w:spacing w:after="0" w:line="240" w:lineRule="auto"/>
              <w:jc w:val="center"/>
              <w:rPr>
                <w:rFonts w:ascii="Arial" w:eastAsia="Times New Roman" w:hAnsi="Arial" w:cs="Arial"/>
                <w:b/>
                <w:bCs/>
                <w:color w:val="808080"/>
                <w:sz w:val="18"/>
                <w:szCs w:val="18"/>
                <w:lang w:eastAsia="en-CA"/>
              </w:rPr>
            </w:pPr>
            <w:r w:rsidRPr="008516B2">
              <w:rPr>
                <w:rFonts w:ascii="Arial" w:eastAsia="Times New Roman" w:hAnsi="Arial" w:cs="Arial"/>
                <w:b/>
                <w:bCs/>
                <w:color w:val="808080"/>
                <w:sz w:val="18"/>
                <w:szCs w:val="18"/>
                <w:lang w:eastAsia="en-CA"/>
              </w:rPr>
              <w:t>5</w:t>
            </w:r>
          </w:p>
        </w:tc>
        <w:tc>
          <w:tcPr>
            <w:tcW w:w="975" w:type="dxa"/>
            <w:gridSpan w:val="2"/>
            <w:shd w:val="clear" w:color="auto" w:fill="92D050"/>
            <w:vAlign w:val="center"/>
            <w:hideMark/>
          </w:tcPr>
          <w:p w14:paraId="6A4EE722"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5</w:t>
            </w:r>
          </w:p>
        </w:tc>
        <w:tc>
          <w:tcPr>
            <w:tcW w:w="1323" w:type="dxa"/>
            <w:shd w:val="clear" w:color="auto" w:fill="FFFF00"/>
            <w:vAlign w:val="center"/>
            <w:hideMark/>
          </w:tcPr>
          <w:p w14:paraId="7005E714"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10</w:t>
            </w:r>
          </w:p>
        </w:tc>
        <w:tc>
          <w:tcPr>
            <w:tcW w:w="1417" w:type="dxa"/>
            <w:gridSpan w:val="2"/>
            <w:shd w:val="clear" w:color="auto" w:fill="E26B0A"/>
            <w:vAlign w:val="center"/>
            <w:hideMark/>
          </w:tcPr>
          <w:p w14:paraId="2D7EE167"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15</w:t>
            </w:r>
          </w:p>
        </w:tc>
        <w:tc>
          <w:tcPr>
            <w:tcW w:w="1418" w:type="dxa"/>
            <w:gridSpan w:val="2"/>
            <w:shd w:val="clear" w:color="auto" w:fill="C00000"/>
            <w:vAlign w:val="center"/>
            <w:hideMark/>
          </w:tcPr>
          <w:p w14:paraId="7799FF10" w14:textId="77777777" w:rsidR="00AF5C25" w:rsidRPr="0022648B" w:rsidRDefault="00AF5C25">
            <w:pPr>
              <w:spacing w:after="0" w:line="240" w:lineRule="auto"/>
              <w:jc w:val="center"/>
              <w:rPr>
                <w:rFonts w:ascii="Arial" w:eastAsia="Times New Roman" w:hAnsi="Arial" w:cs="Arial"/>
                <w:sz w:val="16"/>
                <w:szCs w:val="16"/>
                <w:lang w:eastAsia="en-CA"/>
              </w:rPr>
            </w:pPr>
            <w:r w:rsidRPr="0022648B">
              <w:rPr>
                <w:rFonts w:ascii="Arial" w:eastAsia="Times New Roman" w:hAnsi="Arial" w:cs="Arial"/>
                <w:color w:val="000000" w:themeColor="text1"/>
                <w:sz w:val="16"/>
                <w:szCs w:val="16"/>
                <w:lang w:eastAsia="en-CA"/>
              </w:rPr>
              <w:t>20</w:t>
            </w:r>
          </w:p>
        </w:tc>
        <w:tc>
          <w:tcPr>
            <w:tcW w:w="1565" w:type="dxa"/>
            <w:gridSpan w:val="2"/>
            <w:shd w:val="clear" w:color="auto" w:fill="C00000"/>
            <w:vAlign w:val="center"/>
            <w:hideMark/>
          </w:tcPr>
          <w:p w14:paraId="69DAF010" w14:textId="77777777" w:rsidR="00AF5C25" w:rsidRPr="0022648B" w:rsidRDefault="00AF5C25">
            <w:pPr>
              <w:spacing w:after="0" w:line="240" w:lineRule="auto"/>
              <w:jc w:val="center"/>
              <w:rPr>
                <w:rFonts w:ascii="Arial" w:eastAsia="Times New Roman" w:hAnsi="Arial" w:cs="Arial"/>
                <w:sz w:val="16"/>
                <w:szCs w:val="16"/>
                <w:lang w:eastAsia="en-CA"/>
              </w:rPr>
            </w:pPr>
            <w:r w:rsidRPr="0022648B">
              <w:rPr>
                <w:rFonts w:ascii="Arial" w:eastAsia="Times New Roman" w:hAnsi="Arial" w:cs="Arial"/>
                <w:color w:val="000000" w:themeColor="text1"/>
                <w:sz w:val="16"/>
                <w:szCs w:val="16"/>
                <w:lang w:eastAsia="en-CA"/>
              </w:rPr>
              <w:t>25</w:t>
            </w:r>
          </w:p>
        </w:tc>
        <w:tc>
          <w:tcPr>
            <w:tcW w:w="1536" w:type="dxa"/>
            <w:vAlign w:val="center"/>
            <w:hideMark/>
          </w:tcPr>
          <w:p w14:paraId="0F387B58" w14:textId="77777777" w:rsidR="00AF5C25" w:rsidRDefault="00AF5C25">
            <w:pPr>
              <w:spacing w:after="0" w:line="240" w:lineRule="auto"/>
              <w:jc w:val="center"/>
              <w:rPr>
                <w:rFonts w:ascii="Arial" w:eastAsia="Times New Roman" w:hAnsi="Arial" w:cs="Arial"/>
                <w:sz w:val="18"/>
                <w:szCs w:val="18"/>
                <w:lang w:eastAsia="en-CA"/>
              </w:rPr>
            </w:pPr>
            <w:r>
              <w:rPr>
                <w:rFonts w:ascii="Arial" w:eastAsia="Times New Roman" w:hAnsi="Arial" w:cs="Arial"/>
                <w:sz w:val="18"/>
                <w:szCs w:val="18"/>
                <w:lang w:eastAsia="en-CA"/>
              </w:rPr>
              <w:t>Severe</w:t>
            </w:r>
            <w:r>
              <w:rPr>
                <w:rFonts w:ascii="Arial" w:eastAsia="Times New Roman" w:hAnsi="Arial" w:cs="Arial"/>
                <w:sz w:val="18"/>
                <w:szCs w:val="18"/>
                <w:lang w:eastAsia="en-CA"/>
              </w:rPr>
              <w:br/>
              <w:t>(20-25)</w:t>
            </w:r>
          </w:p>
        </w:tc>
        <w:tc>
          <w:tcPr>
            <w:tcW w:w="534" w:type="dxa"/>
            <w:gridSpan w:val="2"/>
            <w:shd w:val="clear" w:color="auto" w:fill="C00000"/>
            <w:vAlign w:val="center"/>
            <w:hideMark/>
          </w:tcPr>
          <w:p w14:paraId="04E0972B" w14:textId="77777777" w:rsidR="00AF5C25" w:rsidRDefault="00AF5C25">
            <w:pPr>
              <w:rPr>
                <w:rFonts w:ascii="Arial" w:eastAsia="Times New Roman" w:hAnsi="Arial" w:cs="Arial"/>
                <w:sz w:val="18"/>
                <w:szCs w:val="18"/>
                <w:lang w:eastAsia="en-CA"/>
              </w:rPr>
            </w:pPr>
          </w:p>
        </w:tc>
      </w:tr>
      <w:tr w:rsidR="00AF5C25" w14:paraId="26192BAF" w14:textId="77777777">
        <w:trPr>
          <w:trHeight w:val="975"/>
          <w:jc w:val="center"/>
        </w:trPr>
        <w:tc>
          <w:tcPr>
            <w:tcW w:w="421" w:type="dxa"/>
            <w:vMerge/>
            <w:vAlign w:val="center"/>
            <w:hideMark/>
          </w:tcPr>
          <w:p w14:paraId="16A7C17F" w14:textId="77777777" w:rsidR="00AF5C25" w:rsidRDefault="00AF5C25">
            <w:pPr>
              <w:spacing w:after="0" w:line="240" w:lineRule="auto"/>
              <w:rPr>
                <w:rFonts w:ascii="Arial" w:eastAsia="Times New Roman" w:hAnsi="Arial" w:cs="Arial"/>
                <w:b/>
                <w:bCs/>
                <w:sz w:val="18"/>
                <w:szCs w:val="18"/>
                <w:lang w:eastAsia="en-CA"/>
              </w:rPr>
            </w:pPr>
          </w:p>
        </w:tc>
        <w:tc>
          <w:tcPr>
            <w:tcW w:w="1134" w:type="dxa"/>
            <w:shd w:val="clear" w:color="auto" w:fill="F2F2F2" w:themeFill="background1" w:themeFillShade="F2"/>
            <w:vAlign w:val="center"/>
            <w:hideMark/>
          </w:tcPr>
          <w:p w14:paraId="3CB6E49A" w14:textId="77777777" w:rsidR="00AF5C25" w:rsidRDefault="00AF5C25">
            <w:pPr>
              <w:spacing w:after="240" w:line="240" w:lineRule="auto"/>
              <w:jc w:val="center"/>
              <w:rPr>
                <w:rFonts w:ascii="Calibri" w:eastAsia="Times New Roman" w:hAnsi="Calibri" w:cs="Times New Roman"/>
                <w:sz w:val="12"/>
                <w:szCs w:val="12"/>
                <w:lang w:eastAsia="en-CA"/>
              </w:rPr>
            </w:pPr>
            <w:r>
              <w:rPr>
                <w:rFonts w:ascii="Calibri" w:eastAsia="Times New Roman" w:hAnsi="Calibri" w:cs="Times New Roman"/>
                <w:b/>
                <w:bCs/>
                <w:sz w:val="12"/>
                <w:szCs w:val="12"/>
                <w:lang w:eastAsia="en-CA"/>
              </w:rPr>
              <w:t>Likely</w:t>
            </w:r>
            <w:r>
              <w:rPr>
                <w:rFonts w:ascii="Calibri" w:eastAsia="Times New Roman" w:hAnsi="Calibri" w:cs="Times New Roman"/>
                <w:sz w:val="12"/>
                <w:szCs w:val="12"/>
                <w:lang w:eastAsia="en-CA"/>
              </w:rPr>
              <w:br/>
            </w:r>
            <w:r>
              <w:rPr>
                <w:rFonts w:ascii="Calibri" w:eastAsia="Times New Roman" w:hAnsi="Calibri" w:cs="Times New Roman"/>
                <w:sz w:val="12"/>
                <w:szCs w:val="12"/>
                <w:lang w:eastAsia="en-CA"/>
              </w:rPr>
              <w:br/>
              <w:t>Event can be anticipated; could occur under standard circumstances</w:t>
            </w:r>
          </w:p>
        </w:tc>
        <w:tc>
          <w:tcPr>
            <w:tcW w:w="567" w:type="dxa"/>
            <w:textDirection w:val="btLr"/>
            <w:vAlign w:val="center"/>
            <w:hideMark/>
          </w:tcPr>
          <w:p w14:paraId="4F6CBC04" w14:textId="77777777" w:rsidR="00AF5C25" w:rsidRPr="008516B2" w:rsidRDefault="00AF5C25">
            <w:pPr>
              <w:spacing w:after="0" w:line="240" w:lineRule="auto"/>
              <w:jc w:val="center"/>
              <w:rPr>
                <w:rFonts w:ascii="Arial" w:eastAsia="Times New Roman" w:hAnsi="Arial" w:cs="Arial"/>
                <w:b/>
                <w:bCs/>
                <w:color w:val="808080"/>
                <w:sz w:val="18"/>
                <w:szCs w:val="18"/>
                <w:lang w:eastAsia="en-CA"/>
              </w:rPr>
            </w:pPr>
            <w:r w:rsidRPr="008516B2">
              <w:rPr>
                <w:rFonts w:ascii="Arial" w:eastAsia="Times New Roman" w:hAnsi="Arial" w:cs="Arial"/>
                <w:b/>
                <w:bCs/>
                <w:color w:val="808080"/>
                <w:sz w:val="18"/>
                <w:szCs w:val="18"/>
                <w:lang w:eastAsia="en-CA"/>
              </w:rPr>
              <w:t>4</w:t>
            </w:r>
          </w:p>
        </w:tc>
        <w:tc>
          <w:tcPr>
            <w:tcW w:w="975" w:type="dxa"/>
            <w:gridSpan w:val="2"/>
            <w:shd w:val="clear" w:color="auto" w:fill="92D050"/>
            <w:vAlign w:val="center"/>
            <w:hideMark/>
          </w:tcPr>
          <w:p w14:paraId="1975B7A7"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4</w:t>
            </w:r>
          </w:p>
        </w:tc>
        <w:tc>
          <w:tcPr>
            <w:tcW w:w="1323" w:type="dxa"/>
            <w:shd w:val="clear" w:color="auto" w:fill="FFFF00"/>
            <w:vAlign w:val="center"/>
            <w:hideMark/>
          </w:tcPr>
          <w:p w14:paraId="54133F1C"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8</w:t>
            </w:r>
          </w:p>
        </w:tc>
        <w:tc>
          <w:tcPr>
            <w:tcW w:w="1417" w:type="dxa"/>
            <w:gridSpan w:val="2"/>
            <w:shd w:val="clear" w:color="auto" w:fill="FFFF00"/>
            <w:vAlign w:val="center"/>
            <w:hideMark/>
          </w:tcPr>
          <w:p w14:paraId="0168ECEB"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12</w:t>
            </w:r>
          </w:p>
        </w:tc>
        <w:tc>
          <w:tcPr>
            <w:tcW w:w="1418" w:type="dxa"/>
            <w:gridSpan w:val="2"/>
            <w:shd w:val="clear" w:color="auto" w:fill="E26B0A"/>
            <w:vAlign w:val="center"/>
            <w:hideMark/>
          </w:tcPr>
          <w:p w14:paraId="31559B62" w14:textId="77777777" w:rsidR="00AF5C25" w:rsidRPr="0022648B" w:rsidRDefault="00AF5C25">
            <w:pPr>
              <w:spacing w:after="0" w:line="240" w:lineRule="auto"/>
              <w:jc w:val="center"/>
              <w:rPr>
                <w:rFonts w:ascii="Arial" w:eastAsia="Times New Roman" w:hAnsi="Arial" w:cs="Arial"/>
                <w:sz w:val="16"/>
                <w:szCs w:val="16"/>
                <w:lang w:eastAsia="en-CA"/>
              </w:rPr>
            </w:pPr>
            <w:r w:rsidRPr="0022648B">
              <w:rPr>
                <w:rFonts w:ascii="Arial" w:eastAsia="Times New Roman" w:hAnsi="Arial" w:cs="Arial"/>
                <w:sz w:val="16"/>
                <w:szCs w:val="16"/>
                <w:lang w:eastAsia="en-CA"/>
              </w:rPr>
              <w:t>16</w:t>
            </w:r>
          </w:p>
        </w:tc>
        <w:tc>
          <w:tcPr>
            <w:tcW w:w="1565" w:type="dxa"/>
            <w:gridSpan w:val="2"/>
            <w:shd w:val="clear" w:color="auto" w:fill="C00000"/>
            <w:vAlign w:val="center"/>
            <w:hideMark/>
          </w:tcPr>
          <w:p w14:paraId="3C36D84B" w14:textId="77777777" w:rsidR="00AF5C25" w:rsidRPr="0022648B" w:rsidRDefault="00AF5C25">
            <w:pPr>
              <w:spacing w:after="0" w:line="240" w:lineRule="auto"/>
              <w:jc w:val="center"/>
              <w:rPr>
                <w:rFonts w:ascii="Arial" w:eastAsia="Times New Roman" w:hAnsi="Arial" w:cs="Arial"/>
                <w:sz w:val="16"/>
                <w:szCs w:val="16"/>
                <w:lang w:eastAsia="en-CA"/>
              </w:rPr>
            </w:pPr>
            <w:r w:rsidRPr="0022648B">
              <w:rPr>
                <w:rFonts w:ascii="Arial" w:eastAsia="Times New Roman" w:hAnsi="Arial" w:cs="Arial"/>
                <w:color w:val="000000" w:themeColor="text1"/>
                <w:sz w:val="16"/>
                <w:szCs w:val="16"/>
                <w:lang w:eastAsia="en-CA"/>
              </w:rPr>
              <w:t>20</w:t>
            </w:r>
          </w:p>
        </w:tc>
        <w:tc>
          <w:tcPr>
            <w:tcW w:w="1536" w:type="dxa"/>
            <w:vAlign w:val="center"/>
            <w:hideMark/>
          </w:tcPr>
          <w:p w14:paraId="1F14847C" w14:textId="77777777" w:rsidR="00AF5C25" w:rsidRDefault="00AF5C25">
            <w:pPr>
              <w:spacing w:after="0" w:line="240" w:lineRule="auto"/>
              <w:jc w:val="center"/>
              <w:rPr>
                <w:rFonts w:ascii="Arial" w:eastAsia="Times New Roman" w:hAnsi="Arial" w:cs="Arial"/>
                <w:sz w:val="18"/>
                <w:szCs w:val="18"/>
                <w:lang w:eastAsia="en-CA"/>
              </w:rPr>
            </w:pPr>
            <w:r>
              <w:rPr>
                <w:rFonts w:ascii="Arial" w:eastAsia="Times New Roman" w:hAnsi="Arial" w:cs="Arial"/>
                <w:sz w:val="18"/>
                <w:szCs w:val="18"/>
                <w:lang w:eastAsia="en-CA"/>
              </w:rPr>
              <w:t>High</w:t>
            </w:r>
            <w:r>
              <w:rPr>
                <w:rFonts w:ascii="Arial" w:eastAsia="Times New Roman" w:hAnsi="Arial" w:cs="Arial"/>
                <w:sz w:val="18"/>
                <w:szCs w:val="18"/>
                <w:lang w:eastAsia="en-CA"/>
              </w:rPr>
              <w:br/>
              <w:t>(15-16)</w:t>
            </w:r>
          </w:p>
        </w:tc>
        <w:tc>
          <w:tcPr>
            <w:tcW w:w="534" w:type="dxa"/>
            <w:gridSpan w:val="2"/>
            <w:shd w:val="clear" w:color="auto" w:fill="E26B0A"/>
            <w:vAlign w:val="center"/>
            <w:hideMark/>
          </w:tcPr>
          <w:p w14:paraId="712B52EC" w14:textId="77777777" w:rsidR="00AF5C25" w:rsidRDefault="00AF5C25">
            <w:pPr>
              <w:rPr>
                <w:rFonts w:ascii="Arial" w:eastAsia="Times New Roman" w:hAnsi="Arial" w:cs="Arial"/>
                <w:sz w:val="18"/>
                <w:szCs w:val="18"/>
                <w:lang w:eastAsia="en-CA"/>
              </w:rPr>
            </w:pPr>
          </w:p>
        </w:tc>
      </w:tr>
      <w:tr w:rsidR="00AF5C25" w14:paraId="7218A45D" w14:textId="77777777">
        <w:trPr>
          <w:trHeight w:val="1119"/>
          <w:jc w:val="center"/>
        </w:trPr>
        <w:tc>
          <w:tcPr>
            <w:tcW w:w="421" w:type="dxa"/>
            <w:vMerge/>
            <w:vAlign w:val="center"/>
            <w:hideMark/>
          </w:tcPr>
          <w:p w14:paraId="2EADAD78" w14:textId="77777777" w:rsidR="00AF5C25" w:rsidRDefault="00AF5C25">
            <w:pPr>
              <w:spacing w:after="0" w:line="240" w:lineRule="auto"/>
              <w:rPr>
                <w:rFonts w:ascii="Arial" w:eastAsia="Times New Roman" w:hAnsi="Arial" w:cs="Arial"/>
                <w:b/>
                <w:bCs/>
                <w:sz w:val="18"/>
                <w:szCs w:val="18"/>
                <w:lang w:eastAsia="en-CA"/>
              </w:rPr>
            </w:pPr>
          </w:p>
        </w:tc>
        <w:tc>
          <w:tcPr>
            <w:tcW w:w="1134" w:type="dxa"/>
            <w:shd w:val="clear" w:color="auto" w:fill="F2F2F2" w:themeFill="background1" w:themeFillShade="F2"/>
            <w:vAlign w:val="center"/>
            <w:hideMark/>
          </w:tcPr>
          <w:p w14:paraId="57E4A6B7" w14:textId="77777777" w:rsidR="00AF5C25" w:rsidRDefault="00AF5C25">
            <w:pPr>
              <w:spacing w:after="0" w:line="240" w:lineRule="auto"/>
              <w:jc w:val="center"/>
              <w:rPr>
                <w:rFonts w:ascii="Calibri" w:eastAsia="Times New Roman" w:hAnsi="Calibri" w:cs="Times New Roman"/>
                <w:color w:val="000000"/>
                <w:sz w:val="12"/>
                <w:szCs w:val="12"/>
                <w:lang w:eastAsia="en-CA"/>
              </w:rPr>
            </w:pPr>
            <w:r>
              <w:rPr>
                <w:rFonts w:ascii="Calibri" w:eastAsia="Times New Roman" w:hAnsi="Calibri" w:cs="Times New Roman"/>
                <w:b/>
                <w:bCs/>
                <w:color w:val="000000"/>
                <w:sz w:val="12"/>
                <w:szCs w:val="12"/>
                <w:lang w:eastAsia="en-CA"/>
              </w:rPr>
              <w:t>Plausible</w:t>
            </w:r>
            <w:r>
              <w:rPr>
                <w:rFonts w:ascii="Calibri" w:eastAsia="Times New Roman" w:hAnsi="Calibri" w:cs="Times New Roman"/>
                <w:color w:val="000000"/>
                <w:sz w:val="12"/>
                <w:szCs w:val="12"/>
                <w:lang w:eastAsia="en-CA"/>
              </w:rPr>
              <w:br/>
            </w:r>
            <w:r>
              <w:rPr>
                <w:rFonts w:ascii="Calibri" w:eastAsia="Times New Roman" w:hAnsi="Calibri" w:cs="Times New Roman"/>
                <w:color w:val="000000"/>
                <w:sz w:val="12"/>
                <w:szCs w:val="12"/>
                <w:lang w:eastAsia="en-CA"/>
              </w:rPr>
              <w:br/>
              <w:t>Event is deemed plausible; could occur under limited circumstances</w:t>
            </w:r>
          </w:p>
        </w:tc>
        <w:tc>
          <w:tcPr>
            <w:tcW w:w="567" w:type="dxa"/>
            <w:textDirection w:val="btLr"/>
            <w:vAlign w:val="center"/>
            <w:hideMark/>
          </w:tcPr>
          <w:p w14:paraId="79DC9750" w14:textId="77777777" w:rsidR="00AF5C25" w:rsidRPr="008516B2" w:rsidRDefault="00AF5C25">
            <w:pPr>
              <w:spacing w:after="0" w:line="240" w:lineRule="auto"/>
              <w:jc w:val="center"/>
              <w:rPr>
                <w:rFonts w:ascii="Arial" w:eastAsia="Times New Roman" w:hAnsi="Arial" w:cs="Arial"/>
                <w:b/>
                <w:bCs/>
                <w:color w:val="808080"/>
                <w:sz w:val="18"/>
                <w:szCs w:val="18"/>
                <w:lang w:eastAsia="en-CA"/>
              </w:rPr>
            </w:pPr>
            <w:r w:rsidRPr="008516B2">
              <w:rPr>
                <w:rFonts w:ascii="Arial" w:eastAsia="Times New Roman" w:hAnsi="Arial" w:cs="Arial"/>
                <w:b/>
                <w:bCs/>
                <w:color w:val="808080"/>
                <w:sz w:val="18"/>
                <w:szCs w:val="18"/>
                <w:lang w:eastAsia="en-CA"/>
              </w:rPr>
              <w:t>3</w:t>
            </w:r>
          </w:p>
        </w:tc>
        <w:tc>
          <w:tcPr>
            <w:tcW w:w="975" w:type="dxa"/>
            <w:gridSpan w:val="2"/>
            <w:shd w:val="clear" w:color="auto" w:fill="92D050"/>
            <w:vAlign w:val="center"/>
            <w:hideMark/>
          </w:tcPr>
          <w:p w14:paraId="1EA5DA4A"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3</w:t>
            </w:r>
          </w:p>
        </w:tc>
        <w:tc>
          <w:tcPr>
            <w:tcW w:w="1323" w:type="dxa"/>
            <w:shd w:val="clear" w:color="auto" w:fill="FFFF00"/>
            <w:vAlign w:val="center"/>
            <w:hideMark/>
          </w:tcPr>
          <w:p w14:paraId="5BB41708"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6</w:t>
            </w:r>
          </w:p>
        </w:tc>
        <w:tc>
          <w:tcPr>
            <w:tcW w:w="1417" w:type="dxa"/>
            <w:gridSpan w:val="2"/>
            <w:shd w:val="clear" w:color="auto" w:fill="FFFF00"/>
            <w:vAlign w:val="center"/>
            <w:hideMark/>
          </w:tcPr>
          <w:p w14:paraId="26E4790E"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9</w:t>
            </w:r>
          </w:p>
        </w:tc>
        <w:tc>
          <w:tcPr>
            <w:tcW w:w="1418" w:type="dxa"/>
            <w:gridSpan w:val="2"/>
            <w:shd w:val="clear" w:color="auto" w:fill="FFFF00"/>
            <w:vAlign w:val="center"/>
            <w:hideMark/>
          </w:tcPr>
          <w:p w14:paraId="2604DE30"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12</w:t>
            </w:r>
          </w:p>
        </w:tc>
        <w:tc>
          <w:tcPr>
            <w:tcW w:w="1565" w:type="dxa"/>
            <w:gridSpan w:val="2"/>
            <w:shd w:val="clear" w:color="auto" w:fill="E26B0A"/>
            <w:vAlign w:val="center"/>
            <w:hideMark/>
          </w:tcPr>
          <w:p w14:paraId="23CC9195"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15</w:t>
            </w:r>
          </w:p>
        </w:tc>
        <w:tc>
          <w:tcPr>
            <w:tcW w:w="1536" w:type="dxa"/>
            <w:vAlign w:val="center"/>
            <w:hideMark/>
          </w:tcPr>
          <w:p w14:paraId="79F9D92B" w14:textId="77777777" w:rsidR="00AF5C25" w:rsidRDefault="00AF5C25">
            <w:pPr>
              <w:spacing w:after="0" w:line="240" w:lineRule="auto"/>
              <w:jc w:val="center"/>
              <w:rPr>
                <w:rFonts w:ascii="Arial" w:eastAsia="Times New Roman" w:hAnsi="Arial" w:cs="Arial"/>
                <w:sz w:val="18"/>
                <w:szCs w:val="18"/>
                <w:lang w:eastAsia="en-CA"/>
              </w:rPr>
            </w:pPr>
            <w:r>
              <w:rPr>
                <w:rFonts w:ascii="Arial" w:eastAsia="Times New Roman" w:hAnsi="Arial" w:cs="Arial"/>
                <w:sz w:val="18"/>
                <w:szCs w:val="18"/>
                <w:lang w:eastAsia="en-CA"/>
              </w:rPr>
              <w:t>Medium</w:t>
            </w:r>
            <w:r>
              <w:rPr>
                <w:rFonts w:ascii="Arial" w:eastAsia="Times New Roman" w:hAnsi="Arial" w:cs="Arial"/>
                <w:sz w:val="18"/>
                <w:szCs w:val="18"/>
                <w:lang w:eastAsia="en-CA"/>
              </w:rPr>
              <w:br/>
              <w:t>(6-12)</w:t>
            </w:r>
          </w:p>
        </w:tc>
        <w:tc>
          <w:tcPr>
            <w:tcW w:w="534" w:type="dxa"/>
            <w:gridSpan w:val="2"/>
            <w:shd w:val="clear" w:color="auto" w:fill="FFFF00"/>
            <w:vAlign w:val="center"/>
            <w:hideMark/>
          </w:tcPr>
          <w:p w14:paraId="010D30E0" w14:textId="77777777" w:rsidR="00AF5C25" w:rsidRDefault="00AF5C25">
            <w:pPr>
              <w:rPr>
                <w:rFonts w:ascii="Arial" w:eastAsia="Times New Roman" w:hAnsi="Arial" w:cs="Arial"/>
                <w:sz w:val="18"/>
                <w:szCs w:val="18"/>
                <w:lang w:eastAsia="en-CA"/>
              </w:rPr>
            </w:pPr>
          </w:p>
        </w:tc>
      </w:tr>
      <w:tr w:rsidR="00AF5C25" w14:paraId="268FA446" w14:textId="77777777">
        <w:trPr>
          <w:trHeight w:val="965"/>
          <w:jc w:val="center"/>
        </w:trPr>
        <w:tc>
          <w:tcPr>
            <w:tcW w:w="421" w:type="dxa"/>
            <w:vMerge/>
            <w:vAlign w:val="center"/>
            <w:hideMark/>
          </w:tcPr>
          <w:p w14:paraId="36667D52" w14:textId="77777777" w:rsidR="00AF5C25" w:rsidRDefault="00AF5C25">
            <w:pPr>
              <w:spacing w:after="0" w:line="240" w:lineRule="auto"/>
              <w:rPr>
                <w:rFonts w:ascii="Arial" w:eastAsia="Times New Roman" w:hAnsi="Arial" w:cs="Arial"/>
                <w:b/>
                <w:bCs/>
                <w:sz w:val="18"/>
                <w:szCs w:val="18"/>
                <w:lang w:eastAsia="en-CA"/>
              </w:rPr>
            </w:pPr>
          </w:p>
        </w:tc>
        <w:tc>
          <w:tcPr>
            <w:tcW w:w="1134" w:type="dxa"/>
            <w:shd w:val="clear" w:color="auto" w:fill="F2F2F2" w:themeFill="background1" w:themeFillShade="F2"/>
            <w:vAlign w:val="center"/>
            <w:hideMark/>
          </w:tcPr>
          <w:p w14:paraId="14E289A2" w14:textId="77777777" w:rsidR="00AF5C25" w:rsidRDefault="00AF5C25">
            <w:pPr>
              <w:spacing w:after="0" w:line="240" w:lineRule="auto"/>
              <w:jc w:val="center"/>
              <w:rPr>
                <w:rFonts w:ascii="Calibri" w:eastAsia="Times New Roman" w:hAnsi="Calibri" w:cs="Times New Roman"/>
                <w:sz w:val="12"/>
                <w:szCs w:val="12"/>
                <w:lang w:eastAsia="en-CA"/>
              </w:rPr>
            </w:pPr>
            <w:r>
              <w:rPr>
                <w:rFonts w:ascii="Calibri" w:eastAsia="Times New Roman" w:hAnsi="Calibri" w:cs="Times New Roman"/>
                <w:b/>
                <w:bCs/>
                <w:sz w:val="12"/>
                <w:szCs w:val="12"/>
                <w:lang w:eastAsia="en-CA"/>
              </w:rPr>
              <w:t>Unlikely</w:t>
            </w:r>
            <w:r>
              <w:rPr>
                <w:rFonts w:ascii="Calibri" w:eastAsia="Times New Roman" w:hAnsi="Calibri" w:cs="Times New Roman"/>
                <w:sz w:val="12"/>
                <w:szCs w:val="12"/>
                <w:lang w:eastAsia="en-CA"/>
              </w:rPr>
              <w:br/>
            </w:r>
            <w:r>
              <w:rPr>
                <w:rFonts w:ascii="Calibri" w:eastAsia="Times New Roman" w:hAnsi="Calibri" w:cs="Times New Roman"/>
                <w:sz w:val="12"/>
                <w:szCs w:val="12"/>
                <w:lang w:eastAsia="en-CA"/>
              </w:rPr>
              <w:br/>
              <w:t>Event is deemed improbable; could occur under exceptional circumstances</w:t>
            </w:r>
          </w:p>
        </w:tc>
        <w:tc>
          <w:tcPr>
            <w:tcW w:w="567" w:type="dxa"/>
            <w:textDirection w:val="btLr"/>
            <w:vAlign w:val="center"/>
            <w:hideMark/>
          </w:tcPr>
          <w:p w14:paraId="51C6D355" w14:textId="77777777" w:rsidR="00AF5C25" w:rsidRPr="008516B2" w:rsidRDefault="00AF5C25">
            <w:pPr>
              <w:spacing w:after="0" w:line="240" w:lineRule="auto"/>
              <w:jc w:val="center"/>
              <w:rPr>
                <w:rFonts w:ascii="Arial" w:eastAsia="Times New Roman" w:hAnsi="Arial" w:cs="Arial"/>
                <w:b/>
                <w:bCs/>
                <w:color w:val="808080"/>
                <w:sz w:val="18"/>
                <w:szCs w:val="18"/>
                <w:lang w:eastAsia="en-CA"/>
              </w:rPr>
            </w:pPr>
            <w:r w:rsidRPr="008516B2">
              <w:rPr>
                <w:rFonts w:ascii="Arial" w:eastAsia="Times New Roman" w:hAnsi="Arial" w:cs="Arial"/>
                <w:b/>
                <w:bCs/>
                <w:color w:val="808080"/>
                <w:sz w:val="18"/>
                <w:szCs w:val="18"/>
                <w:lang w:eastAsia="en-CA"/>
              </w:rPr>
              <w:t>2</w:t>
            </w:r>
          </w:p>
        </w:tc>
        <w:tc>
          <w:tcPr>
            <w:tcW w:w="975" w:type="dxa"/>
            <w:gridSpan w:val="2"/>
            <w:shd w:val="clear" w:color="auto" w:fill="00B050"/>
            <w:vAlign w:val="center"/>
            <w:hideMark/>
          </w:tcPr>
          <w:p w14:paraId="53A648A8"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2</w:t>
            </w:r>
          </w:p>
        </w:tc>
        <w:tc>
          <w:tcPr>
            <w:tcW w:w="1323" w:type="dxa"/>
            <w:shd w:val="clear" w:color="auto" w:fill="92D050"/>
            <w:vAlign w:val="center"/>
            <w:hideMark/>
          </w:tcPr>
          <w:p w14:paraId="2D3E3AA3"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4</w:t>
            </w:r>
          </w:p>
        </w:tc>
        <w:tc>
          <w:tcPr>
            <w:tcW w:w="1417" w:type="dxa"/>
            <w:gridSpan w:val="2"/>
            <w:shd w:val="clear" w:color="auto" w:fill="FFFF00"/>
            <w:vAlign w:val="center"/>
            <w:hideMark/>
          </w:tcPr>
          <w:p w14:paraId="475C3E61"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6</w:t>
            </w:r>
          </w:p>
        </w:tc>
        <w:tc>
          <w:tcPr>
            <w:tcW w:w="1418" w:type="dxa"/>
            <w:gridSpan w:val="2"/>
            <w:shd w:val="clear" w:color="auto" w:fill="FFFF00"/>
            <w:vAlign w:val="center"/>
            <w:hideMark/>
          </w:tcPr>
          <w:p w14:paraId="38D1EDCC"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8</w:t>
            </w:r>
          </w:p>
        </w:tc>
        <w:tc>
          <w:tcPr>
            <w:tcW w:w="1565" w:type="dxa"/>
            <w:gridSpan w:val="2"/>
            <w:shd w:val="clear" w:color="auto" w:fill="FFFF00"/>
            <w:vAlign w:val="center"/>
            <w:hideMark/>
          </w:tcPr>
          <w:p w14:paraId="689C8DCA"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10</w:t>
            </w:r>
          </w:p>
        </w:tc>
        <w:tc>
          <w:tcPr>
            <w:tcW w:w="1536" w:type="dxa"/>
            <w:vAlign w:val="center"/>
            <w:hideMark/>
          </w:tcPr>
          <w:p w14:paraId="58F860B0" w14:textId="77777777" w:rsidR="00AF5C25" w:rsidRDefault="00AF5C25">
            <w:pPr>
              <w:spacing w:after="0" w:line="240" w:lineRule="auto"/>
              <w:jc w:val="center"/>
              <w:rPr>
                <w:rFonts w:ascii="Arial" w:eastAsia="Times New Roman" w:hAnsi="Arial" w:cs="Arial"/>
                <w:sz w:val="18"/>
                <w:szCs w:val="18"/>
                <w:lang w:eastAsia="en-CA"/>
              </w:rPr>
            </w:pPr>
            <w:r>
              <w:rPr>
                <w:rFonts w:ascii="Arial" w:eastAsia="Times New Roman" w:hAnsi="Arial" w:cs="Arial"/>
                <w:sz w:val="18"/>
                <w:szCs w:val="18"/>
                <w:lang w:eastAsia="en-CA"/>
              </w:rPr>
              <w:t>Low</w:t>
            </w:r>
            <w:r>
              <w:rPr>
                <w:rFonts w:ascii="Arial" w:eastAsia="Times New Roman" w:hAnsi="Arial" w:cs="Arial"/>
                <w:sz w:val="18"/>
                <w:szCs w:val="18"/>
                <w:lang w:eastAsia="en-CA"/>
              </w:rPr>
              <w:br/>
              <w:t>(3-5)</w:t>
            </w:r>
          </w:p>
        </w:tc>
        <w:tc>
          <w:tcPr>
            <w:tcW w:w="534" w:type="dxa"/>
            <w:gridSpan w:val="2"/>
            <w:shd w:val="clear" w:color="auto" w:fill="92D050"/>
            <w:vAlign w:val="center"/>
            <w:hideMark/>
          </w:tcPr>
          <w:p w14:paraId="4BA225C4" w14:textId="77777777" w:rsidR="00AF5C25" w:rsidRDefault="00AF5C25">
            <w:pPr>
              <w:rPr>
                <w:rFonts w:ascii="Arial" w:eastAsia="Times New Roman" w:hAnsi="Arial" w:cs="Arial"/>
                <w:sz w:val="18"/>
                <w:szCs w:val="18"/>
                <w:lang w:eastAsia="en-CA"/>
              </w:rPr>
            </w:pPr>
          </w:p>
        </w:tc>
      </w:tr>
      <w:tr w:rsidR="00AF5C25" w14:paraId="35618EF0" w14:textId="77777777">
        <w:trPr>
          <w:trHeight w:val="1065"/>
          <w:jc w:val="center"/>
        </w:trPr>
        <w:tc>
          <w:tcPr>
            <w:tcW w:w="421" w:type="dxa"/>
            <w:vMerge/>
            <w:vAlign w:val="center"/>
            <w:hideMark/>
          </w:tcPr>
          <w:p w14:paraId="6F9DE3A0" w14:textId="77777777" w:rsidR="00AF5C25" w:rsidRDefault="00AF5C25">
            <w:pPr>
              <w:spacing w:after="0" w:line="240" w:lineRule="auto"/>
              <w:rPr>
                <w:rFonts w:ascii="Arial" w:eastAsia="Times New Roman" w:hAnsi="Arial" w:cs="Arial"/>
                <w:b/>
                <w:bCs/>
                <w:sz w:val="18"/>
                <w:szCs w:val="18"/>
                <w:lang w:eastAsia="en-CA"/>
              </w:rPr>
            </w:pPr>
          </w:p>
        </w:tc>
        <w:tc>
          <w:tcPr>
            <w:tcW w:w="1134" w:type="dxa"/>
            <w:shd w:val="clear" w:color="auto" w:fill="F2F2F2" w:themeFill="background1" w:themeFillShade="F2"/>
            <w:vAlign w:val="center"/>
            <w:hideMark/>
          </w:tcPr>
          <w:p w14:paraId="173254EF" w14:textId="77777777" w:rsidR="00AF5C25" w:rsidRDefault="00AF5C25">
            <w:pPr>
              <w:spacing w:after="0" w:line="240" w:lineRule="auto"/>
              <w:jc w:val="center"/>
              <w:rPr>
                <w:rFonts w:ascii="Calibri" w:eastAsia="Times New Roman" w:hAnsi="Calibri" w:cs="Times New Roman"/>
                <w:sz w:val="12"/>
                <w:szCs w:val="12"/>
                <w:lang w:eastAsia="en-CA"/>
              </w:rPr>
            </w:pPr>
            <w:r>
              <w:rPr>
                <w:rFonts w:ascii="Calibri" w:eastAsia="Times New Roman" w:hAnsi="Calibri" w:cs="Times New Roman"/>
                <w:b/>
                <w:bCs/>
                <w:sz w:val="12"/>
                <w:szCs w:val="12"/>
                <w:lang w:eastAsia="en-CA"/>
              </w:rPr>
              <w:t>Rare</w:t>
            </w:r>
            <w:r>
              <w:rPr>
                <w:rFonts w:ascii="Calibri" w:eastAsia="Times New Roman" w:hAnsi="Calibri" w:cs="Times New Roman"/>
                <w:sz w:val="12"/>
                <w:szCs w:val="12"/>
                <w:lang w:eastAsia="en-CA"/>
              </w:rPr>
              <w:br/>
            </w:r>
            <w:r>
              <w:rPr>
                <w:rFonts w:ascii="Calibri" w:eastAsia="Times New Roman" w:hAnsi="Calibri" w:cs="Times New Roman"/>
                <w:sz w:val="12"/>
                <w:szCs w:val="12"/>
                <w:lang w:eastAsia="en-CA"/>
              </w:rPr>
              <w:br/>
              <w:t>Event is deemed highly improbable; could occur under unique circumstances</w:t>
            </w:r>
          </w:p>
        </w:tc>
        <w:tc>
          <w:tcPr>
            <w:tcW w:w="567" w:type="dxa"/>
            <w:textDirection w:val="btLr"/>
            <w:vAlign w:val="center"/>
            <w:hideMark/>
          </w:tcPr>
          <w:p w14:paraId="00F10635" w14:textId="77777777" w:rsidR="00AF5C25" w:rsidRPr="008516B2" w:rsidRDefault="00AF5C25">
            <w:pPr>
              <w:spacing w:after="0" w:line="240" w:lineRule="auto"/>
              <w:jc w:val="center"/>
              <w:rPr>
                <w:rFonts w:ascii="Arial" w:eastAsia="Times New Roman" w:hAnsi="Arial" w:cs="Arial"/>
                <w:b/>
                <w:bCs/>
                <w:color w:val="808080"/>
                <w:sz w:val="18"/>
                <w:szCs w:val="18"/>
                <w:lang w:eastAsia="en-CA"/>
              </w:rPr>
            </w:pPr>
            <w:r w:rsidRPr="008516B2">
              <w:rPr>
                <w:rFonts w:ascii="Arial" w:eastAsia="Times New Roman" w:hAnsi="Arial" w:cs="Arial"/>
                <w:b/>
                <w:bCs/>
                <w:color w:val="808080"/>
                <w:sz w:val="18"/>
                <w:szCs w:val="18"/>
                <w:lang w:eastAsia="en-CA"/>
              </w:rPr>
              <w:t>1</w:t>
            </w:r>
          </w:p>
        </w:tc>
        <w:tc>
          <w:tcPr>
            <w:tcW w:w="975" w:type="dxa"/>
            <w:gridSpan w:val="2"/>
            <w:shd w:val="clear" w:color="auto" w:fill="00B050"/>
            <w:vAlign w:val="center"/>
            <w:hideMark/>
          </w:tcPr>
          <w:p w14:paraId="3987C744"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1</w:t>
            </w:r>
          </w:p>
        </w:tc>
        <w:tc>
          <w:tcPr>
            <w:tcW w:w="1323" w:type="dxa"/>
            <w:shd w:val="clear" w:color="auto" w:fill="00B050"/>
            <w:vAlign w:val="center"/>
            <w:hideMark/>
          </w:tcPr>
          <w:p w14:paraId="28F45565"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2</w:t>
            </w:r>
          </w:p>
        </w:tc>
        <w:tc>
          <w:tcPr>
            <w:tcW w:w="1417" w:type="dxa"/>
            <w:gridSpan w:val="2"/>
            <w:shd w:val="clear" w:color="auto" w:fill="92D050"/>
            <w:vAlign w:val="center"/>
            <w:hideMark/>
          </w:tcPr>
          <w:p w14:paraId="407CD2E4"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3</w:t>
            </w:r>
          </w:p>
        </w:tc>
        <w:tc>
          <w:tcPr>
            <w:tcW w:w="1418" w:type="dxa"/>
            <w:gridSpan w:val="2"/>
            <w:shd w:val="clear" w:color="auto" w:fill="92D050"/>
            <w:vAlign w:val="center"/>
            <w:hideMark/>
          </w:tcPr>
          <w:p w14:paraId="0FB34E72"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4</w:t>
            </w:r>
          </w:p>
        </w:tc>
        <w:tc>
          <w:tcPr>
            <w:tcW w:w="1565" w:type="dxa"/>
            <w:gridSpan w:val="2"/>
            <w:shd w:val="clear" w:color="auto" w:fill="92D050"/>
            <w:vAlign w:val="center"/>
            <w:hideMark/>
          </w:tcPr>
          <w:p w14:paraId="6CD5282E" w14:textId="77777777" w:rsidR="00AF5C25" w:rsidRDefault="00AF5C25">
            <w:pPr>
              <w:spacing w:after="0" w:line="240" w:lineRule="auto"/>
              <w:jc w:val="center"/>
              <w:rPr>
                <w:rFonts w:ascii="Arial" w:eastAsia="Times New Roman" w:hAnsi="Arial" w:cs="Arial"/>
                <w:sz w:val="16"/>
                <w:szCs w:val="16"/>
                <w:lang w:eastAsia="en-CA"/>
              </w:rPr>
            </w:pPr>
            <w:r>
              <w:rPr>
                <w:rFonts w:ascii="Arial" w:eastAsia="Times New Roman" w:hAnsi="Arial" w:cs="Arial"/>
                <w:sz w:val="16"/>
                <w:szCs w:val="16"/>
                <w:lang w:eastAsia="en-CA"/>
              </w:rPr>
              <w:t>5</w:t>
            </w:r>
          </w:p>
        </w:tc>
        <w:tc>
          <w:tcPr>
            <w:tcW w:w="1536" w:type="dxa"/>
            <w:vAlign w:val="center"/>
            <w:hideMark/>
          </w:tcPr>
          <w:p w14:paraId="48735277" w14:textId="77777777" w:rsidR="00AF5C25" w:rsidRDefault="00AF5C25">
            <w:pPr>
              <w:spacing w:after="0" w:line="240" w:lineRule="auto"/>
              <w:jc w:val="center"/>
              <w:rPr>
                <w:rFonts w:ascii="Arial" w:eastAsia="Times New Roman" w:hAnsi="Arial" w:cs="Arial"/>
                <w:sz w:val="18"/>
                <w:szCs w:val="18"/>
                <w:lang w:eastAsia="en-CA"/>
              </w:rPr>
            </w:pPr>
            <w:r>
              <w:rPr>
                <w:rFonts w:ascii="Arial" w:eastAsia="Times New Roman" w:hAnsi="Arial" w:cs="Arial"/>
                <w:sz w:val="18"/>
                <w:szCs w:val="18"/>
                <w:lang w:eastAsia="en-CA"/>
              </w:rPr>
              <w:t>Insignificant</w:t>
            </w:r>
            <w:r>
              <w:rPr>
                <w:rFonts w:ascii="Arial" w:eastAsia="Times New Roman" w:hAnsi="Arial" w:cs="Arial"/>
                <w:sz w:val="18"/>
                <w:szCs w:val="18"/>
                <w:lang w:eastAsia="en-CA"/>
              </w:rPr>
              <w:br/>
              <w:t>(1-2)</w:t>
            </w:r>
          </w:p>
        </w:tc>
        <w:tc>
          <w:tcPr>
            <w:tcW w:w="534" w:type="dxa"/>
            <w:gridSpan w:val="2"/>
            <w:shd w:val="clear" w:color="auto" w:fill="00B050"/>
            <w:vAlign w:val="center"/>
            <w:hideMark/>
          </w:tcPr>
          <w:p w14:paraId="0B2F6C7C" w14:textId="77777777" w:rsidR="00AF5C25" w:rsidRDefault="00AF5C25">
            <w:pPr>
              <w:rPr>
                <w:rFonts w:ascii="Arial" w:eastAsia="Times New Roman" w:hAnsi="Arial" w:cs="Arial"/>
                <w:sz w:val="18"/>
                <w:szCs w:val="18"/>
                <w:lang w:eastAsia="en-CA"/>
              </w:rPr>
            </w:pPr>
          </w:p>
        </w:tc>
      </w:tr>
    </w:tbl>
    <w:p w14:paraId="7AE73AFF" w14:textId="77A2200E" w:rsidR="007F2DCB" w:rsidRPr="000B33A1" w:rsidRDefault="007F2DCB" w:rsidP="007F2DCB">
      <w:pPr>
        <w:pStyle w:val="Heading2"/>
        <w:rPr>
          <w:rFonts w:ascii="Arial" w:hAnsi="Arial" w:cs="Arial"/>
          <w:lang w:eastAsia="en-CA"/>
        </w:rPr>
      </w:pPr>
      <w:bookmarkStart w:id="291" w:name="_Toc207796744"/>
      <w:bookmarkStart w:id="292" w:name="_Toc181179937"/>
      <w:r w:rsidRPr="000B33A1">
        <w:rPr>
          <w:rFonts w:ascii="Arial" w:hAnsi="Arial" w:cs="Arial"/>
          <w:lang w:eastAsia="en-CA"/>
        </w:rPr>
        <w:lastRenderedPageBreak/>
        <w:t>Annex B: Non-</w:t>
      </w:r>
      <w:r w:rsidR="00C3210D" w:rsidRPr="000B33A1">
        <w:rPr>
          <w:rFonts w:ascii="Arial" w:hAnsi="Arial" w:cs="Arial"/>
          <w:lang w:eastAsia="en-CA"/>
        </w:rPr>
        <w:t>C</w:t>
      </w:r>
      <w:r w:rsidRPr="000B33A1">
        <w:rPr>
          <w:rFonts w:ascii="Arial" w:hAnsi="Arial" w:cs="Arial"/>
          <w:lang w:eastAsia="en-CA"/>
        </w:rPr>
        <w:t>ompliance Grid</w:t>
      </w:r>
      <w:bookmarkEnd w:id="291"/>
      <w:r w:rsidRPr="000B33A1">
        <w:rPr>
          <w:rFonts w:ascii="Arial" w:hAnsi="Arial" w:cs="Arial"/>
          <w:lang w:eastAsia="en-CA"/>
        </w:rPr>
        <w:t xml:space="preserve"> </w:t>
      </w:r>
      <w:bookmarkEnd w:id="292"/>
    </w:p>
    <w:p w14:paraId="13CF3549" w14:textId="77777777" w:rsidR="007F2DCB" w:rsidRPr="00AD7CF8" w:rsidRDefault="007F2DCB" w:rsidP="007F2DCB">
      <w:pPr>
        <w:spacing w:after="200" w:line="240" w:lineRule="auto"/>
        <w:rPr>
          <w:rFonts w:ascii="Arial" w:hAnsi="Arial" w:cs="Arial"/>
          <w:i/>
          <w:iCs/>
          <w:color w:val="2F5496" w:themeColor="accent1" w:themeShade="BF"/>
          <w:szCs w:val="24"/>
          <w:lang w:val="en-CA"/>
        </w:rPr>
      </w:pPr>
      <w:r w:rsidRPr="00AD7CF8">
        <w:rPr>
          <w:rFonts w:ascii="Arial" w:hAnsi="Arial" w:cs="Arial"/>
          <w:i/>
          <w:iCs/>
          <w:color w:val="2F5496" w:themeColor="accent1" w:themeShade="BF"/>
          <w:lang w:val="en-CA"/>
        </w:rPr>
        <w:t>The non-compliance grid is a non-mandatory tool that can be used to determine compliance issues and the level of non-compliance.</w:t>
      </w:r>
      <w:r w:rsidRPr="00AD7CF8">
        <w:rPr>
          <w:rFonts w:ascii="Arial" w:hAnsi="Arial" w:cs="Arial"/>
          <w:b/>
          <w:i/>
          <w:iCs/>
          <w:color w:val="2F5496" w:themeColor="accent1" w:themeShade="BF"/>
          <w:lang w:val="en-CA"/>
        </w:rPr>
        <w:t xml:space="preserve"> </w:t>
      </w:r>
      <w:r w:rsidRPr="00AD7CF8">
        <w:rPr>
          <w:rFonts w:ascii="Arial" w:hAnsi="Arial" w:cs="Arial"/>
          <w:i/>
          <w:iCs/>
          <w:color w:val="2F5496" w:themeColor="accent1" w:themeShade="BF"/>
          <w:lang w:val="en-CA"/>
        </w:rPr>
        <w:t>Privacy officials are encouraged to adapt the tools to the needs of their institutions. If you choose to use the grid, follow the steps below.</w:t>
      </w:r>
    </w:p>
    <w:p w14:paraId="0F3BF3AF" w14:textId="77777777" w:rsidR="007F2DCB" w:rsidRPr="00AD7CF8" w:rsidRDefault="007F2DCB" w:rsidP="007F2DCB">
      <w:pPr>
        <w:pStyle w:val="Title"/>
        <w:spacing w:after="200"/>
        <w:rPr>
          <w:rFonts w:cs="Arial"/>
          <w:b w:val="0"/>
          <w:i/>
          <w:iCs/>
          <w:color w:val="2F5496" w:themeColor="accent1" w:themeShade="BF"/>
          <w:sz w:val="22"/>
          <w:szCs w:val="22"/>
        </w:rPr>
      </w:pPr>
      <w:r w:rsidRPr="00AD7CF8">
        <w:rPr>
          <w:rFonts w:cs="Arial"/>
          <w:i/>
          <w:iCs/>
          <w:color w:val="2F5496" w:themeColor="accent1" w:themeShade="BF"/>
          <w:sz w:val="22"/>
          <w:szCs w:val="22"/>
        </w:rPr>
        <w:t xml:space="preserve">Step 1: </w:t>
      </w:r>
      <w:r w:rsidRPr="00AD7CF8">
        <w:rPr>
          <w:rFonts w:cs="Arial"/>
          <w:b w:val="0"/>
          <w:i/>
          <w:iCs/>
          <w:color w:val="2F5496" w:themeColor="accent1" w:themeShade="BF"/>
          <w:sz w:val="22"/>
          <w:szCs w:val="22"/>
        </w:rPr>
        <w:t>Determine the type of non-compliance based on the grid below (that is, legal, Government of Canada policy, internal policy, and so on)</w:t>
      </w:r>
    </w:p>
    <w:p w14:paraId="0A0042F7" w14:textId="77777777" w:rsidR="007F2DCB" w:rsidRPr="00AD7CF8" w:rsidRDefault="007F2DCB" w:rsidP="007F2DCB">
      <w:pPr>
        <w:pStyle w:val="Title"/>
        <w:spacing w:after="200"/>
        <w:rPr>
          <w:rFonts w:cs="Arial"/>
          <w:b w:val="0"/>
          <w:i/>
          <w:iCs/>
          <w:color w:val="2F5496" w:themeColor="accent1" w:themeShade="BF"/>
          <w:sz w:val="22"/>
          <w:szCs w:val="22"/>
        </w:rPr>
      </w:pPr>
      <w:r w:rsidRPr="00AD7CF8">
        <w:rPr>
          <w:rFonts w:cs="Arial"/>
          <w:i/>
          <w:iCs/>
          <w:color w:val="2F5496" w:themeColor="accent1" w:themeShade="BF"/>
          <w:sz w:val="22"/>
          <w:szCs w:val="22"/>
        </w:rPr>
        <w:t xml:space="preserve">Step 2: </w:t>
      </w:r>
      <w:r w:rsidRPr="00AD7CF8">
        <w:rPr>
          <w:rFonts w:cs="Arial"/>
          <w:b w:val="0"/>
          <w:i/>
          <w:iCs/>
          <w:color w:val="2F5496" w:themeColor="accent1" w:themeShade="BF"/>
          <w:sz w:val="22"/>
          <w:szCs w:val="22"/>
        </w:rPr>
        <w:t xml:space="preserve">Repeat for every compliance issue identified in </w:t>
      </w:r>
      <w:hyperlink w:anchor="_Section_C:_privacy" w:history="1">
        <w:r w:rsidRPr="00AD7CF8">
          <w:rPr>
            <w:rStyle w:val="Hyperlink"/>
            <w:rFonts w:cs="Arial"/>
            <w:b w:val="0"/>
            <w:i/>
            <w:iCs/>
            <w:color w:val="2F5496" w:themeColor="accent1" w:themeShade="BF"/>
            <w:sz w:val="22"/>
            <w:szCs w:val="22"/>
          </w:rPr>
          <w:t>Section C: privacy analysis</w:t>
        </w:r>
      </w:hyperlink>
      <w:r w:rsidRPr="00AD7CF8">
        <w:rPr>
          <w:rFonts w:cs="Arial"/>
          <w:b w:val="0"/>
          <w:i/>
          <w:iCs/>
          <w:color w:val="2F5496" w:themeColor="accent1" w:themeShade="BF"/>
          <w:sz w:val="22"/>
          <w:szCs w:val="22"/>
        </w:rPr>
        <w:t>.</w:t>
      </w:r>
    </w:p>
    <w:p w14:paraId="4715AEA9" w14:textId="77777777" w:rsidR="007F2DCB" w:rsidRPr="000B4A42" w:rsidRDefault="007F2DCB" w:rsidP="007F2DCB">
      <w:pPr>
        <w:spacing w:after="200" w:line="240" w:lineRule="auto"/>
        <w:rPr>
          <w:rFonts w:ascii="Calibri" w:eastAsia="Calibri" w:hAnsi="Calibri" w:cs="Calibri"/>
          <w:lang w:val="en-CA"/>
        </w:rPr>
      </w:pPr>
      <w:r w:rsidRPr="000B4A42">
        <w:rPr>
          <w:rFonts w:ascii="Arial" w:eastAsia="Arial" w:hAnsi="Arial" w:cs="Arial"/>
          <w:b/>
          <w:bCs/>
          <w:lang w:val="en-CA"/>
        </w:rPr>
        <w:t>Non-Compliance Grid</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20"/>
        <w:gridCol w:w="3219"/>
        <w:gridCol w:w="3217"/>
      </w:tblGrid>
      <w:tr w:rsidR="007F2DCB" w:rsidRPr="000B4A42" w14:paraId="3B19B36C" w14:textId="77777777" w:rsidTr="009C6715">
        <w:trPr>
          <w:trHeight w:val="60"/>
          <w:tblHeader/>
        </w:trPr>
        <w:tc>
          <w:tcPr>
            <w:tcW w:w="1667" w:type="pct"/>
            <w:shd w:val="clear" w:color="auto" w:fill="F2F2F2" w:themeFill="background1" w:themeFillShade="F2"/>
            <w:tcMar>
              <w:left w:w="108" w:type="dxa"/>
              <w:right w:w="108" w:type="dxa"/>
            </w:tcMar>
            <w:vAlign w:val="center"/>
          </w:tcPr>
          <w:p w14:paraId="25DA5453" w14:textId="77777777" w:rsidR="007F2DCB" w:rsidRPr="00151BE9" w:rsidRDefault="007F2DCB" w:rsidP="004B308F">
            <w:pPr>
              <w:spacing w:after="200"/>
              <w:jc w:val="center"/>
              <w:rPr>
                <w:rFonts w:ascii="Arial" w:eastAsia="Arial" w:hAnsi="Arial" w:cs="Arial"/>
                <w:b/>
                <w:lang w:val="en-CA"/>
              </w:rPr>
            </w:pPr>
            <w:r w:rsidRPr="00151BE9">
              <w:rPr>
                <w:rFonts w:ascii="Arial" w:eastAsia="Arial" w:hAnsi="Arial" w:cs="Arial"/>
                <w:b/>
                <w:bCs/>
                <w:lang w:val="en-CA"/>
              </w:rPr>
              <w:t>Law or regulation</w:t>
            </w:r>
          </w:p>
        </w:tc>
        <w:tc>
          <w:tcPr>
            <w:tcW w:w="1667" w:type="pct"/>
            <w:shd w:val="clear" w:color="auto" w:fill="F2F2F2" w:themeFill="background1" w:themeFillShade="F2"/>
            <w:tcMar>
              <w:left w:w="108" w:type="dxa"/>
              <w:right w:w="108" w:type="dxa"/>
            </w:tcMar>
            <w:vAlign w:val="center"/>
          </w:tcPr>
          <w:p w14:paraId="43E1C034" w14:textId="77777777" w:rsidR="007F2DCB" w:rsidRPr="00151BE9" w:rsidRDefault="007F2DCB" w:rsidP="004B308F">
            <w:pPr>
              <w:spacing w:after="200"/>
              <w:jc w:val="center"/>
              <w:rPr>
                <w:rFonts w:ascii="Arial" w:eastAsia="Arial" w:hAnsi="Arial" w:cs="Arial"/>
                <w:b/>
                <w:lang w:val="en-CA"/>
              </w:rPr>
            </w:pPr>
            <w:r w:rsidRPr="00151BE9">
              <w:rPr>
                <w:rFonts w:ascii="Arial" w:eastAsia="Arial" w:hAnsi="Arial" w:cs="Arial"/>
                <w:b/>
                <w:bCs/>
                <w:lang w:val="en-CA"/>
              </w:rPr>
              <w:t>Government of Canada policy</w:t>
            </w:r>
          </w:p>
        </w:tc>
        <w:tc>
          <w:tcPr>
            <w:tcW w:w="1666" w:type="pct"/>
            <w:shd w:val="clear" w:color="auto" w:fill="F2F2F2" w:themeFill="background1" w:themeFillShade="F2"/>
            <w:tcMar>
              <w:left w:w="108" w:type="dxa"/>
              <w:right w:w="108" w:type="dxa"/>
            </w:tcMar>
            <w:vAlign w:val="center"/>
          </w:tcPr>
          <w:p w14:paraId="469772BE" w14:textId="77777777" w:rsidR="007F2DCB" w:rsidRPr="00151BE9" w:rsidRDefault="007F2DCB" w:rsidP="004B308F">
            <w:pPr>
              <w:spacing w:after="200"/>
              <w:jc w:val="center"/>
              <w:rPr>
                <w:rFonts w:ascii="Arial" w:eastAsia="Arial" w:hAnsi="Arial" w:cs="Arial"/>
                <w:b/>
                <w:lang w:val="en-CA"/>
              </w:rPr>
            </w:pPr>
            <w:r w:rsidRPr="00151BE9">
              <w:rPr>
                <w:rFonts w:ascii="Arial" w:eastAsia="Arial" w:hAnsi="Arial" w:cs="Arial"/>
                <w:b/>
                <w:bCs/>
                <w:lang w:val="en-CA"/>
              </w:rPr>
              <w:t>Internal policy</w:t>
            </w:r>
          </w:p>
        </w:tc>
      </w:tr>
      <w:tr w:rsidR="007F2DCB" w:rsidRPr="000B4A42" w14:paraId="3A4A69A1" w14:textId="77777777" w:rsidTr="009C6715">
        <w:trPr>
          <w:trHeight w:val="60"/>
        </w:trPr>
        <w:tc>
          <w:tcPr>
            <w:tcW w:w="1667" w:type="pct"/>
            <w:tcMar>
              <w:left w:w="108" w:type="dxa"/>
              <w:right w:w="108" w:type="dxa"/>
            </w:tcMar>
            <w:vAlign w:val="center"/>
          </w:tcPr>
          <w:p w14:paraId="64050C40" w14:textId="77777777" w:rsidR="007F2DCB" w:rsidRPr="000B4A42" w:rsidRDefault="007F2DCB" w:rsidP="004944B9">
            <w:pPr>
              <w:spacing w:after="200"/>
              <w:rPr>
                <w:rFonts w:ascii="Arial" w:eastAsia="Arial" w:hAnsi="Arial" w:cs="Arial"/>
                <w:color w:val="000000" w:themeColor="text1"/>
                <w:lang w:val="en-CA"/>
              </w:rPr>
            </w:pPr>
            <w:r w:rsidRPr="000B4A42">
              <w:rPr>
                <w:rFonts w:ascii="Arial" w:eastAsia="Arial" w:hAnsi="Arial" w:cs="Arial"/>
                <w:color w:val="000000" w:themeColor="text1"/>
                <w:lang w:val="en-CA"/>
              </w:rPr>
              <w:t xml:space="preserve">Non-compliance with Government of Canada Law or regulation (for example, the </w:t>
            </w:r>
            <w:r w:rsidRPr="000B4A42">
              <w:rPr>
                <w:rFonts w:ascii="Arial" w:eastAsia="Arial" w:hAnsi="Arial" w:cs="Arial"/>
                <w:i/>
                <w:iCs/>
                <w:color w:val="000000" w:themeColor="text1"/>
                <w:lang w:val="en-CA"/>
              </w:rPr>
              <w:t>Privacy Act</w:t>
            </w:r>
            <w:r w:rsidRPr="000B4A42">
              <w:rPr>
                <w:rFonts w:ascii="Arial" w:eastAsia="Arial" w:hAnsi="Arial" w:cs="Arial"/>
                <w:color w:val="000000" w:themeColor="text1"/>
                <w:lang w:val="en-CA"/>
              </w:rPr>
              <w:t>)</w:t>
            </w:r>
          </w:p>
        </w:tc>
        <w:tc>
          <w:tcPr>
            <w:tcW w:w="1667" w:type="pct"/>
            <w:tcMar>
              <w:left w:w="108" w:type="dxa"/>
              <w:right w:w="108" w:type="dxa"/>
            </w:tcMar>
            <w:vAlign w:val="center"/>
          </w:tcPr>
          <w:p w14:paraId="30B3E12C" w14:textId="77777777" w:rsidR="007F2DCB" w:rsidRPr="000B4A42" w:rsidRDefault="007F2DCB" w:rsidP="004944B9">
            <w:pPr>
              <w:spacing w:after="200"/>
              <w:rPr>
                <w:rFonts w:ascii="Arial" w:eastAsia="Arial" w:hAnsi="Arial" w:cs="Arial"/>
                <w:color w:val="000000" w:themeColor="text1"/>
                <w:lang w:val="en-CA"/>
              </w:rPr>
            </w:pPr>
            <w:r w:rsidRPr="000B4A42">
              <w:rPr>
                <w:rFonts w:ascii="Arial" w:eastAsia="Arial" w:hAnsi="Arial" w:cs="Arial"/>
                <w:color w:val="000000" w:themeColor="text1"/>
                <w:lang w:val="en-CA"/>
              </w:rPr>
              <w:t xml:space="preserve">Non-compliance with Government of Canada directive, policy instruments or procedural documents (for example, the </w:t>
            </w:r>
            <w:r w:rsidRPr="000B4A42">
              <w:rPr>
                <w:rFonts w:ascii="Arial" w:eastAsia="Arial" w:hAnsi="Arial" w:cs="Arial"/>
                <w:i/>
                <w:color w:val="000000" w:themeColor="text1"/>
                <w:lang w:val="en-CA"/>
              </w:rPr>
              <w:t>Policy on Privacy Protection</w:t>
            </w:r>
            <w:r w:rsidRPr="000B4A42">
              <w:rPr>
                <w:rFonts w:ascii="Arial" w:eastAsia="Arial" w:hAnsi="Arial" w:cs="Arial"/>
                <w:color w:val="000000" w:themeColor="text1"/>
                <w:lang w:val="en-CA"/>
              </w:rPr>
              <w:t xml:space="preserve">, </w:t>
            </w:r>
            <w:r w:rsidRPr="000B4A42">
              <w:rPr>
                <w:rFonts w:ascii="Arial" w:eastAsia="Arial" w:hAnsi="Arial" w:cs="Arial"/>
                <w:i/>
                <w:color w:val="000000" w:themeColor="text1"/>
                <w:lang w:val="en-CA"/>
              </w:rPr>
              <w:t>Directive on Privacy Practices</w:t>
            </w:r>
            <w:r w:rsidRPr="000B4A42">
              <w:rPr>
                <w:rFonts w:ascii="Arial" w:eastAsia="Arial" w:hAnsi="Arial" w:cs="Arial"/>
                <w:color w:val="000000" w:themeColor="text1"/>
                <w:lang w:val="en-CA"/>
              </w:rPr>
              <w:t>)</w:t>
            </w:r>
          </w:p>
        </w:tc>
        <w:tc>
          <w:tcPr>
            <w:tcW w:w="1666" w:type="pct"/>
            <w:tcMar>
              <w:left w:w="108" w:type="dxa"/>
              <w:right w:w="108" w:type="dxa"/>
            </w:tcMar>
            <w:vAlign w:val="center"/>
          </w:tcPr>
          <w:p w14:paraId="7FD21A5D" w14:textId="77777777" w:rsidR="007F2DCB" w:rsidRPr="000B4A42" w:rsidRDefault="007F2DCB" w:rsidP="004944B9">
            <w:pPr>
              <w:spacing w:after="200"/>
              <w:rPr>
                <w:rFonts w:ascii="Arial" w:eastAsia="Arial" w:hAnsi="Arial" w:cs="Arial"/>
                <w:color w:val="000000" w:themeColor="text1"/>
                <w:lang w:val="en-CA"/>
              </w:rPr>
            </w:pPr>
            <w:r w:rsidRPr="000B4A42">
              <w:rPr>
                <w:rFonts w:ascii="Arial" w:eastAsia="Arial" w:hAnsi="Arial" w:cs="Arial"/>
                <w:color w:val="000000" w:themeColor="text1"/>
                <w:lang w:val="en-CA"/>
              </w:rPr>
              <w:t>Non-compliance with the institution’s internal directive or policy instruments or procedural documents</w:t>
            </w:r>
          </w:p>
        </w:tc>
      </w:tr>
    </w:tbl>
    <w:p w14:paraId="53C32B77" w14:textId="77777777" w:rsidR="00D94859" w:rsidRDefault="00D94859" w:rsidP="00684F08"/>
    <w:p w14:paraId="0167563E" w14:textId="77777777" w:rsidR="00D94859" w:rsidRDefault="00D94859" w:rsidP="00684F08">
      <w:pPr>
        <w:rPr>
          <w:rFonts w:ascii="Helvetica" w:hAnsi="Helvetica" w:cs="Helvetica"/>
          <w:sz w:val="40"/>
          <w:szCs w:val="40"/>
          <w:lang w:val="en-CA"/>
        </w:rPr>
      </w:pPr>
      <w:r>
        <w:br w:type="page"/>
      </w:r>
    </w:p>
    <w:p w14:paraId="06B86E66" w14:textId="28287D26" w:rsidR="389B2102" w:rsidRDefault="389B2102" w:rsidP="65E8B968">
      <w:pPr>
        <w:pStyle w:val="Heading2"/>
        <w:rPr>
          <w:rFonts w:ascii="Arial" w:hAnsi="Arial" w:cs="Arial"/>
          <w:lang w:eastAsia="en-CA"/>
        </w:rPr>
      </w:pPr>
      <w:bookmarkStart w:id="293" w:name="_Toc207796745"/>
      <w:r w:rsidRPr="204A7305">
        <w:rPr>
          <w:rFonts w:ascii="Arial" w:hAnsi="Arial" w:cs="Arial"/>
          <w:lang w:eastAsia="en-CA"/>
        </w:rPr>
        <w:lastRenderedPageBreak/>
        <w:t xml:space="preserve">Annex C: </w:t>
      </w:r>
      <w:r w:rsidR="049A25B5" w:rsidRPr="204A7305">
        <w:rPr>
          <w:rFonts w:ascii="Arial" w:hAnsi="Arial" w:cs="Arial"/>
          <w:lang w:eastAsia="en-CA"/>
        </w:rPr>
        <w:t>Term</w:t>
      </w:r>
      <w:r w:rsidR="00534EAF">
        <w:rPr>
          <w:rFonts w:ascii="Arial" w:hAnsi="Arial" w:cs="Arial"/>
          <w:lang w:eastAsia="en-CA"/>
        </w:rPr>
        <w:t>s</w:t>
      </w:r>
      <w:r w:rsidR="049A25B5" w:rsidRPr="204A7305">
        <w:rPr>
          <w:rFonts w:ascii="Arial" w:hAnsi="Arial" w:cs="Arial"/>
          <w:lang w:eastAsia="en-CA"/>
        </w:rPr>
        <w:t xml:space="preserve"> </w:t>
      </w:r>
      <w:r w:rsidR="00534EAF" w:rsidRPr="34FF7321">
        <w:rPr>
          <w:rFonts w:ascii="Arial" w:hAnsi="Arial" w:cs="Arial"/>
          <w:lang w:eastAsia="en-CA"/>
        </w:rPr>
        <w:t>of</w:t>
      </w:r>
      <w:r w:rsidR="049A25B5" w:rsidRPr="204A7305">
        <w:rPr>
          <w:rFonts w:ascii="Arial" w:hAnsi="Arial" w:cs="Arial"/>
          <w:lang w:eastAsia="en-CA"/>
        </w:rPr>
        <w:t xml:space="preserve"> Use &amp; </w:t>
      </w:r>
      <w:r w:rsidRPr="204A7305">
        <w:rPr>
          <w:rFonts w:ascii="Arial" w:hAnsi="Arial" w:cs="Arial"/>
          <w:lang w:eastAsia="en-CA"/>
        </w:rPr>
        <w:t xml:space="preserve">Privacy Notice Statement </w:t>
      </w:r>
      <w:r w:rsidR="004272BD">
        <w:rPr>
          <w:rFonts w:ascii="Arial" w:hAnsi="Arial" w:cs="Arial"/>
          <w:lang w:eastAsia="en-CA"/>
        </w:rPr>
        <w:t xml:space="preserve"> (To be updated as </w:t>
      </w:r>
      <w:r w:rsidR="00C43072">
        <w:rPr>
          <w:rFonts w:ascii="Arial" w:hAnsi="Arial" w:cs="Arial"/>
          <w:lang w:eastAsia="en-CA"/>
        </w:rPr>
        <w:t>risk mitigation</w:t>
      </w:r>
      <w:r w:rsidR="001D66F4">
        <w:rPr>
          <w:rFonts w:ascii="Arial" w:hAnsi="Arial" w:cs="Arial"/>
          <w:lang w:eastAsia="en-CA"/>
        </w:rPr>
        <w:t xml:space="preserve"> activities are</w:t>
      </w:r>
      <w:r w:rsidR="00C43072">
        <w:rPr>
          <w:rFonts w:ascii="Arial" w:hAnsi="Arial" w:cs="Arial"/>
          <w:lang w:eastAsia="en-CA"/>
        </w:rPr>
        <w:t xml:space="preserve"> finalized)</w:t>
      </w:r>
      <w:bookmarkEnd w:id="293"/>
    </w:p>
    <w:p w14:paraId="1DE35BE9" w14:textId="77777777" w:rsidR="000B33A1" w:rsidRPr="000B33A1" w:rsidRDefault="000B33A1" w:rsidP="000B33A1">
      <w:pPr>
        <w:jc w:val="both"/>
        <w:rPr>
          <w:b/>
          <w:bCs/>
        </w:rPr>
      </w:pPr>
      <w:r w:rsidRPr="000B33A1">
        <w:rPr>
          <w:b/>
          <w:bCs/>
        </w:rPr>
        <w:t>EVA Chat Terms of Use</w:t>
      </w:r>
    </w:p>
    <w:p w14:paraId="3649BAD5" w14:textId="77777777" w:rsidR="000B33A1" w:rsidRPr="000B33A1" w:rsidRDefault="000B33A1" w:rsidP="000B33A1">
      <w:pPr>
        <w:spacing w:before="240" w:after="240"/>
        <w:jc w:val="both"/>
        <w:rPr>
          <w:rFonts w:ascii="Aptos" w:eastAsia="Aptos" w:hAnsi="Aptos" w:cs="Aptos"/>
        </w:rPr>
      </w:pPr>
      <w:r w:rsidRPr="000B33A1">
        <w:rPr>
          <w:rFonts w:ascii="Aptos" w:eastAsia="Aptos" w:hAnsi="Aptos" w:cs="Aptos"/>
        </w:rPr>
        <w:t>Please review and accept the following terms to proceed.</w:t>
      </w:r>
    </w:p>
    <w:p w14:paraId="45915844" w14:textId="77777777" w:rsidR="000B33A1" w:rsidRPr="000B33A1" w:rsidRDefault="000B33A1" w:rsidP="00DF49EE">
      <w:pPr>
        <w:numPr>
          <w:ilvl w:val="0"/>
          <w:numId w:val="25"/>
        </w:numPr>
        <w:spacing w:after="0" w:line="279" w:lineRule="auto"/>
        <w:jc w:val="both"/>
        <w:rPr>
          <w:rFonts w:ascii="Aptos" w:eastAsia="Aptos" w:hAnsi="Aptos" w:cs="Aptos"/>
          <w:lang w:val="en-CA"/>
        </w:rPr>
      </w:pPr>
      <w:r w:rsidRPr="000B33A1">
        <w:rPr>
          <w:rFonts w:ascii="Aptos" w:eastAsia="Aptos" w:hAnsi="Aptos" w:cs="Aptos"/>
          <w:lang w:val="en-CA"/>
        </w:rPr>
        <w:t xml:space="preserve">Ensure the information being used is not above </w:t>
      </w:r>
      <w:r w:rsidRPr="000B33A1">
        <w:rPr>
          <w:rFonts w:ascii="Aptos" w:eastAsia="Aptos" w:hAnsi="Aptos" w:cs="Aptos"/>
          <w:b/>
          <w:lang w:val="en-CA"/>
        </w:rPr>
        <w:t>Protected B</w:t>
      </w:r>
      <w:r w:rsidRPr="000B33A1">
        <w:rPr>
          <w:rFonts w:ascii="Aptos" w:eastAsia="Aptos" w:hAnsi="Aptos" w:cs="Aptos"/>
          <w:lang w:val="en-CA"/>
        </w:rPr>
        <w:t xml:space="preserve"> and that as a steward of government information, you respect its use.</w:t>
      </w:r>
    </w:p>
    <w:p w14:paraId="73F40F34" w14:textId="77777777" w:rsidR="000B33A1" w:rsidRPr="000B33A1" w:rsidRDefault="000B33A1" w:rsidP="00DF49EE">
      <w:pPr>
        <w:numPr>
          <w:ilvl w:val="0"/>
          <w:numId w:val="25"/>
        </w:numPr>
        <w:spacing w:after="0" w:line="279" w:lineRule="auto"/>
        <w:jc w:val="both"/>
        <w:rPr>
          <w:rFonts w:ascii="Aptos" w:eastAsia="Aptos" w:hAnsi="Aptos" w:cs="Aptos"/>
          <w:lang w:val="en-CA"/>
        </w:rPr>
      </w:pPr>
      <w:r w:rsidRPr="000B33A1">
        <w:rPr>
          <w:rFonts w:ascii="Aptos" w:eastAsia="Aptos" w:hAnsi="Aptos" w:cs="Aptos"/>
          <w:lang w:val="en-CA"/>
        </w:rPr>
        <w:t>Do not use EVA to replace subject matter expertise.</w:t>
      </w:r>
    </w:p>
    <w:p w14:paraId="74F82A4F" w14:textId="77777777" w:rsidR="000B33A1" w:rsidRPr="000B33A1" w:rsidRDefault="000B33A1" w:rsidP="00DF49EE">
      <w:pPr>
        <w:numPr>
          <w:ilvl w:val="0"/>
          <w:numId w:val="25"/>
        </w:numPr>
        <w:spacing w:after="0" w:line="240" w:lineRule="auto"/>
        <w:ind w:left="1077" w:hanging="357"/>
        <w:jc w:val="both"/>
        <w:rPr>
          <w:rFonts w:ascii="Aptos" w:eastAsia="Aptos" w:hAnsi="Aptos" w:cs="Aptos"/>
        </w:rPr>
      </w:pPr>
      <w:r w:rsidRPr="000B33A1">
        <w:rPr>
          <w:rFonts w:ascii="Aptos" w:eastAsia="Aptos" w:hAnsi="Aptos" w:cs="Aptos"/>
          <w:lang w:val="en-CA"/>
        </w:rPr>
        <w:t>Review generated content for accuracy.</w:t>
      </w:r>
    </w:p>
    <w:p w14:paraId="6F7C129B" w14:textId="77777777" w:rsidR="000B33A1" w:rsidRPr="000B33A1" w:rsidRDefault="000B33A1" w:rsidP="00DF49EE">
      <w:pPr>
        <w:pStyle w:val="ListParagraph"/>
        <w:numPr>
          <w:ilvl w:val="0"/>
          <w:numId w:val="25"/>
        </w:numPr>
        <w:spacing w:after="0" w:line="240" w:lineRule="auto"/>
        <w:ind w:left="1077" w:hanging="357"/>
        <w:jc w:val="both"/>
        <w:rPr>
          <w:rFonts w:ascii="Aptos" w:eastAsia="Aptos" w:hAnsi="Aptos" w:cs="Aptos"/>
        </w:rPr>
      </w:pPr>
      <w:r w:rsidRPr="000B33A1">
        <w:rPr>
          <w:rFonts w:ascii="Aptos" w:eastAsia="Aptos" w:hAnsi="Aptos" w:cs="Aptos"/>
        </w:rPr>
        <w:t>Do not use EVA for administrative decisions impacting citizens' benefits, rights, or personal data.</w:t>
      </w:r>
    </w:p>
    <w:p w14:paraId="05E2B288" w14:textId="77777777" w:rsidR="000B33A1" w:rsidRPr="000B33A1" w:rsidRDefault="000B33A1" w:rsidP="000B33A1">
      <w:pPr>
        <w:jc w:val="both"/>
      </w:pPr>
    </w:p>
    <w:p w14:paraId="64E7C65F" w14:textId="77777777" w:rsidR="000B33A1" w:rsidRPr="000B33A1" w:rsidRDefault="000B33A1" w:rsidP="000B33A1">
      <w:pPr>
        <w:jc w:val="both"/>
      </w:pPr>
      <w:r w:rsidRPr="000B33A1">
        <w:t>View Terms of Use  </w:t>
      </w:r>
    </w:p>
    <w:p w14:paraId="2AB228D8" w14:textId="77777777" w:rsidR="000B33A1" w:rsidRPr="000B33A1" w:rsidRDefault="000B33A1" w:rsidP="00DF49EE">
      <w:pPr>
        <w:pStyle w:val="ListParagraph"/>
        <w:numPr>
          <w:ilvl w:val="0"/>
          <w:numId w:val="26"/>
        </w:numPr>
        <w:spacing w:before="240" w:after="240" w:line="279" w:lineRule="auto"/>
        <w:jc w:val="both"/>
        <w:rPr>
          <w:rFonts w:ascii="Aptos" w:eastAsia="Aptos" w:hAnsi="Aptos" w:cs="Aptos"/>
          <w:b/>
          <w:bCs/>
        </w:rPr>
      </w:pPr>
      <w:r w:rsidRPr="000B33A1">
        <w:rPr>
          <w:rFonts w:ascii="Aptos" w:eastAsia="Aptos" w:hAnsi="Aptos" w:cs="Aptos"/>
          <w:b/>
          <w:bCs/>
        </w:rPr>
        <w:t>Acceptance of Terms</w:t>
      </w:r>
    </w:p>
    <w:p w14:paraId="0FD5A364" w14:textId="77777777"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t>By accessing or using EVA Chat, you agree to comply with and bound by these Terms of Use.</w:t>
      </w:r>
    </w:p>
    <w:p w14:paraId="11E9DA4B" w14:textId="77777777" w:rsidR="000B33A1" w:rsidRPr="000B33A1" w:rsidRDefault="000B33A1" w:rsidP="000B33A1">
      <w:pPr>
        <w:pStyle w:val="ListParagraph"/>
        <w:spacing w:before="240" w:after="240"/>
        <w:jc w:val="both"/>
      </w:pPr>
    </w:p>
    <w:p w14:paraId="5368341B" w14:textId="77777777" w:rsidR="000B33A1" w:rsidRPr="000B33A1" w:rsidRDefault="000B33A1" w:rsidP="00DF49EE">
      <w:pPr>
        <w:pStyle w:val="ListParagraph"/>
        <w:numPr>
          <w:ilvl w:val="0"/>
          <w:numId w:val="26"/>
        </w:numPr>
        <w:spacing w:before="240" w:after="240" w:line="279" w:lineRule="auto"/>
        <w:jc w:val="both"/>
        <w:rPr>
          <w:b/>
          <w:bCs/>
        </w:rPr>
      </w:pPr>
      <w:r w:rsidRPr="000B33A1">
        <w:rPr>
          <w:b/>
          <w:bCs/>
        </w:rPr>
        <w:t>Intellectual Property</w:t>
      </w:r>
    </w:p>
    <w:p w14:paraId="5FA3C6E0" w14:textId="77777777"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t>All content generated is property of the Crown.</w:t>
      </w:r>
    </w:p>
    <w:p w14:paraId="29115BC3" w14:textId="77777777" w:rsidR="000B33A1" w:rsidRPr="000B33A1" w:rsidRDefault="000B33A1" w:rsidP="000B33A1">
      <w:pPr>
        <w:pStyle w:val="ListParagraph"/>
        <w:spacing w:before="240" w:after="240"/>
        <w:jc w:val="both"/>
        <w:rPr>
          <w:rFonts w:ascii="Aptos" w:eastAsia="Aptos" w:hAnsi="Aptos" w:cs="Aptos"/>
        </w:rPr>
      </w:pPr>
    </w:p>
    <w:p w14:paraId="19FA2042" w14:textId="77777777" w:rsidR="000B33A1" w:rsidRPr="000B33A1" w:rsidRDefault="000B33A1" w:rsidP="00DF49EE">
      <w:pPr>
        <w:pStyle w:val="ListParagraph"/>
        <w:numPr>
          <w:ilvl w:val="0"/>
          <w:numId w:val="26"/>
        </w:numPr>
        <w:spacing w:before="240" w:after="240" w:line="279" w:lineRule="auto"/>
        <w:jc w:val="both"/>
        <w:rPr>
          <w:rFonts w:ascii="Aptos" w:eastAsia="Aptos" w:hAnsi="Aptos" w:cs="Aptos"/>
          <w:b/>
          <w:bCs/>
        </w:rPr>
      </w:pPr>
      <w:r w:rsidRPr="000B33A1">
        <w:rPr>
          <w:rFonts w:ascii="Aptos" w:eastAsia="Aptos" w:hAnsi="Aptos" w:cs="Aptos"/>
          <w:b/>
          <w:bCs/>
        </w:rPr>
        <w:t>Policies, Guidelines and Restrictions</w:t>
      </w:r>
    </w:p>
    <w:p w14:paraId="2BB44457" w14:textId="77777777"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t>Prior to using EVA Chat, employees must review, understand and agree to adhere to the following policies and ethical guidelines:</w:t>
      </w:r>
    </w:p>
    <w:p w14:paraId="3DAE9892" w14:textId="77777777" w:rsidR="000B33A1" w:rsidRPr="000B33A1" w:rsidRDefault="000B33A1" w:rsidP="00DF49EE">
      <w:pPr>
        <w:pStyle w:val="ListParagraph"/>
        <w:numPr>
          <w:ilvl w:val="0"/>
          <w:numId w:val="25"/>
        </w:numPr>
        <w:spacing w:before="240" w:after="240" w:line="279" w:lineRule="auto"/>
        <w:jc w:val="both"/>
        <w:rPr>
          <w:rFonts w:ascii="Aptos" w:eastAsia="Aptos" w:hAnsi="Aptos" w:cs="Aptos"/>
        </w:rPr>
      </w:pPr>
      <w:r w:rsidRPr="000B33A1">
        <w:rPr>
          <w:rFonts w:ascii="Aptos" w:eastAsia="Aptos" w:hAnsi="Aptos" w:cs="Aptos"/>
        </w:rPr>
        <w:t>Generative AI in your Daily Work (</w:t>
      </w:r>
      <w:hyperlink r:id="rId46">
        <w:r w:rsidRPr="000B33A1">
          <w:rPr>
            <w:rStyle w:val="Hyperlink"/>
            <w:color w:val="auto"/>
          </w:rPr>
          <w:t>Generative AI in your daily work - Canada.ca</w:t>
        </w:r>
      </w:hyperlink>
      <w:r w:rsidRPr="000B33A1">
        <w:rPr>
          <w:rFonts w:ascii="Aptos" w:eastAsia="Aptos" w:hAnsi="Aptos" w:cs="Aptos"/>
        </w:rPr>
        <w:t>)</w:t>
      </w:r>
    </w:p>
    <w:p w14:paraId="6E1FE025" w14:textId="77777777" w:rsidR="000B33A1" w:rsidRPr="000B33A1" w:rsidRDefault="000B33A1" w:rsidP="00DF49EE">
      <w:pPr>
        <w:pStyle w:val="ListParagraph"/>
        <w:numPr>
          <w:ilvl w:val="0"/>
          <w:numId w:val="25"/>
        </w:numPr>
        <w:spacing w:before="240" w:after="240" w:line="279" w:lineRule="auto"/>
        <w:jc w:val="both"/>
        <w:rPr>
          <w:rFonts w:ascii="Aptos" w:eastAsia="Aptos" w:hAnsi="Aptos" w:cs="Aptos"/>
        </w:rPr>
      </w:pPr>
      <w:r w:rsidRPr="000B33A1">
        <w:rPr>
          <w:rFonts w:ascii="Aptos" w:eastAsia="Aptos" w:hAnsi="Aptos" w:cs="Aptos"/>
        </w:rPr>
        <w:t>Treasury Board Guide on the use of generative artificial intelligence</w:t>
      </w:r>
      <w:r w:rsidRPr="000B33A1">
        <w:rPr>
          <w:rFonts w:ascii="Aptos" w:eastAsia="Aptos" w:hAnsi="Aptos" w:cs="Aptos"/>
          <w:b/>
          <w:bCs/>
        </w:rPr>
        <w:t xml:space="preserve"> </w:t>
      </w:r>
      <w:r w:rsidRPr="000B33A1">
        <w:rPr>
          <w:rFonts w:ascii="Aptos" w:eastAsia="Aptos" w:hAnsi="Aptos" w:cs="Aptos"/>
        </w:rPr>
        <w:t>(</w:t>
      </w:r>
      <w:hyperlink r:id="rId47">
        <w:r w:rsidRPr="000B33A1">
          <w:rPr>
            <w:rStyle w:val="Hyperlink"/>
            <w:color w:val="auto"/>
          </w:rPr>
          <w:t>Guide on the use of generative artificial intelligence - Canada.ca</w:t>
        </w:r>
      </w:hyperlink>
      <w:r w:rsidRPr="000B33A1">
        <w:rPr>
          <w:rFonts w:ascii="Aptos" w:eastAsia="Aptos" w:hAnsi="Aptos" w:cs="Aptos"/>
        </w:rPr>
        <w:t>)</w:t>
      </w:r>
    </w:p>
    <w:p w14:paraId="57E6D3BE" w14:textId="77777777" w:rsidR="000B33A1" w:rsidRPr="000B33A1" w:rsidRDefault="000B33A1" w:rsidP="000B33A1">
      <w:pPr>
        <w:pStyle w:val="ListParagraph"/>
        <w:spacing w:after="0" w:line="240" w:lineRule="auto"/>
        <w:ind w:left="1077"/>
        <w:jc w:val="both"/>
        <w:rPr>
          <w:rFonts w:ascii="Aptos" w:eastAsia="Aptos" w:hAnsi="Aptos" w:cs="Aptos"/>
        </w:rPr>
      </w:pPr>
    </w:p>
    <w:p w14:paraId="4D55F3DE" w14:textId="77777777" w:rsidR="000B33A1" w:rsidRPr="000B33A1" w:rsidRDefault="000B33A1" w:rsidP="00DF49EE">
      <w:pPr>
        <w:pStyle w:val="ListParagraph"/>
        <w:numPr>
          <w:ilvl w:val="0"/>
          <w:numId w:val="26"/>
        </w:numPr>
        <w:jc w:val="both"/>
        <w:rPr>
          <w:b/>
          <w:bCs/>
        </w:rPr>
      </w:pPr>
      <w:r w:rsidRPr="000B33A1">
        <w:rPr>
          <w:b/>
          <w:bCs/>
        </w:rPr>
        <w:t>Privacy Notice Statement</w:t>
      </w:r>
    </w:p>
    <w:p w14:paraId="75796F4D" w14:textId="77777777" w:rsidR="000B33A1" w:rsidRPr="000B33A1" w:rsidRDefault="000B33A1" w:rsidP="0039103B">
      <w:pPr>
        <w:ind w:left="720"/>
      </w:pPr>
      <w:r w:rsidRPr="000B33A1">
        <w:t>This privacy notice explains how we collect, use, and disclose personal information from its users, helping you make informed decisions about sharing sensitive information in EVA.</w:t>
      </w:r>
    </w:p>
    <w:p w14:paraId="4EAFCD24" w14:textId="77777777" w:rsidR="000B33A1" w:rsidRPr="000B33A1" w:rsidRDefault="000B33A1" w:rsidP="00DF49EE">
      <w:pPr>
        <w:pStyle w:val="ListParagraph"/>
        <w:numPr>
          <w:ilvl w:val="0"/>
          <w:numId w:val="27"/>
        </w:numPr>
      </w:pPr>
      <w:r w:rsidRPr="000B33A1">
        <w:t xml:space="preserve">EVA collects, processes, and stores personal information to support security, compliance, and to ensure responsible use of GenAI tools. </w:t>
      </w:r>
      <w:r w:rsidRPr="000B33A1">
        <w:rPr>
          <w:rFonts w:ascii="Aptos" w:eastAsia="Aptos" w:hAnsi="Aptos" w:cs="Aptos"/>
        </w:rPr>
        <w:t xml:space="preserve">In addition to the information collected by ESDC, EVA collects username, the date and time of visits. </w:t>
      </w:r>
    </w:p>
    <w:p w14:paraId="495DB4C5" w14:textId="77777777" w:rsidR="000B33A1" w:rsidRPr="000B33A1" w:rsidRDefault="000B33A1" w:rsidP="00DF49EE">
      <w:pPr>
        <w:pStyle w:val="ListParagraph"/>
        <w:numPr>
          <w:ilvl w:val="0"/>
          <w:numId w:val="27"/>
        </w:numPr>
      </w:pPr>
      <w:r w:rsidRPr="000B33A1">
        <w:t xml:space="preserve">Any personal information will be managed in accordance with the </w:t>
      </w:r>
      <w:hyperlink r:id="rId48">
        <w:r w:rsidRPr="000B33A1">
          <w:rPr>
            <w:rStyle w:val="Hyperlink"/>
            <w:color w:val="auto"/>
          </w:rPr>
          <w:t>Privacy Act</w:t>
        </w:r>
      </w:hyperlink>
      <w:r w:rsidRPr="000B33A1">
        <w:t xml:space="preserve"> and related policies. </w:t>
      </w:r>
      <w:r w:rsidRPr="000B33A1">
        <w:rPr>
          <w:rFonts w:ascii="Aptos" w:eastAsia="Aptos" w:hAnsi="Aptos" w:cs="Aptos"/>
        </w:rPr>
        <w:t xml:space="preserve">You have the right to the protection of, access to, and correction of your personal information, which is described in Personal Information Bank </w:t>
      </w:r>
      <w:hyperlink r:id="rId49" w:anchor="psu905">
        <w:r w:rsidRPr="000B33A1">
          <w:rPr>
            <w:u w:val="single"/>
          </w:rPr>
          <w:t>Electronic Network Monitoring Logs (PSU 905)</w:t>
        </w:r>
      </w:hyperlink>
      <w:r w:rsidRPr="000B33A1">
        <w:rPr>
          <w:rFonts w:ascii="Aptos" w:eastAsia="Aptos" w:hAnsi="Aptos" w:cs="Aptos"/>
        </w:rPr>
        <w:t xml:space="preserve">. Instructions for obtaining this information are outlined in the following government publication entitled </w:t>
      </w:r>
      <w:hyperlink r:id="rId50">
        <w:r w:rsidRPr="000B33A1">
          <w:rPr>
            <w:u w:val="single"/>
          </w:rPr>
          <w:t>Info Source</w:t>
        </w:r>
      </w:hyperlink>
      <w:r w:rsidRPr="000B33A1">
        <w:rPr>
          <w:rFonts w:ascii="Aptos" w:eastAsia="Aptos" w:hAnsi="Aptos" w:cs="Aptos"/>
        </w:rPr>
        <w:t>.</w:t>
      </w:r>
    </w:p>
    <w:p w14:paraId="2AECC97A" w14:textId="77777777" w:rsidR="000B33A1" w:rsidRPr="000B33A1" w:rsidRDefault="000B33A1" w:rsidP="00DF49EE">
      <w:pPr>
        <w:pStyle w:val="ListParagraph"/>
        <w:numPr>
          <w:ilvl w:val="0"/>
          <w:numId w:val="27"/>
        </w:numPr>
      </w:pPr>
      <w:r w:rsidRPr="000B33A1">
        <w:t>Data collected by EVA will be stored electronically in ESDC’s secure environment and will not be shared with external sites nor used for AI model training. It will be used solely by internal Employment and Social Development Canada (ESDC) teams for content filtering, auditing, and evaluation purposes.</w:t>
      </w:r>
    </w:p>
    <w:p w14:paraId="58FA13FA" w14:textId="77777777" w:rsidR="000B33A1" w:rsidRPr="000B33A1" w:rsidRDefault="000B33A1" w:rsidP="00DF49EE">
      <w:pPr>
        <w:pStyle w:val="ListParagraph"/>
        <w:numPr>
          <w:ilvl w:val="0"/>
          <w:numId w:val="27"/>
        </w:numPr>
      </w:pPr>
      <w:r w:rsidRPr="000B33A1">
        <w:t>All users are responsible for the content they upload or create using EVA Chat. EVA does not modify uploaded documents.</w:t>
      </w:r>
    </w:p>
    <w:p w14:paraId="0CDD42AD" w14:textId="77777777" w:rsidR="000B33A1" w:rsidRPr="000B33A1" w:rsidRDefault="000B33A1" w:rsidP="00DF49EE">
      <w:pPr>
        <w:pStyle w:val="ListParagraph"/>
        <w:numPr>
          <w:ilvl w:val="0"/>
          <w:numId w:val="27"/>
        </w:numPr>
      </w:pPr>
      <w:r w:rsidRPr="000B33A1">
        <w:t xml:space="preserve">Before uploading </w:t>
      </w:r>
      <w:r w:rsidRPr="000B33A1">
        <w:rPr>
          <w:b/>
          <w:bCs/>
        </w:rPr>
        <w:t>Protected B</w:t>
      </w:r>
      <w:r w:rsidRPr="000B33A1">
        <w:t xml:space="preserve"> information, users must ensure they have the authority to do so and that its use is consistent with the original purposes for which the information was collected or created.</w:t>
      </w:r>
    </w:p>
    <w:p w14:paraId="1F53AD0F" w14:textId="77777777" w:rsidR="000B33A1" w:rsidRPr="000B33A1" w:rsidRDefault="000B33A1" w:rsidP="00DF49EE">
      <w:pPr>
        <w:pStyle w:val="ListParagraph"/>
        <w:numPr>
          <w:ilvl w:val="0"/>
          <w:numId w:val="27"/>
        </w:numPr>
      </w:pPr>
      <w:r w:rsidRPr="000B33A1">
        <w:t xml:space="preserve">Please note that all content posted when using EVA is subject to the </w:t>
      </w:r>
      <w:hyperlink r:id="rId51" w:history="1">
        <w:r w:rsidRPr="000B33A1">
          <w:rPr>
            <w:rStyle w:val="Hyperlink"/>
            <w:color w:val="auto"/>
          </w:rPr>
          <w:t>Access to Information Act</w:t>
        </w:r>
      </w:hyperlink>
      <w:r w:rsidRPr="000B33A1">
        <w:t xml:space="preserve"> and the </w:t>
      </w:r>
      <w:hyperlink r:id="rId52" w:history="1">
        <w:r w:rsidRPr="000B33A1">
          <w:rPr>
            <w:rStyle w:val="Hyperlink"/>
            <w:color w:val="auto"/>
          </w:rPr>
          <w:t>Privacy Act</w:t>
        </w:r>
      </w:hyperlink>
      <w:r w:rsidRPr="000B33A1">
        <w:t>. This means that information may be accessed and disclosed in response to a request under either of these Acts.</w:t>
      </w:r>
    </w:p>
    <w:p w14:paraId="6822D37E" w14:textId="77777777" w:rsidR="000B33A1" w:rsidRPr="000B33A1" w:rsidRDefault="000B33A1" w:rsidP="00DF49EE">
      <w:pPr>
        <w:pStyle w:val="ListParagraph"/>
        <w:numPr>
          <w:ilvl w:val="0"/>
          <w:numId w:val="27"/>
        </w:numPr>
      </w:pPr>
      <w:r w:rsidRPr="000B33A1">
        <w:t xml:space="preserve">You have the right to file a complaint with the </w:t>
      </w:r>
      <w:hyperlink r:id="rId53" w:history="1">
        <w:r w:rsidRPr="000B33A1">
          <w:rPr>
            <w:rStyle w:val="Hyperlink"/>
            <w:color w:val="auto"/>
          </w:rPr>
          <w:t>Privacy Commissioner of Canada</w:t>
        </w:r>
      </w:hyperlink>
      <w:r w:rsidRPr="000B33A1">
        <w:t xml:space="preserve"> regarding the institution’s handling of your personal information.</w:t>
      </w:r>
    </w:p>
    <w:p w14:paraId="1B1867B6" w14:textId="77777777" w:rsidR="000B33A1" w:rsidRPr="000B33A1" w:rsidRDefault="000B33A1" w:rsidP="000B33A1">
      <w:pPr>
        <w:pStyle w:val="ListParagraph"/>
        <w:spacing w:before="240" w:after="240"/>
        <w:jc w:val="both"/>
        <w:rPr>
          <w:rFonts w:ascii="Aptos" w:eastAsia="Aptos" w:hAnsi="Aptos" w:cs="Aptos"/>
        </w:rPr>
      </w:pPr>
    </w:p>
    <w:p w14:paraId="124F69EA" w14:textId="77777777" w:rsidR="000B33A1" w:rsidRPr="000B33A1" w:rsidRDefault="000B33A1" w:rsidP="00DF49EE">
      <w:pPr>
        <w:pStyle w:val="ListParagraph"/>
        <w:numPr>
          <w:ilvl w:val="0"/>
          <w:numId w:val="26"/>
        </w:numPr>
        <w:spacing w:after="0" w:line="240" w:lineRule="auto"/>
        <w:ind w:left="714" w:hanging="357"/>
        <w:jc w:val="both"/>
        <w:rPr>
          <w:rFonts w:ascii="Aptos" w:eastAsia="Aptos" w:hAnsi="Aptos" w:cs="Aptos"/>
          <w:b/>
          <w:bCs/>
        </w:rPr>
      </w:pPr>
      <w:r w:rsidRPr="000B33A1">
        <w:rPr>
          <w:rFonts w:ascii="Aptos" w:eastAsia="Aptos" w:hAnsi="Aptos" w:cs="Aptos"/>
          <w:b/>
          <w:bCs/>
        </w:rPr>
        <w:t xml:space="preserve">Training </w:t>
      </w:r>
    </w:p>
    <w:p w14:paraId="0B9F03B6" w14:textId="78B6933E"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t xml:space="preserve">Employees have the option to register in Saba for the </w:t>
      </w:r>
      <w:hyperlink r:id="rId54">
        <w:r w:rsidRPr="000B33A1">
          <w:rPr>
            <w:rStyle w:val="Hyperlink"/>
            <w:rFonts w:ascii="Aptos" w:eastAsia="Aptos" w:hAnsi="Aptos" w:cs="Aptos"/>
            <w:color w:val="auto"/>
          </w:rPr>
          <w:t>ESDC Virtual Assistant (EVA) and Microsoft Copilot Chat</w:t>
        </w:r>
      </w:hyperlink>
      <w:r w:rsidRPr="000B33A1">
        <w:rPr>
          <w:rFonts w:ascii="Aptos" w:eastAsia="Aptos" w:hAnsi="Aptos" w:cs="Aptos"/>
        </w:rPr>
        <w:t xml:space="preserve"> course. </w:t>
      </w:r>
    </w:p>
    <w:p w14:paraId="6E5E1E74" w14:textId="77777777"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lastRenderedPageBreak/>
        <w:t xml:space="preserve">While this supplemental training is not mandatory for using EVA Chat, it provides valuable insights into the terms of use, including the do's and don'ts of the application. </w:t>
      </w:r>
    </w:p>
    <w:p w14:paraId="2BC330F8" w14:textId="77777777"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t xml:space="preserve">Additional information and resources are available on the </w:t>
      </w:r>
      <w:hyperlink r:id="rId55">
        <w:r w:rsidRPr="000B33A1">
          <w:rPr>
            <w:rStyle w:val="Hyperlink"/>
            <w:rFonts w:ascii="Aptos" w:eastAsia="Aptos" w:hAnsi="Aptos" w:cs="Aptos"/>
            <w:color w:val="auto"/>
          </w:rPr>
          <w:t>Artificial Intelligence Centre of Enablement (AI CoE) Portal</w:t>
        </w:r>
      </w:hyperlink>
      <w:r w:rsidRPr="000B33A1">
        <w:rPr>
          <w:rFonts w:ascii="Aptos" w:eastAsia="Aptos" w:hAnsi="Aptos" w:cs="Aptos"/>
        </w:rPr>
        <w:t>.</w:t>
      </w:r>
    </w:p>
    <w:p w14:paraId="7A3A5210" w14:textId="77777777" w:rsidR="000B33A1" w:rsidRDefault="000B33A1" w:rsidP="000B33A1">
      <w:pPr>
        <w:pStyle w:val="ListParagraph"/>
        <w:spacing w:before="240" w:after="240"/>
        <w:jc w:val="both"/>
        <w:rPr>
          <w:rFonts w:ascii="Aptos" w:eastAsia="Aptos" w:hAnsi="Aptos" w:cs="Aptos"/>
        </w:rPr>
      </w:pPr>
    </w:p>
    <w:p w14:paraId="1A1F620F" w14:textId="77777777" w:rsidR="007651E4" w:rsidRPr="0094345C" w:rsidRDefault="007651E4">
      <w:pPr>
        <w:pStyle w:val="ListParagraph"/>
        <w:spacing w:before="240" w:after="240"/>
        <w:jc w:val="both"/>
        <w:rPr>
          <w:rFonts w:ascii="Aptos" w:eastAsia="Aptos" w:hAnsi="Aptos" w:cs="Aptos"/>
          <w:b/>
          <w:bCs/>
        </w:rPr>
      </w:pPr>
      <w:r w:rsidRPr="0094345C">
        <w:rPr>
          <w:rFonts w:ascii="Aptos" w:eastAsia="Aptos" w:hAnsi="Aptos" w:cs="Aptos"/>
          <w:b/>
          <w:bCs/>
        </w:rPr>
        <w:t>Planned Enhancement:</w:t>
      </w:r>
    </w:p>
    <w:p w14:paraId="4101A01B" w14:textId="77777777" w:rsidR="007651E4" w:rsidRPr="00D56C29" w:rsidRDefault="007651E4">
      <w:pPr>
        <w:pStyle w:val="ListParagraph"/>
        <w:spacing w:before="240" w:after="240"/>
        <w:jc w:val="both"/>
        <w:rPr>
          <w:rFonts w:ascii="Aptos" w:eastAsia="Aptos" w:hAnsi="Aptos" w:cs="Aptos"/>
        </w:rPr>
      </w:pPr>
      <w:r w:rsidRPr="00D56C29">
        <w:rPr>
          <w:rFonts w:ascii="Aptos" w:eastAsia="Aptos" w:hAnsi="Aptos" w:cs="Aptos"/>
        </w:rPr>
        <w:t xml:space="preserve">The </w:t>
      </w:r>
      <w:r w:rsidRPr="00D56C29">
        <w:rPr>
          <w:rFonts w:ascii="Aptos" w:eastAsia="Aptos" w:hAnsi="Aptos" w:cs="Aptos"/>
          <w:b/>
          <w:bCs/>
        </w:rPr>
        <w:t>College@ESDC</w:t>
      </w:r>
      <w:r w:rsidRPr="00D56C29">
        <w:rPr>
          <w:rFonts w:ascii="Aptos" w:eastAsia="Aptos" w:hAnsi="Aptos" w:cs="Aptos"/>
        </w:rPr>
        <w:t xml:space="preserve"> is currently reviewing the structure of the </w:t>
      </w:r>
      <w:r w:rsidRPr="00D56C29">
        <w:rPr>
          <w:rFonts w:ascii="Aptos" w:eastAsia="Aptos" w:hAnsi="Aptos" w:cs="Aptos"/>
          <w:b/>
          <w:bCs/>
        </w:rPr>
        <w:t>Essential Training Curricula (ETC)</w:t>
      </w:r>
      <w:r w:rsidRPr="00D56C29">
        <w:rPr>
          <w:rFonts w:ascii="Aptos" w:eastAsia="Aptos" w:hAnsi="Aptos" w:cs="Aptos"/>
        </w:rPr>
        <w:t xml:space="preserve"> and will propose </w:t>
      </w:r>
      <w:r w:rsidRPr="00D56C29">
        <w:rPr>
          <w:rFonts w:ascii="Aptos" w:eastAsia="Aptos" w:hAnsi="Aptos" w:cs="Aptos"/>
          <w:b/>
          <w:bCs/>
        </w:rPr>
        <w:t>structural changes to the Policy Management Board (PMB)</w:t>
      </w:r>
      <w:r w:rsidRPr="00D56C29">
        <w:rPr>
          <w:rFonts w:ascii="Aptos" w:eastAsia="Aptos" w:hAnsi="Aptos" w:cs="Aptos"/>
        </w:rPr>
        <w:t xml:space="preserve"> in </w:t>
      </w:r>
      <w:r w:rsidRPr="00D56C29">
        <w:rPr>
          <w:rFonts w:ascii="Aptos" w:eastAsia="Aptos" w:hAnsi="Aptos" w:cs="Aptos"/>
          <w:b/>
          <w:bCs/>
        </w:rPr>
        <w:t>Fall 2025</w:t>
      </w:r>
      <w:r w:rsidRPr="00D56C29">
        <w:rPr>
          <w:rFonts w:ascii="Aptos" w:eastAsia="Aptos" w:hAnsi="Aptos" w:cs="Aptos"/>
        </w:rPr>
        <w:t xml:space="preserve">. The new structure will </w:t>
      </w:r>
      <w:r w:rsidRPr="00D56C29">
        <w:rPr>
          <w:rFonts w:ascii="Aptos" w:eastAsia="Aptos" w:hAnsi="Aptos" w:cs="Aptos"/>
          <w:b/>
          <w:bCs/>
        </w:rPr>
        <w:t>differentiate Treasury Board Secretariat (TBS) mandatory training from ESDC’s foundational training</w:t>
      </w:r>
      <w:r w:rsidRPr="00D56C29">
        <w:rPr>
          <w:rFonts w:ascii="Aptos" w:eastAsia="Aptos" w:hAnsi="Aptos" w:cs="Aptos"/>
        </w:rPr>
        <w:t xml:space="preserve">, under which courses like </w:t>
      </w:r>
      <w:r w:rsidRPr="00D56C29">
        <w:rPr>
          <w:rFonts w:ascii="Aptos" w:eastAsia="Aptos" w:hAnsi="Aptos" w:cs="Aptos"/>
          <w:b/>
          <w:bCs/>
        </w:rPr>
        <w:t>EVA and Copilot</w:t>
      </w:r>
      <w:r w:rsidRPr="00D56C29">
        <w:rPr>
          <w:rFonts w:ascii="Aptos" w:eastAsia="Aptos" w:hAnsi="Aptos" w:cs="Aptos"/>
        </w:rPr>
        <w:t xml:space="preserve">, and </w:t>
      </w:r>
      <w:r w:rsidRPr="00D56C29">
        <w:rPr>
          <w:rFonts w:ascii="Aptos" w:eastAsia="Aptos" w:hAnsi="Aptos" w:cs="Aptos"/>
          <w:b/>
          <w:bCs/>
        </w:rPr>
        <w:t>Responsible and Ethical AI</w:t>
      </w:r>
      <w:r w:rsidRPr="00D56C29">
        <w:rPr>
          <w:rFonts w:ascii="Aptos" w:eastAsia="Aptos" w:hAnsi="Aptos" w:cs="Aptos"/>
        </w:rPr>
        <w:t xml:space="preserve"> will be categorized. These courses are intended to become part of the </w:t>
      </w:r>
      <w:r w:rsidRPr="00D56C29">
        <w:rPr>
          <w:rFonts w:ascii="Aptos" w:eastAsia="Aptos" w:hAnsi="Aptos" w:cs="Aptos"/>
          <w:b/>
          <w:bCs/>
        </w:rPr>
        <w:t>foundational learning path</w:t>
      </w:r>
      <w:r w:rsidRPr="00D56C29">
        <w:rPr>
          <w:rFonts w:ascii="Aptos" w:eastAsia="Aptos" w:hAnsi="Aptos" w:cs="Aptos"/>
        </w:rPr>
        <w:t xml:space="preserve"> for all employees using generative AI tools at ESDC.</w:t>
      </w:r>
    </w:p>
    <w:p w14:paraId="766810A9" w14:textId="77777777" w:rsidR="007651E4" w:rsidRPr="00D56C29" w:rsidRDefault="007651E4">
      <w:pPr>
        <w:pStyle w:val="ListParagraph"/>
        <w:spacing w:before="240" w:after="240"/>
        <w:jc w:val="both"/>
        <w:rPr>
          <w:rFonts w:ascii="Aptos" w:eastAsia="Aptos" w:hAnsi="Aptos" w:cs="Aptos"/>
        </w:rPr>
      </w:pPr>
      <w:r w:rsidRPr="00D56C29">
        <w:rPr>
          <w:rFonts w:ascii="Aptos" w:eastAsia="Aptos" w:hAnsi="Aptos" w:cs="Aptos"/>
        </w:rPr>
        <w:t xml:space="preserve">The EVA and Copilot training course, available in </w:t>
      </w:r>
      <w:r w:rsidRPr="00D56C29">
        <w:rPr>
          <w:rFonts w:ascii="Aptos" w:eastAsia="Aptos" w:hAnsi="Aptos" w:cs="Aptos"/>
          <w:b/>
          <w:bCs/>
        </w:rPr>
        <w:t>Saba (ESDC’s learning management system)</w:t>
      </w:r>
      <w:r w:rsidRPr="00D56C29">
        <w:rPr>
          <w:rFonts w:ascii="Aptos" w:eastAsia="Aptos" w:hAnsi="Aptos" w:cs="Aptos"/>
        </w:rPr>
        <w:t xml:space="preserve">, will continue to evolve to reflect current classification levels, appropriate use, and policy obligations. Future updates will include </w:t>
      </w:r>
      <w:r w:rsidRPr="00D56C29">
        <w:rPr>
          <w:rFonts w:ascii="Aptos" w:eastAsia="Aptos" w:hAnsi="Aptos" w:cs="Aptos"/>
          <w:b/>
          <w:bCs/>
        </w:rPr>
        <w:t>clear differentiation between EVA Chat, EVA Domain Assistant, and Microsoft Copilot</w:t>
      </w:r>
      <w:r w:rsidRPr="00D56C29">
        <w:rPr>
          <w:rFonts w:ascii="Aptos" w:eastAsia="Aptos" w:hAnsi="Aptos" w:cs="Aptos"/>
        </w:rPr>
        <w:t xml:space="preserve">, new </w:t>
      </w:r>
      <w:r w:rsidRPr="00D56C29">
        <w:rPr>
          <w:rFonts w:ascii="Aptos" w:eastAsia="Aptos" w:hAnsi="Aptos" w:cs="Aptos"/>
          <w:b/>
          <w:bCs/>
        </w:rPr>
        <w:t>knowledge check questions</w:t>
      </w:r>
      <w:r w:rsidRPr="00D56C29">
        <w:rPr>
          <w:rFonts w:ascii="Aptos" w:eastAsia="Aptos" w:hAnsi="Aptos" w:cs="Aptos"/>
        </w:rPr>
        <w:t xml:space="preserve">, and updated </w:t>
      </w:r>
      <w:r w:rsidRPr="00D56C29">
        <w:rPr>
          <w:rFonts w:ascii="Aptos" w:eastAsia="Aptos" w:hAnsi="Aptos" w:cs="Aptos"/>
          <w:b/>
          <w:bCs/>
        </w:rPr>
        <w:t>risk and responsible use modules</w:t>
      </w:r>
      <w:r w:rsidRPr="00D56C29">
        <w:rPr>
          <w:rFonts w:ascii="Aptos" w:eastAsia="Aptos" w:hAnsi="Aptos" w:cs="Aptos"/>
        </w:rPr>
        <w:t xml:space="preserve"> aligned with the </w:t>
      </w:r>
      <w:r w:rsidRPr="00D56C29">
        <w:rPr>
          <w:rFonts w:ascii="Aptos" w:eastAsia="Aptos" w:hAnsi="Aptos" w:cs="Aptos"/>
          <w:b/>
          <w:bCs/>
        </w:rPr>
        <w:t>TBS Guide on the Use of Generative AI</w:t>
      </w:r>
      <w:r w:rsidRPr="00D56C29">
        <w:rPr>
          <w:rFonts w:ascii="Aptos" w:eastAsia="Aptos" w:hAnsi="Aptos" w:cs="Aptos"/>
        </w:rPr>
        <w:t>.</w:t>
      </w:r>
    </w:p>
    <w:p w14:paraId="11540FF8" w14:textId="77777777" w:rsidR="007651E4" w:rsidRPr="00D56C29" w:rsidRDefault="007651E4">
      <w:pPr>
        <w:pStyle w:val="ListParagraph"/>
        <w:spacing w:before="240" w:after="240"/>
        <w:jc w:val="both"/>
        <w:rPr>
          <w:rFonts w:ascii="Aptos" w:eastAsia="Aptos" w:hAnsi="Aptos" w:cs="Aptos"/>
        </w:rPr>
      </w:pPr>
      <w:r w:rsidRPr="00D56C29">
        <w:rPr>
          <w:rFonts w:ascii="Aptos" w:eastAsia="Aptos" w:hAnsi="Aptos" w:cs="Aptos"/>
        </w:rPr>
        <w:t xml:space="preserve">The </w:t>
      </w:r>
      <w:r w:rsidRPr="00D56C29">
        <w:rPr>
          <w:rFonts w:ascii="Aptos" w:eastAsia="Aptos" w:hAnsi="Aptos" w:cs="Aptos"/>
          <w:b/>
          <w:bCs/>
        </w:rPr>
        <w:t>Privacy Management Division (PMD)</w:t>
      </w:r>
      <w:r w:rsidRPr="00D56C29">
        <w:rPr>
          <w:rFonts w:ascii="Aptos" w:eastAsia="Aptos" w:hAnsi="Aptos" w:cs="Aptos"/>
        </w:rPr>
        <w:t xml:space="preserve"> is actively participating in the review of this revised training approach. Their feedback will inform future iterations to ensure privacy risks and obligations are clearly addressed. The College is also leading the creation of a </w:t>
      </w:r>
      <w:r w:rsidRPr="00D56C29">
        <w:rPr>
          <w:rFonts w:ascii="Aptos" w:eastAsia="Aptos" w:hAnsi="Aptos" w:cs="Aptos"/>
          <w:b/>
          <w:bCs/>
        </w:rPr>
        <w:t>Digital Learning Framework</w:t>
      </w:r>
      <w:r w:rsidRPr="00D56C29">
        <w:rPr>
          <w:rFonts w:ascii="Aptos" w:eastAsia="Aptos" w:hAnsi="Aptos" w:cs="Aptos"/>
        </w:rPr>
        <w:t xml:space="preserve"> and </w:t>
      </w:r>
      <w:r w:rsidRPr="00D56C29">
        <w:rPr>
          <w:rFonts w:ascii="Aptos" w:eastAsia="Aptos" w:hAnsi="Aptos" w:cs="Aptos"/>
          <w:b/>
          <w:bCs/>
        </w:rPr>
        <w:t>EX Steering Committee on Digital Competencies</w:t>
      </w:r>
      <w:r w:rsidRPr="00D56C29">
        <w:rPr>
          <w:rFonts w:ascii="Aptos" w:eastAsia="Aptos" w:hAnsi="Aptos" w:cs="Aptos"/>
        </w:rPr>
        <w:t xml:space="preserve"> with partners from </w:t>
      </w:r>
      <w:r w:rsidRPr="00D56C29">
        <w:rPr>
          <w:rFonts w:ascii="Aptos" w:eastAsia="Aptos" w:hAnsi="Aptos" w:cs="Aptos"/>
          <w:b/>
          <w:bCs/>
        </w:rPr>
        <w:t>CDOB and IITB</w:t>
      </w:r>
      <w:r w:rsidRPr="00D56C29">
        <w:rPr>
          <w:rFonts w:ascii="Aptos" w:eastAsia="Aptos" w:hAnsi="Aptos" w:cs="Aptos"/>
        </w:rPr>
        <w:t xml:space="preserve"> to strengthen the department’s overall digital and AI readiness.</w:t>
      </w:r>
    </w:p>
    <w:p w14:paraId="52F6C295" w14:textId="77777777" w:rsidR="007651E4" w:rsidRPr="000B33A1" w:rsidRDefault="007651E4" w:rsidP="000B33A1">
      <w:pPr>
        <w:pStyle w:val="ListParagraph"/>
        <w:spacing w:before="240" w:after="240"/>
        <w:jc w:val="both"/>
        <w:rPr>
          <w:rFonts w:ascii="Aptos" w:eastAsia="Aptos" w:hAnsi="Aptos" w:cs="Aptos"/>
        </w:rPr>
      </w:pPr>
    </w:p>
    <w:p w14:paraId="2A6B23F4" w14:textId="77777777" w:rsidR="000B33A1" w:rsidRPr="000B33A1" w:rsidRDefault="000B33A1" w:rsidP="00DF49EE">
      <w:pPr>
        <w:pStyle w:val="ListParagraph"/>
        <w:numPr>
          <w:ilvl w:val="0"/>
          <w:numId w:val="25"/>
        </w:numPr>
        <w:spacing w:after="0" w:line="240" w:lineRule="auto"/>
        <w:ind w:left="714" w:hanging="357"/>
        <w:rPr>
          <w:rFonts w:ascii="Aptos" w:eastAsia="Aptos" w:hAnsi="Aptos" w:cs="Aptos"/>
        </w:rPr>
      </w:pPr>
      <w:r w:rsidRPr="000B33A1">
        <w:rPr>
          <w:rFonts w:ascii="Aptos" w:eastAsia="Aptos" w:hAnsi="Aptos" w:cs="Aptos"/>
        </w:rPr>
        <w:t>Please note that EVA is currently not supported on mobile devices.</w:t>
      </w:r>
    </w:p>
    <w:p w14:paraId="6B4F1018" w14:textId="77777777" w:rsidR="000B33A1" w:rsidRPr="000B33A1" w:rsidRDefault="000B33A1" w:rsidP="000B33A1">
      <w:pPr>
        <w:pStyle w:val="ListParagraph"/>
        <w:spacing w:before="240" w:after="240"/>
        <w:ind w:left="717"/>
        <w:jc w:val="both"/>
        <w:rPr>
          <w:rFonts w:ascii="Aptos" w:eastAsia="Aptos" w:hAnsi="Aptos" w:cs="Aptos"/>
        </w:rPr>
      </w:pPr>
    </w:p>
    <w:p w14:paraId="53295B5C" w14:textId="77777777" w:rsidR="000B33A1" w:rsidRPr="000B33A1" w:rsidRDefault="000B33A1" w:rsidP="00DF49EE">
      <w:pPr>
        <w:pStyle w:val="ListParagraph"/>
        <w:numPr>
          <w:ilvl w:val="0"/>
          <w:numId w:val="26"/>
        </w:numPr>
        <w:spacing w:after="0" w:line="240" w:lineRule="auto"/>
        <w:ind w:left="714" w:hanging="357"/>
        <w:jc w:val="both"/>
        <w:rPr>
          <w:rFonts w:ascii="Aptos" w:eastAsia="Aptos" w:hAnsi="Aptos" w:cs="Aptos"/>
          <w:b/>
          <w:bCs/>
        </w:rPr>
      </w:pPr>
      <w:r w:rsidRPr="000B33A1">
        <w:rPr>
          <w:rFonts w:ascii="Aptos" w:eastAsia="Aptos" w:hAnsi="Aptos" w:cs="Aptos"/>
          <w:b/>
          <w:bCs/>
        </w:rPr>
        <w:t>Termination of Access</w:t>
      </w:r>
    </w:p>
    <w:p w14:paraId="74A2AEF6" w14:textId="77777777"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t>Non-compliance may result in suspension or termination of access.</w:t>
      </w:r>
    </w:p>
    <w:p w14:paraId="201F0BB4" w14:textId="77777777" w:rsidR="000B33A1" w:rsidRPr="000B33A1" w:rsidRDefault="000B33A1" w:rsidP="000B33A1">
      <w:pPr>
        <w:pStyle w:val="ListParagraph"/>
        <w:spacing w:before="240" w:after="240"/>
        <w:jc w:val="both"/>
        <w:rPr>
          <w:rFonts w:ascii="Aptos" w:eastAsia="Aptos" w:hAnsi="Aptos" w:cs="Aptos"/>
        </w:rPr>
      </w:pPr>
    </w:p>
    <w:p w14:paraId="6210C770" w14:textId="77777777" w:rsidR="000B33A1" w:rsidRPr="000B33A1" w:rsidRDefault="000B33A1" w:rsidP="00DF49EE">
      <w:pPr>
        <w:pStyle w:val="ListParagraph"/>
        <w:numPr>
          <w:ilvl w:val="0"/>
          <w:numId w:val="26"/>
        </w:numPr>
        <w:spacing w:after="0" w:line="240" w:lineRule="auto"/>
        <w:ind w:left="714" w:hanging="357"/>
        <w:jc w:val="both"/>
        <w:rPr>
          <w:rFonts w:ascii="Aptos" w:eastAsia="Aptos" w:hAnsi="Aptos" w:cs="Aptos"/>
          <w:b/>
          <w:bCs/>
        </w:rPr>
      </w:pPr>
      <w:r w:rsidRPr="000B33A1">
        <w:rPr>
          <w:rFonts w:ascii="Aptos" w:eastAsia="Aptos" w:hAnsi="Aptos" w:cs="Aptos"/>
          <w:b/>
          <w:bCs/>
        </w:rPr>
        <w:t>Modifications to Terms</w:t>
      </w:r>
    </w:p>
    <w:p w14:paraId="38C005BB" w14:textId="77777777"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t>The IITB/AICoE may modify these terms at any time. Continued use implies acceptance.</w:t>
      </w:r>
    </w:p>
    <w:p w14:paraId="39A89BF1" w14:textId="77777777" w:rsidR="000B33A1" w:rsidRPr="000B33A1" w:rsidRDefault="000B33A1" w:rsidP="000B33A1">
      <w:pPr>
        <w:pStyle w:val="ListParagraph"/>
        <w:spacing w:before="240" w:after="240"/>
        <w:jc w:val="both"/>
        <w:rPr>
          <w:rFonts w:ascii="Aptos" w:eastAsia="Aptos" w:hAnsi="Aptos" w:cs="Aptos"/>
        </w:rPr>
      </w:pPr>
    </w:p>
    <w:p w14:paraId="1473518F" w14:textId="77777777" w:rsidR="000B33A1" w:rsidRPr="000B33A1" w:rsidRDefault="000B33A1" w:rsidP="00DF49EE">
      <w:pPr>
        <w:pStyle w:val="ListParagraph"/>
        <w:numPr>
          <w:ilvl w:val="0"/>
          <w:numId w:val="26"/>
        </w:numPr>
        <w:spacing w:before="240" w:after="240" w:line="279" w:lineRule="auto"/>
        <w:jc w:val="both"/>
        <w:rPr>
          <w:rFonts w:ascii="Aptos" w:eastAsia="Aptos" w:hAnsi="Aptos" w:cs="Aptos"/>
          <w:b/>
          <w:bCs/>
        </w:rPr>
      </w:pPr>
      <w:r w:rsidRPr="000B33A1">
        <w:rPr>
          <w:rFonts w:ascii="Aptos" w:eastAsia="Aptos" w:hAnsi="Aptos" w:cs="Aptos"/>
          <w:b/>
          <w:bCs/>
        </w:rPr>
        <w:t>Contact Information</w:t>
      </w:r>
    </w:p>
    <w:p w14:paraId="270C88BB" w14:textId="77777777"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t xml:space="preserve">For questions, contact  </w:t>
      </w:r>
      <w:hyperlink r:id="rId56" w:history="1">
        <w:r w:rsidRPr="000B33A1">
          <w:rPr>
            <w:rStyle w:val="Hyperlink"/>
            <w:color w:val="auto"/>
            <w:lang w:val="fr-CA"/>
          </w:rPr>
          <w:t>edsc.dgiit.cdeia-aicoe.iitb.esdc@hrsdc-rhdcc.gc.ca</w:t>
        </w:r>
      </w:hyperlink>
    </w:p>
    <w:p w14:paraId="26E6471A" w14:textId="77777777" w:rsidR="000B33A1" w:rsidRPr="000B33A1" w:rsidRDefault="000B33A1" w:rsidP="000B33A1">
      <w:pPr>
        <w:pStyle w:val="ListParagraph"/>
        <w:spacing w:before="240" w:after="240"/>
        <w:jc w:val="both"/>
        <w:rPr>
          <w:rFonts w:ascii="Aptos" w:eastAsia="Aptos" w:hAnsi="Aptos" w:cs="Aptos"/>
        </w:rPr>
      </w:pPr>
      <w:r w:rsidRPr="000B33A1">
        <w:rPr>
          <w:rFonts w:ascii="Aptos" w:eastAsia="Aptos" w:hAnsi="Aptos" w:cs="Aptos"/>
        </w:rPr>
        <w:t xml:space="preserve"> </w:t>
      </w:r>
    </w:p>
    <w:p w14:paraId="6B4269C3" w14:textId="77777777" w:rsidR="000B33A1" w:rsidRPr="000B33A1" w:rsidRDefault="000B33A1" w:rsidP="000B33A1">
      <w:pPr>
        <w:jc w:val="both"/>
        <w:rPr>
          <w:rFonts w:ascii="Aptos" w:eastAsia="Aptos" w:hAnsi="Aptos" w:cs="Aptos"/>
          <w:b/>
          <w:bCs/>
        </w:rPr>
      </w:pPr>
      <w:r w:rsidRPr="000B33A1">
        <w:rPr>
          <w:rFonts w:ascii="Aptos" w:eastAsia="Aptos" w:hAnsi="Aptos" w:cs="Aptos"/>
          <w:b/>
          <w:bCs/>
        </w:rPr>
        <w:t>Acknowledgments</w:t>
      </w:r>
    </w:p>
    <w:p w14:paraId="6DE05C51" w14:textId="77777777" w:rsidR="000B33A1" w:rsidRPr="000B33A1" w:rsidRDefault="000B33A1" w:rsidP="000B33A1">
      <w:pPr>
        <w:spacing w:before="240" w:after="240"/>
        <w:jc w:val="both"/>
      </w:pPr>
      <w:r w:rsidRPr="000B33A1">
        <w:rPr>
          <w:rFonts w:ascii="Aptos" w:eastAsia="Aptos" w:hAnsi="Aptos" w:cs="Aptos"/>
          <w:b/>
          <w:bCs/>
        </w:rPr>
        <w:t xml:space="preserve"> (checkboxes)</w:t>
      </w:r>
    </w:p>
    <w:p w14:paraId="534280A4" w14:textId="77777777" w:rsidR="000B33A1" w:rsidRPr="000B33A1" w:rsidRDefault="000B33A1" w:rsidP="000B33A1">
      <w:pPr>
        <w:spacing w:before="240" w:after="240"/>
        <w:jc w:val="both"/>
      </w:pPr>
      <w:r w:rsidRPr="000B33A1">
        <w:rPr>
          <w:rFonts w:ascii="Aptos" w:eastAsia="Aptos" w:hAnsi="Aptos" w:cs="Aptos"/>
        </w:rPr>
        <w:t>Please confirm the following before proceeding:</w:t>
      </w:r>
    </w:p>
    <w:p w14:paraId="394DFF1A" w14:textId="77777777" w:rsidR="000B33A1" w:rsidRPr="000B33A1" w:rsidRDefault="000B33A1" w:rsidP="00DF49EE">
      <w:pPr>
        <w:pStyle w:val="ListParagraph"/>
        <w:numPr>
          <w:ilvl w:val="0"/>
          <w:numId w:val="28"/>
        </w:numPr>
        <w:spacing w:before="240" w:after="240" w:line="279" w:lineRule="auto"/>
        <w:jc w:val="both"/>
        <w:rPr>
          <w:rFonts w:ascii="Aptos" w:eastAsia="Aptos" w:hAnsi="Aptos" w:cs="Aptos"/>
        </w:rPr>
      </w:pPr>
      <w:r w:rsidRPr="000B33A1">
        <w:rPr>
          <w:rFonts w:ascii="Aptos" w:eastAsia="Aptos" w:hAnsi="Aptos" w:cs="Aptos"/>
        </w:rPr>
        <w:t xml:space="preserve">I have read and understood the </w:t>
      </w:r>
      <w:hyperlink r:id="rId57">
        <w:r w:rsidRPr="000B33A1">
          <w:rPr>
            <w:rStyle w:val="Hyperlink"/>
            <w:rFonts w:ascii="Aptos" w:eastAsia="Aptos" w:hAnsi="Aptos" w:cs="Aptos"/>
            <w:color w:val="auto"/>
          </w:rPr>
          <w:t>Do's and Don'ts</w:t>
        </w:r>
      </w:hyperlink>
      <w:r w:rsidRPr="000B33A1">
        <w:rPr>
          <w:rFonts w:ascii="Aptos" w:eastAsia="Aptos" w:hAnsi="Aptos" w:cs="Aptos"/>
        </w:rPr>
        <w:t xml:space="preserve"> of using generative AI tools responsibly as well as the </w:t>
      </w:r>
      <w:hyperlink r:id="rId58" w:history="1">
        <w:r w:rsidRPr="000B33A1">
          <w:rPr>
            <w:rStyle w:val="Hyperlink"/>
            <w:rFonts w:ascii="Aptos" w:eastAsia="Aptos" w:hAnsi="Aptos" w:cs="Aptos"/>
            <w:color w:val="auto"/>
          </w:rPr>
          <w:t>TBS policy and guide</w:t>
        </w:r>
      </w:hyperlink>
      <w:r w:rsidRPr="000B33A1">
        <w:rPr>
          <w:rFonts w:ascii="Aptos" w:eastAsia="Aptos" w:hAnsi="Aptos" w:cs="Aptos"/>
        </w:rPr>
        <w:t xml:space="preserve"> mentioned under Section 3 of the Terms of Use: </w:t>
      </w:r>
      <w:r w:rsidRPr="000B33A1">
        <w:rPr>
          <w:rFonts w:ascii="Aptos" w:eastAsia="Aptos" w:hAnsi="Aptos" w:cs="Aptos"/>
          <w:b/>
          <w:bCs/>
        </w:rPr>
        <w:t>Policies,</w:t>
      </w:r>
      <w:r w:rsidRPr="000B33A1">
        <w:rPr>
          <w:rFonts w:ascii="Aptos" w:eastAsia="Aptos" w:hAnsi="Aptos" w:cs="Aptos"/>
        </w:rPr>
        <w:t xml:space="preserve"> </w:t>
      </w:r>
      <w:r w:rsidRPr="000B33A1">
        <w:rPr>
          <w:rFonts w:ascii="Aptos" w:eastAsia="Aptos" w:hAnsi="Aptos" w:cs="Aptos"/>
          <w:b/>
          <w:bCs/>
        </w:rPr>
        <w:t>Guidelines and Restrictions</w:t>
      </w:r>
      <w:r w:rsidRPr="000B33A1">
        <w:rPr>
          <w:rFonts w:ascii="Aptos" w:eastAsia="Aptos" w:hAnsi="Aptos" w:cs="Aptos"/>
        </w:rPr>
        <w:t xml:space="preserve">.  </w:t>
      </w:r>
    </w:p>
    <w:p w14:paraId="00405507" w14:textId="77777777" w:rsidR="000B33A1" w:rsidRPr="000B33A1" w:rsidRDefault="000B33A1" w:rsidP="00DF49EE">
      <w:pPr>
        <w:pStyle w:val="ListParagraph"/>
        <w:numPr>
          <w:ilvl w:val="0"/>
          <w:numId w:val="28"/>
        </w:numPr>
        <w:spacing w:before="240" w:after="240"/>
        <w:jc w:val="both"/>
        <w:rPr>
          <w:rFonts w:ascii="Aptos" w:eastAsia="Aptos" w:hAnsi="Aptos" w:cs="Aptos"/>
        </w:rPr>
      </w:pPr>
      <w:r w:rsidRPr="000B33A1">
        <w:t xml:space="preserve">I understand that EVA Chat collects, uses and stores personal information for security monitoring and compliance. EVA Chat may also generate outputs based on personal information. </w:t>
      </w:r>
      <w:r w:rsidRPr="000B33A1">
        <w:rPr>
          <w:rFonts w:ascii="Aptos" w:eastAsia="Aptos" w:hAnsi="Aptos" w:cs="Aptos"/>
        </w:rPr>
        <w:t xml:space="preserve"> </w:t>
      </w:r>
    </w:p>
    <w:p w14:paraId="3F0A9315" w14:textId="77777777" w:rsidR="000B33A1" w:rsidRPr="000B33A1" w:rsidRDefault="000B33A1" w:rsidP="00DF49EE">
      <w:pPr>
        <w:pStyle w:val="ListParagraph"/>
        <w:numPr>
          <w:ilvl w:val="0"/>
          <w:numId w:val="28"/>
        </w:numPr>
        <w:spacing w:before="240" w:after="240"/>
        <w:jc w:val="both"/>
        <w:rPr>
          <w:rFonts w:ascii="Aptos" w:eastAsia="Aptos" w:hAnsi="Aptos" w:cs="Aptos"/>
        </w:rPr>
      </w:pPr>
      <w:r w:rsidRPr="000B33A1">
        <w:rPr>
          <w:rFonts w:ascii="Aptos" w:eastAsia="Aptos" w:hAnsi="Aptos" w:cs="Aptos"/>
        </w:rPr>
        <w:t>I agree to the EVA Chat Terms of Use, including all ethical guidelines and restrictions, and that I will respect the Protected B limitations of the information uploaded or provided to EVA.</w:t>
      </w:r>
    </w:p>
    <w:p w14:paraId="13B9668C" w14:textId="5D9149EE" w:rsidR="000B33A1" w:rsidRPr="000B33A1" w:rsidRDefault="000B33A1" w:rsidP="00DF49EE">
      <w:pPr>
        <w:pStyle w:val="ListParagraph"/>
        <w:numPr>
          <w:ilvl w:val="0"/>
          <w:numId w:val="28"/>
        </w:numPr>
        <w:spacing w:after="0" w:line="240" w:lineRule="auto"/>
        <w:jc w:val="both"/>
        <w:rPr>
          <w:rFonts w:ascii="Aptos" w:eastAsia="Aptos" w:hAnsi="Aptos" w:cs="Aptos"/>
        </w:rPr>
      </w:pPr>
      <w:r w:rsidRPr="000B33A1">
        <w:rPr>
          <w:rFonts w:ascii="Aptos" w:eastAsia="Aptos" w:hAnsi="Aptos" w:cs="Aptos"/>
        </w:rPr>
        <w:t xml:space="preserve">I understand the importance of registering for the </w:t>
      </w:r>
      <w:hyperlink r:id="rId59">
        <w:r w:rsidRPr="000B33A1">
          <w:rPr>
            <w:rStyle w:val="Hyperlink"/>
            <w:rFonts w:ascii="Aptos" w:eastAsia="Aptos" w:hAnsi="Aptos" w:cs="Aptos"/>
            <w:color w:val="auto"/>
          </w:rPr>
          <w:t>ESDC Virtual Assistant (EVA) and Microsoft Copilot Chat</w:t>
        </w:r>
      </w:hyperlink>
      <w:r w:rsidRPr="000B33A1">
        <w:t>.</w:t>
      </w:r>
    </w:p>
    <w:p w14:paraId="4A9FC986" w14:textId="77777777" w:rsidR="000B33A1" w:rsidRPr="000B33A1" w:rsidRDefault="000B33A1" w:rsidP="000B33A1">
      <w:pPr>
        <w:pStyle w:val="ListParagraph"/>
        <w:spacing w:before="240" w:after="240"/>
        <w:jc w:val="both"/>
        <w:rPr>
          <w:rFonts w:ascii="Aptos" w:eastAsia="Aptos" w:hAnsi="Aptos" w:cs="Aptos"/>
        </w:rPr>
      </w:pPr>
    </w:p>
    <w:p w14:paraId="6F02EA26" w14:textId="77777777" w:rsidR="000B33A1" w:rsidRDefault="000B33A1" w:rsidP="000B33A1">
      <w:pPr>
        <w:spacing w:before="240" w:after="240"/>
        <w:jc w:val="both"/>
        <w:rPr>
          <w:rFonts w:ascii="Aptos" w:eastAsia="Aptos" w:hAnsi="Aptos" w:cs="Aptos"/>
        </w:rPr>
      </w:pPr>
      <w:r>
        <w:rPr>
          <w:rFonts w:ascii="Aptos" w:eastAsia="Aptos" w:hAnsi="Aptos" w:cs="Aptos"/>
        </w:rPr>
        <w:t>ACCEPT</w:t>
      </w:r>
    </w:p>
    <w:p w14:paraId="3DBA7951" w14:textId="2C7AFA35" w:rsidR="65E8B968" w:rsidRDefault="65E8B968" w:rsidP="65E8B968">
      <w:pPr>
        <w:pBdr>
          <w:bottom w:val="single" w:sz="6" w:space="1" w:color="auto"/>
        </w:pBdr>
        <w:rPr>
          <w:rFonts w:ascii="Aptos" w:eastAsia="Aptos" w:hAnsi="Aptos" w:cs="Aptos"/>
          <w:color w:val="000000" w:themeColor="text1"/>
          <w:sz w:val="24"/>
          <w:szCs w:val="24"/>
        </w:rPr>
      </w:pPr>
    </w:p>
    <w:p w14:paraId="3DEA8C0F" w14:textId="0D3A7F37" w:rsidR="65E8B968" w:rsidRDefault="65E8B968" w:rsidP="65E8B968">
      <w:pPr>
        <w:rPr>
          <w:rFonts w:ascii="Aptos" w:eastAsia="Aptos" w:hAnsi="Aptos" w:cs="Aptos"/>
          <w:color w:val="000000" w:themeColor="text1"/>
          <w:sz w:val="24"/>
          <w:szCs w:val="24"/>
        </w:rPr>
      </w:pPr>
    </w:p>
    <w:p w14:paraId="0BCD07D0" w14:textId="5FD0F21F" w:rsidR="65E8B968" w:rsidRDefault="65E8B968" w:rsidP="65E8B968"/>
    <w:p w14:paraId="7B54AB72" w14:textId="292B0CE5" w:rsidR="529D1D8D" w:rsidRDefault="529D1D8D" w:rsidP="65E8B968"/>
    <w:p w14:paraId="1263B0A0" w14:textId="77777777" w:rsidR="00167B0D" w:rsidRDefault="00167B0D" w:rsidP="00167B0D">
      <w:pPr>
        <w:rPr>
          <w:lang w:eastAsia="en-CA"/>
        </w:rPr>
      </w:pPr>
      <w:r>
        <w:rPr>
          <w:lang w:eastAsia="en-CA"/>
        </w:rPr>
        <w:br w:type="page"/>
      </w:r>
    </w:p>
    <w:p w14:paraId="0DE8DFF9" w14:textId="6FBBCAE5" w:rsidR="00AF5C25" w:rsidRPr="00684F08" w:rsidRDefault="00AF5C25" w:rsidP="00AF5C25">
      <w:pPr>
        <w:pStyle w:val="Heading2"/>
        <w:rPr>
          <w:rFonts w:ascii="Arial" w:hAnsi="Arial" w:cs="Arial"/>
          <w:lang w:eastAsia="en-CA"/>
        </w:rPr>
      </w:pPr>
      <w:bookmarkStart w:id="294" w:name="_Toc207796746"/>
      <w:r w:rsidRPr="00684F08">
        <w:rPr>
          <w:rFonts w:ascii="Arial" w:hAnsi="Arial" w:cs="Arial"/>
          <w:lang w:eastAsia="en-CA"/>
        </w:rPr>
        <w:lastRenderedPageBreak/>
        <w:t>Annex D: Personal Information Bank</w:t>
      </w:r>
      <w:bookmarkEnd w:id="294"/>
      <w:r w:rsidRPr="00684F08">
        <w:rPr>
          <w:rFonts w:ascii="Arial" w:hAnsi="Arial" w:cs="Arial"/>
          <w:lang w:eastAsia="en-CA"/>
        </w:rPr>
        <w:t xml:space="preserve"> </w:t>
      </w:r>
    </w:p>
    <w:p w14:paraId="6245882D" w14:textId="77777777" w:rsidR="001313F7" w:rsidRPr="001313F7" w:rsidRDefault="001313F7" w:rsidP="3DBA0E9A">
      <w:pPr>
        <w:shd w:val="clear" w:color="auto" w:fill="FFFFFF" w:themeFill="background1"/>
        <w:spacing w:before="480" w:after="173" w:line="240" w:lineRule="auto"/>
        <w:outlineLvl w:val="2"/>
        <w:rPr>
          <w:rFonts w:ascii="Arial" w:eastAsia="Times New Roman" w:hAnsi="Arial" w:cs="Arial"/>
          <w:b/>
          <w:bCs/>
          <w:color w:val="333333"/>
          <w:lang w:val="en-CA" w:eastAsia="en-CA"/>
        </w:rPr>
      </w:pPr>
      <w:bookmarkStart w:id="295" w:name="_Toc207796747"/>
      <w:r w:rsidRPr="001313F7">
        <w:rPr>
          <w:rFonts w:ascii="Arial" w:eastAsia="Times New Roman" w:hAnsi="Arial" w:cs="Arial"/>
          <w:b/>
          <w:bCs/>
          <w:color w:val="333333"/>
          <w:lang w:val="en-CA" w:eastAsia="en-CA"/>
        </w:rPr>
        <w:t>Electronic Network Monitoring Logs</w:t>
      </w:r>
      <w:bookmarkEnd w:id="295"/>
    </w:p>
    <w:p w14:paraId="208606B5" w14:textId="77777777" w:rsidR="001313F7" w:rsidRPr="001313F7" w:rsidRDefault="001313F7" w:rsidP="3DBA0E9A">
      <w:pPr>
        <w:shd w:val="clear" w:color="auto" w:fill="FFFFFF" w:themeFill="background1"/>
        <w:spacing w:after="173" w:line="240" w:lineRule="auto"/>
        <w:rPr>
          <w:rFonts w:ascii="Arial" w:eastAsia="Times New Roman" w:hAnsi="Arial" w:cs="Arial"/>
          <w:color w:val="333333"/>
          <w:lang w:val="en-CA" w:eastAsia="en-CA"/>
        </w:rPr>
      </w:pPr>
      <w:r w:rsidRPr="001313F7">
        <w:rPr>
          <w:rFonts w:ascii="Arial" w:eastAsia="Times New Roman" w:hAnsi="Arial" w:cs="Arial"/>
          <w:b/>
          <w:bCs/>
          <w:color w:val="333333"/>
          <w:lang w:val="en-CA" w:eastAsia="en-CA"/>
        </w:rPr>
        <w:t>Description:</w:t>
      </w:r>
      <w:r w:rsidRPr="001313F7">
        <w:rPr>
          <w:rFonts w:ascii="Arial" w:eastAsia="Times New Roman" w:hAnsi="Arial" w:cs="Arial"/>
          <w:color w:val="333333"/>
          <w:lang w:val="en-CA" w:eastAsia="en-CA"/>
        </w:rPr>
        <w:t> The records containing the information described in this bank relate to the use by individuals of government institutions electronic networks. Logs containing details of network use by individuals are compiled and are reviewed by appropriate officials of the institution when there is suspected misuse, policy non-compliance, or potential compromise of a government institution’s electronic network, as defined by the government institution’s policies or the Policy on the Use of Electronic Networks, or other relevant Treasury Board policy instruments or policy directions. Examples of information that may be in the records include network logs that may link an employee’s workstation to an Internet Protocol address, listings of sites visited and information on any transactions conducted, including date, time, duration and nature of the visit or transaction. The records may also include information on the use of authorization codes assigned to particular individuals, including successful or unsuccessful use of the codes, date, time and frequency.</w:t>
      </w:r>
    </w:p>
    <w:p w14:paraId="50BC17DB" w14:textId="77777777" w:rsidR="001313F7" w:rsidRPr="001313F7" w:rsidRDefault="001313F7" w:rsidP="3DBA0E9A">
      <w:pPr>
        <w:shd w:val="clear" w:color="auto" w:fill="FFFFFF" w:themeFill="background1"/>
        <w:spacing w:after="173" w:line="240" w:lineRule="auto"/>
        <w:rPr>
          <w:rFonts w:ascii="Arial" w:eastAsia="Times New Roman" w:hAnsi="Arial" w:cs="Arial"/>
          <w:color w:val="333333"/>
          <w:lang w:val="en-CA" w:eastAsia="en-CA"/>
        </w:rPr>
      </w:pPr>
      <w:r w:rsidRPr="001313F7">
        <w:rPr>
          <w:rFonts w:ascii="Arial" w:eastAsia="Times New Roman" w:hAnsi="Arial" w:cs="Arial"/>
          <w:b/>
          <w:bCs/>
          <w:color w:val="333333"/>
          <w:lang w:val="en-CA" w:eastAsia="en-CA"/>
        </w:rPr>
        <w:t>Class of Individuals:</w:t>
      </w:r>
      <w:r w:rsidRPr="001313F7">
        <w:rPr>
          <w:rFonts w:ascii="Arial" w:eastAsia="Times New Roman" w:hAnsi="Arial" w:cs="Arial"/>
          <w:color w:val="333333"/>
          <w:lang w:val="en-CA" w:eastAsia="en-CA"/>
        </w:rPr>
        <w:t> Employees of the government institution and other individuals using institutional electronic networks, including: student employees; contract staff and agency personnel; members of the public; Ministerial staff; or Members of Parliament that send e-mail to the government institution or specific individuals within the government institution.</w:t>
      </w:r>
    </w:p>
    <w:p w14:paraId="5AEC1F0C" w14:textId="77777777" w:rsidR="001313F7" w:rsidRPr="001313F7" w:rsidRDefault="001313F7" w:rsidP="3DBA0E9A">
      <w:pPr>
        <w:shd w:val="clear" w:color="auto" w:fill="FFFFFF" w:themeFill="background1"/>
        <w:spacing w:after="173" w:line="240" w:lineRule="auto"/>
        <w:rPr>
          <w:rFonts w:ascii="Arial" w:eastAsia="Times New Roman" w:hAnsi="Arial" w:cs="Arial"/>
          <w:color w:val="333333"/>
          <w:lang w:val="en-CA" w:eastAsia="en-CA"/>
        </w:rPr>
      </w:pPr>
      <w:r w:rsidRPr="001313F7">
        <w:rPr>
          <w:rFonts w:ascii="Arial" w:eastAsia="Times New Roman" w:hAnsi="Arial" w:cs="Arial"/>
          <w:b/>
          <w:bCs/>
          <w:color w:val="333333"/>
          <w:lang w:val="en-CA" w:eastAsia="en-CA"/>
        </w:rPr>
        <w:t>Purpose:</w:t>
      </w:r>
      <w:r w:rsidRPr="001313F7">
        <w:rPr>
          <w:rFonts w:ascii="Arial" w:eastAsia="Times New Roman" w:hAnsi="Arial" w:cs="Arial"/>
          <w:color w:val="333333"/>
          <w:lang w:val="en-CA" w:eastAsia="en-CA"/>
        </w:rPr>
        <w:t> The information contained in the records may be compiled to support the investigation of suspected or alleged misuse, policy non-compliance, or deliberate or inadvertent impairment or compromise of government electronic networks by persons employed by the institution or by other individuals from outside the institution.</w:t>
      </w:r>
    </w:p>
    <w:p w14:paraId="2F6FFE2E" w14:textId="77777777" w:rsidR="001313F7" w:rsidRPr="001313F7" w:rsidRDefault="001313F7" w:rsidP="3DBA0E9A">
      <w:pPr>
        <w:shd w:val="clear" w:color="auto" w:fill="FFFFFF" w:themeFill="background1"/>
        <w:spacing w:after="173" w:line="240" w:lineRule="auto"/>
        <w:rPr>
          <w:rFonts w:ascii="Arial" w:eastAsia="Times New Roman" w:hAnsi="Arial" w:cs="Arial"/>
          <w:color w:val="333333"/>
          <w:lang w:val="en-CA" w:eastAsia="en-CA"/>
        </w:rPr>
      </w:pPr>
      <w:r w:rsidRPr="001313F7">
        <w:rPr>
          <w:rFonts w:ascii="Arial" w:eastAsia="Times New Roman" w:hAnsi="Arial" w:cs="Arial"/>
          <w:b/>
          <w:bCs/>
          <w:color w:val="333333"/>
          <w:lang w:val="en-CA" w:eastAsia="en-CA"/>
        </w:rPr>
        <w:t>Consistent Uses:</w:t>
      </w:r>
      <w:r w:rsidRPr="001313F7">
        <w:rPr>
          <w:rFonts w:ascii="Arial" w:eastAsia="Times New Roman" w:hAnsi="Arial" w:cs="Arial"/>
          <w:color w:val="333333"/>
          <w:lang w:val="en-CA" w:eastAsia="en-CA"/>
        </w:rPr>
        <w:t> The information may be used to substantiate any disciplinary action taken where violation of institutional policies or the Policy on the Use of Electronic Networks is determined, and to support compliance with other relevant Treasury Board policy instruments or policy directions. This information may be shared for disciplinary purposes (refer to </w:t>
      </w:r>
      <w:hyperlink r:id="rId60" w:anchor="pse901" w:history="1">
        <w:r w:rsidRPr="001313F7">
          <w:rPr>
            <w:rFonts w:ascii="Arial" w:eastAsia="Times New Roman" w:hAnsi="Arial" w:cs="Arial"/>
            <w:color w:val="284162"/>
            <w:u w:val="single"/>
            <w:lang w:val="en-CA" w:eastAsia="en-CA"/>
          </w:rPr>
          <w:t>PSE 901 Employee Personnel Record</w:t>
        </w:r>
      </w:hyperlink>
      <w:r w:rsidRPr="001313F7">
        <w:rPr>
          <w:rFonts w:ascii="Arial" w:eastAsia="Times New Roman" w:hAnsi="Arial" w:cs="Arial"/>
          <w:color w:val="333333"/>
          <w:lang w:val="en-CA" w:eastAsia="en-CA"/>
        </w:rPr>
        <w:t> and </w:t>
      </w:r>
      <w:hyperlink r:id="rId61" w:anchor="pse911" w:history="1">
        <w:r w:rsidRPr="001313F7">
          <w:rPr>
            <w:rFonts w:ascii="Arial" w:eastAsia="Times New Roman" w:hAnsi="Arial" w:cs="Arial"/>
            <w:color w:val="284162"/>
            <w:u w:val="single"/>
            <w:lang w:val="en-CA" w:eastAsia="en-CA"/>
          </w:rPr>
          <w:t>PSE 911 Discipline</w:t>
        </w:r>
      </w:hyperlink>
      <w:r w:rsidRPr="001313F7">
        <w:rPr>
          <w:rFonts w:ascii="Arial" w:eastAsia="Times New Roman" w:hAnsi="Arial" w:cs="Arial"/>
          <w:color w:val="333333"/>
          <w:lang w:val="en-CA" w:eastAsia="en-CA"/>
        </w:rPr>
        <w:t>). If an internal investigation determines that criminal actions may have taken place, the information may be shared with appropriate police authorities. This information may be used to provide reports to management. The information may also be used for research, planning, audit and evaluation purposes.</w:t>
      </w:r>
    </w:p>
    <w:p w14:paraId="7676F6FC" w14:textId="77777777" w:rsidR="001313F7" w:rsidRPr="001313F7" w:rsidRDefault="001313F7" w:rsidP="3DBA0E9A">
      <w:pPr>
        <w:shd w:val="clear" w:color="auto" w:fill="FFFFFF" w:themeFill="background1"/>
        <w:spacing w:after="173" w:line="240" w:lineRule="auto"/>
        <w:rPr>
          <w:rFonts w:ascii="Arial" w:eastAsia="Times New Roman" w:hAnsi="Arial" w:cs="Arial"/>
          <w:color w:val="333333"/>
          <w:lang w:val="en-CA" w:eastAsia="en-CA"/>
        </w:rPr>
      </w:pPr>
      <w:r w:rsidRPr="001313F7">
        <w:rPr>
          <w:rFonts w:ascii="Arial" w:eastAsia="Times New Roman" w:hAnsi="Arial" w:cs="Arial"/>
          <w:b/>
          <w:bCs/>
          <w:color w:val="333333"/>
          <w:lang w:val="en-CA" w:eastAsia="en-CA"/>
        </w:rPr>
        <w:t>Retention and Disposal Standards:</w:t>
      </w:r>
      <w:r w:rsidRPr="001313F7">
        <w:rPr>
          <w:rFonts w:ascii="Arial" w:eastAsia="Times New Roman" w:hAnsi="Arial" w:cs="Arial"/>
          <w:color w:val="333333"/>
          <w:lang w:val="en-CA" w:eastAsia="en-CA"/>
        </w:rPr>
        <w:t> For information about the length of time that specific types of common administrative records are maintained by a government institution, including the final disposition of those records, please contact the institution’s Access to Information and Privacy Coordinator.</w:t>
      </w:r>
    </w:p>
    <w:p w14:paraId="4CEE1E4D" w14:textId="77777777" w:rsidR="001313F7" w:rsidRPr="001313F7" w:rsidRDefault="001313F7" w:rsidP="3DBA0E9A">
      <w:pPr>
        <w:shd w:val="clear" w:color="auto" w:fill="FFFFFF" w:themeFill="background1"/>
        <w:spacing w:after="173" w:line="240" w:lineRule="auto"/>
        <w:rPr>
          <w:rFonts w:ascii="Arial" w:eastAsia="Times New Roman" w:hAnsi="Arial" w:cs="Arial"/>
          <w:color w:val="333333"/>
          <w:lang w:val="en-CA" w:eastAsia="en-CA"/>
        </w:rPr>
      </w:pPr>
      <w:r w:rsidRPr="001313F7">
        <w:rPr>
          <w:rFonts w:ascii="Arial" w:eastAsia="Times New Roman" w:hAnsi="Arial" w:cs="Arial"/>
          <w:b/>
          <w:bCs/>
          <w:color w:val="333333"/>
          <w:lang w:val="en-CA" w:eastAsia="en-CA"/>
        </w:rPr>
        <w:t>RDA Number:</w:t>
      </w:r>
      <w:r w:rsidRPr="001313F7">
        <w:rPr>
          <w:rFonts w:ascii="Arial" w:eastAsia="Times New Roman" w:hAnsi="Arial" w:cs="Arial"/>
          <w:color w:val="333333"/>
          <w:lang w:val="en-CA" w:eastAsia="en-CA"/>
        </w:rPr>
        <w:t> 98/001</w:t>
      </w:r>
    </w:p>
    <w:p w14:paraId="660D5A72" w14:textId="77777777" w:rsidR="001313F7" w:rsidRPr="001313F7" w:rsidRDefault="001313F7" w:rsidP="3DBA0E9A">
      <w:pPr>
        <w:shd w:val="clear" w:color="auto" w:fill="FFFFFF" w:themeFill="background1"/>
        <w:spacing w:after="173" w:line="240" w:lineRule="auto"/>
        <w:rPr>
          <w:rFonts w:ascii="Arial" w:eastAsia="Times New Roman" w:hAnsi="Arial" w:cs="Arial"/>
          <w:color w:val="333333"/>
          <w:lang w:val="en-CA" w:eastAsia="en-CA"/>
        </w:rPr>
      </w:pPr>
      <w:r w:rsidRPr="001313F7">
        <w:rPr>
          <w:rFonts w:ascii="Arial" w:eastAsia="Times New Roman" w:hAnsi="Arial" w:cs="Arial"/>
          <w:b/>
          <w:bCs/>
          <w:color w:val="333333"/>
          <w:lang w:val="en-CA" w:eastAsia="en-CA"/>
        </w:rPr>
        <w:t>Related Record Number:</w:t>
      </w:r>
      <w:r w:rsidRPr="001313F7">
        <w:rPr>
          <w:rFonts w:ascii="Arial" w:eastAsia="Times New Roman" w:hAnsi="Arial" w:cs="Arial"/>
          <w:color w:val="333333"/>
          <w:lang w:val="en-CA" w:eastAsia="en-CA"/>
        </w:rPr>
        <w:t> </w:t>
      </w:r>
      <w:hyperlink r:id="rId62" w:anchor="prn932" w:history="1">
        <w:r w:rsidRPr="001313F7">
          <w:rPr>
            <w:rFonts w:ascii="Arial" w:eastAsia="Times New Roman" w:hAnsi="Arial" w:cs="Arial"/>
            <w:color w:val="284162"/>
            <w:u w:val="single"/>
            <w:lang w:val="en-CA" w:eastAsia="en-CA"/>
          </w:rPr>
          <w:t>PRN 932</w:t>
        </w:r>
      </w:hyperlink>
    </w:p>
    <w:p w14:paraId="2953A587" w14:textId="77777777" w:rsidR="001313F7" w:rsidRPr="001313F7" w:rsidRDefault="001313F7" w:rsidP="3DBA0E9A">
      <w:pPr>
        <w:shd w:val="clear" w:color="auto" w:fill="FFFFFF" w:themeFill="background1"/>
        <w:spacing w:after="173" w:line="240" w:lineRule="auto"/>
        <w:rPr>
          <w:rFonts w:ascii="Arial" w:eastAsia="Times New Roman" w:hAnsi="Arial" w:cs="Arial"/>
          <w:color w:val="333333"/>
          <w:lang w:val="en-CA" w:eastAsia="en-CA"/>
        </w:rPr>
      </w:pPr>
      <w:r w:rsidRPr="001313F7">
        <w:rPr>
          <w:rFonts w:ascii="Arial" w:eastAsia="Times New Roman" w:hAnsi="Arial" w:cs="Arial"/>
          <w:b/>
          <w:bCs/>
          <w:color w:val="333333"/>
          <w:lang w:val="en-CA" w:eastAsia="en-CA"/>
        </w:rPr>
        <w:t>Bank Number</w:t>
      </w:r>
      <w:r w:rsidRPr="001313F7">
        <w:rPr>
          <w:rFonts w:ascii="Arial" w:eastAsia="Times New Roman" w:hAnsi="Arial" w:cs="Arial"/>
          <w:color w:val="333333"/>
          <w:lang w:val="en-CA" w:eastAsia="en-CA"/>
        </w:rPr>
        <w:t>: PSU 905</w:t>
      </w:r>
    </w:p>
    <w:p w14:paraId="3D15F1C5" w14:textId="77777777" w:rsidR="00AF5C25" w:rsidRDefault="00AF5C25" w:rsidP="00AF5C25">
      <w:pPr>
        <w:rPr>
          <w:lang w:val="en-CA" w:eastAsia="en-CA"/>
        </w:rPr>
      </w:pPr>
    </w:p>
    <w:p w14:paraId="7160770A" w14:textId="77777777" w:rsidR="00167B0D" w:rsidRDefault="00167B0D" w:rsidP="00AF5C25">
      <w:pPr>
        <w:pStyle w:val="Heading2"/>
        <w:rPr>
          <w:rFonts w:eastAsiaTheme="minorEastAsia"/>
          <w:lang w:eastAsia="en-CA"/>
        </w:rPr>
      </w:pPr>
      <w:r>
        <w:rPr>
          <w:rFonts w:eastAsiaTheme="minorEastAsia"/>
          <w:lang w:eastAsia="en-CA"/>
        </w:rPr>
        <w:br w:type="page"/>
      </w:r>
    </w:p>
    <w:p w14:paraId="194704B8" w14:textId="76DF58D9" w:rsidR="00AF5C25" w:rsidRPr="00684F08" w:rsidRDefault="00AF5C25" w:rsidP="00AF5C25">
      <w:pPr>
        <w:pStyle w:val="Heading2"/>
        <w:rPr>
          <w:rFonts w:ascii="Arial" w:hAnsi="Arial" w:cs="Arial"/>
          <w:lang w:eastAsia="en-CA"/>
        </w:rPr>
      </w:pPr>
      <w:bookmarkStart w:id="296" w:name="_Toc207796748"/>
      <w:r w:rsidRPr="00684F08">
        <w:rPr>
          <w:rFonts w:ascii="Arial" w:hAnsi="Arial" w:cs="Arial"/>
          <w:lang w:eastAsia="en-CA"/>
        </w:rPr>
        <w:lastRenderedPageBreak/>
        <w:t>Annex </w:t>
      </w:r>
      <w:r w:rsidR="00167B0D" w:rsidRPr="00684F08">
        <w:rPr>
          <w:rFonts w:ascii="Arial" w:hAnsi="Arial" w:cs="Arial"/>
          <w:lang w:eastAsia="en-CA"/>
        </w:rPr>
        <w:t>E</w:t>
      </w:r>
      <w:r w:rsidRPr="00684F08">
        <w:rPr>
          <w:rFonts w:ascii="Arial" w:hAnsi="Arial" w:cs="Arial"/>
          <w:lang w:eastAsia="en-CA"/>
        </w:rPr>
        <w:t xml:space="preserve">: </w:t>
      </w:r>
      <w:r w:rsidR="00167B0D" w:rsidRPr="00684F08">
        <w:rPr>
          <w:rFonts w:ascii="Arial" w:hAnsi="Arial" w:cs="Arial"/>
          <w:lang w:eastAsia="en-CA"/>
        </w:rPr>
        <w:t>List of Acronyms</w:t>
      </w:r>
      <w:bookmarkEnd w:id="296"/>
    </w:p>
    <w:tbl>
      <w:tblPr>
        <w:tblStyle w:val="TableGrid"/>
        <w:tblW w:w="0" w:type="auto"/>
        <w:tblLook w:val="04A0" w:firstRow="1" w:lastRow="0" w:firstColumn="1" w:lastColumn="0" w:noHBand="0" w:noVBand="1"/>
      </w:tblPr>
      <w:tblGrid>
        <w:gridCol w:w="2405"/>
        <w:gridCol w:w="7251"/>
      </w:tblGrid>
      <w:tr w:rsidR="00167B0D" w:rsidRPr="00167B0D" w14:paraId="2F8FAD27" w14:textId="77777777" w:rsidTr="2F505D02">
        <w:tc>
          <w:tcPr>
            <w:tcW w:w="2405" w:type="dxa"/>
            <w:shd w:val="clear" w:color="auto" w:fill="F2F2F2" w:themeFill="background1" w:themeFillShade="F2"/>
          </w:tcPr>
          <w:p w14:paraId="4B5B5D7E" w14:textId="0E5CF1D5" w:rsidR="00167B0D" w:rsidRPr="00167B0D" w:rsidRDefault="00167B0D" w:rsidP="00167B0D">
            <w:pPr>
              <w:rPr>
                <w:rFonts w:ascii="Arial" w:hAnsi="Arial" w:cs="Arial"/>
                <w:b/>
                <w:bCs/>
                <w:lang w:val="en-CA" w:eastAsia="en-CA"/>
              </w:rPr>
            </w:pPr>
            <w:r w:rsidRPr="00167B0D">
              <w:rPr>
                <w:rFonts w:ascii="Arial" w:hAnsi="Arial" w:cs="Arial"/>
                <w:b/>
                <w:bCs/>
                <w:lang w:val="en-CA" w:eastAsia="en-CA"/>
              </w:rPr>
              <w:t>Acronym</w:t>
            </w:r>
          </w:p>
        </w:tc>
        <w:tc>
          <w:tcPr>
            <w:tcW w:w="7251" w:type="dxa"/>
            <w:shd w:val="clear" w:color="auto" w:fill="F2F2F2" w:themeFill="background1" w:themeFillShade="F2"/>
          </w:tcPr>
          <w:p w14:paraId="0B1E96E6" w14:textId="59330E87" w:rsidR="00167B0D" w:rsidRPr="00167B0D" w:rsidRDefault="00167B0D" w:rsidP="00167B0D">
            <w:pPr>
              <w:rPr>
                <w:rFonts w:ascii="Arial" w:hAnsi="Arial" w:cs="Arial"/>
                <w:b/>
                <w:bCs/>
                <w:lang w:val="en-CA" w:eastAsia="en-CA"/>
              </w:rPr>
            </w:pPr>
            <w:r w:rsidRPr="00167B0D">
              <w:rPr>
                <w:rFonts w:ascii="Arial" w:hAnsi="Arial" w:cs="Arial"/>
                <w:b/>
                <w:bCs/>
                <w:lang w:val="en-CA" w:eastAsia="en-CA"/>
              </w:rPr>
              <w:t>Definition</w:t>
            </w:r>
          </w:p>
        </w:tc>
      </w:tr>
      <w:tr w:rsidR="00167B0D" w:rsidRPr="00167B0D" w14:paraId="670703E8" w14:textId="77777777" w:rsidTr="2F505D02">
        <w:tc>
          <w:tcPr>
            <w:tcW w:w="2405" w:type="dxa"/>
          </w:tcPr>
          <w:p w14:paraId="429CF032" w14:textId="37694174" w:rsidR="2F505D02" w:rsidRDefault="2F505D02" w:rsidP="2F505D02">
            <w:pPr>
              <w:rPr>
                <w:rFonts w:ascii="Calibri" w:eastAsia="Calibri" w:hAnsi="Calibri" w:cs="Calibri"/>
                <w:b/>
                <w:bCs/>
                <w:color w:val="000000" w:themeColor="text1"/>
              </w:rPr>
            </w:pPr>
            <w:r w:rsidRPr="2F505D02">
              <w:rPr>
                <w:rFonts w:ascii="Calibri" w:eastAsia="Calibri" w:hAnsi="Calibri" w:cs="Calibri"/>
                <w:b/>
                <w:bCs/>
                <w:color w:val="000000" w:themeColor="text1"/>
                <w:lang w:val="en-CA"/>
              </w:rPr>
              <w:t>AI</w:t>
            </w:r>
          </w:p>
        </w:tc>
        <w:tc>
          <w:tcPr>
            <w:tcW w:w="7251" w:type="dxa"/>
          </w:tcPr>
          <w:p w14:paraId="0878B021" w14:textId="388EBF18" w:rsidR="2F505D02" w:rsidRDefault="2F505D02" w:rsidP="2F505D02">
            <w:pPr>
              <w:rPr>
                <w:rFonts w:ascii="Calibri" w:eastAsia="Calibri" w:hAnsi="Calibri" w:cs="Calibri"/>
                <w:color w:val="000000" w:themeColor="text1"/>
              </w:rPr>
            </w:pPr>
            <w:r w:rsidRPr="2F505D02">
              <w:rPr>
                <w:rFonts w:ascii="Calibri" w:eastAsia="Calibri" w:hAnsi="Calibri" w:cs="Calibri"/>
                <w:color w:val="000000" w:themeColor="text1"/>
                <w:lang w:val="en-CA"/>
              </w:rPr>
              <w:t>Artificial Intelligence</w:t>
            </w:r>
          </w:p>
        </w:tc>
      </w:tr>
      <w:tr w:rsidR="00167B0D" w:rsidRPr="00167B0D" w14:paraId="2CCE5286" w14:textId="77777777" w:rsidTr="2F505D02">
        <w:tc>
          <w:tcPr>
            <w:tcW w:w="2405" w:type="dxa"/>
          </w:tcPr>
          <w:p w14:paraId="4752B75C" w14:textId="6C9A39B4" w:rsidR="2F505D02" w:rsidRDefault="2F505D02" w:rsidP="2F505D02">
            <w:pPr>
              <w:rPr>
                <w:rFonts w:ascii="Calibri" w:eastAsia="Calibri" w:hAnsi="Calibri" w:cs="Calibri"/>
                <w:b/>
                <w:bCs/>
                <w:color w:val="000000" w:themeColor="text1"/>
              </w:rPr>
            </w:pPr>
            <w:r w:rsidRPr="2F505D02">
              <w:rPr>
                <w:rFonts w:ascii="Calibri" w:eastAsia="Calibri" w:hAnsi="Calibri" w:cs="Calibri"/>
                <w:b/>
                <w:bCs/>
                <w:color w:val="000000" w:themeColor="text1"/>
                <w:lang w:val="en-CA"/>
              </w:rPr>
              <w:t>AICoE</w:t>
            </w:r>
          </w:p>
        </w:tc>
        <w:tc>
          <w:tcPr>
            <w:tcW w:w="7251" w:type="dxa"/>
          </w:tcPr>
          <w:p w14:paraId="1C7E1808" w14:textId="526E8139" w:rsidR="2F505D02" w:rsidRDefault="2F505D02" w:rsidP="2F505D02">
            <w:pPr>
              <w:rPr>
                <w:rFonts w:ascii="Calibri" w:eastAsia="Calibri" w:hAnsi="Calibri" w:cs="Calibri"/>
                <w:color w:val="000000" w:themeColor="text1"/>
              </w:rPr>
            </w:pPr>
            <w:r w:rsidRPr="2F505D02">
              <w:rPr>
                <w:rFonts w:ascii="Calibri" w:eastAsia="Calibri" w:hAnsi="Calibri" w:cs="Calibri"/>
                <w:color w:val="000000" w:themeColor="text1"/>
                <w:lang w:val="en-CA"/>
              </w:rPr>
              <w:t>Artificial Intelligence Center of Enablement</w:t>
            </w:r>
          </w:p>
        </w:tc>
      </w:tr>
      <w:tr w:rsidR="00167B0D" w:rsidRPr="00167B0D" w14:paraId="39318BBC" w14:textId="77777777" w:rsidTr="2F505D02">
        <w:tc>
          <w:tcPr>
            <w:tcW w:w="2405" w:type="dxa"/>
          </w:tcPr>
          <w:p w14:paraId="07F67708" w14:textId="29FBD2B7"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CAB </w:t>
            </w:r>
          </w:p>
        </w:tc>
        <w:tc>
          <w:tcPr>
            <w:tcW w:w="7251" w:type="dxa"/>
          </w:tcPr>
          <w:p w14:paraId="1FFDAE88" w14:textId="27918AF0"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Change Advisory Board </w:t>
            </w:r>
          </w:p>
        </w:tc>
      </w:tr>
      <w:tr w:rsidR="00167B0D" w:rsidRPr="00167B0D" w14:paraId="6C8A55B7" w14:textId="77777777" w:rsidTr="2F505D02">
        <w:tc>
          <w:tcPr>
            <w:tcW w:w="2405" w:type="dxa"/>
          </w:tcPr>
          <w:p w14:paraId="2CCD3CCA" w14:textId="5C35909A"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CCOE </w:t>
            </w:r>
          </w:p>
        </w:tc>
        <w:tc>
          <w:tcPr>
            <w:tcW w:w="7251" w:type="dxa"/>
          </w:tcPr>
          <w:p w14:paraId="3F4E553D" w14:textId="1531E3B5"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Cloud Centre of Excellence </w:t>
            </w:r>
          </w:p>
        </w:tc>
      </w:tr>
      <w:tr w:rsidR="2F505D02" w14:paraId="7ACC3452" w14:textId="77777777" w:rsidTr="2F505D02">
        <w:trPr>
          <w:trHeight w:val="300"/>
        </w:trPr>
        <w:tc>
          <w:tcPr>
            <w:tcW w:w="2405" w:type="dxa"/>
          </w:tcPr>
          <w:p w14:paraId="6D13B8DA" w14:textId="18A4E9D1"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i/>
                <w:iCs/>
                <w:color w:val="000000" w:themeColor="text1"/>
                <w:sz w:val="20"/>
                <w:szCs w:val="20"/>
                <w:lang w:val="en-CA"/>
              </w:rPr>
              <w:t>CI/CD</w:t>
            </w:r>
            <w:r w:rsidRPr="2F505D02">
              <w:rPr>
                <w:rFonts w:ascii="Calibri" w:eastAsia="Calibri" w:hAnsi="Calibri" w:cs="Calibri"/>
                <w:color w:val="000000" w:themeColor="text1"/>
                <w:sz w:val="20"/>
                <w:szCs w:val="20"/>
                <w:lang w:val="en-CA"/>
              </w:rPr>
              <w:t xml:space="preserve"> </w:t>
            </w:r>
          </w:p>
        </w:tc>
        <w:tc>
          <w:tcPr>
            <w:tcW w:w="7251" w:type="dxa"/>
          </w:tcPr>
          <w:p w14:paraId="190C7D24" w14:textId="23694C1A"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i/>
                <w:iCs/>
                <w:color w:val="000000" w:themeColor="text1"/>
                <w:sz w:val="20"/>
                <w:szCs w:val="20"/>
                <w:lang w:val="en-CA"/>
              </w:rPr>
              <w:t>Continuous Integration and Continuous Deployment</w:t>
            </w:r>
            <w:r w:rsidRPr="2F505D02">
              <w:rPr>
                <w:rFonts w:ascii="Calibri" w:eastAsia="Calibri" w:hAnsi="Calibri" w:cs="Calibri"/>
                <w:color w:val="000000" w:themeColor="text1"/>
                <w:sz w:val="20"/>
                <w:szCs w:val="20"/>
                <w:lang w:val="en-CA"/>
              </w:rPr>
              <w:t xml:space="preserve"> </w:t>
            </w:r>
          </w:p>
        </w:tc>
      </w:tr>
      <w:tr w:rsidR="2F505D02" w14:paraId="5580A406" w14:textId="77777777" w:rsidTr="2F505D02">
        <w:trPr>
          <w:trHeight w:val="300"/>
        </w:trPr>
        <w:tc>
          <w:tcPr>
            <w:tcW w:w="2405" w:type="dxa"/>
          </w:tcPr>
          <w:p w14:paraId="7EACB61B" w14:textId="7E952384"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i/>
                <w:iCs/>
                <w:color w:val="000000" w:themeColor="text1"/>
                <w:sz w:val="20"/>
                <w:szCs w:val="20"/>
                <w:lang w:val="en-CA"/>
              </w:rPr>
              <w:t>ConOps</w:t>
            </w:r>
            <w:r w:rsidRPr="2F505D02">
              <w:rPr>
                <w:rFonts w:ascii="Calibri" w:eastAsia="Calibri" w:hAnsi="Calibri" w:cs="Calibri"/>
                <w:color w:val="000000" w:themeColor="text1"/>
                <w:sz w:val="20"/>
                <w:szCs w:val="20"/>
                <w:lang w:val="en-CA"/>
              </w:rPr>
              <w:t xml:space="preserve"> </w:t>
            </w:r>
          </w:p>
        </w:tc>
        <w:tc>
          <w:tcPr>
            <w:tcW w:w="7251" w:type="dxa"/>
          </w:tcPr>
          <w:p w14:paraId="49A91A10" w14:textId="641DE10C"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i/>
                <w:iCs/>
                <w:color w:val="000000" w:themeColor="text1"/>
                <w:sz w:val="20"/>
                <w:szCs w:val="20"/>
                <w:lang w:val="en-CA"/>
              </w:rPr>
              <w:t>Concept of Operation</w:t>
            </w:r>
            <w:r w:rsidRPr="2F505D02">
              <w:rPr>
                <w:rFonts w:ascii="Calibri" w:eastAsia="Calibri" w:hAnsi="Calibri" w:cs="Calibri"/>
                <w:color w:val="000000" w:themeColor="text1"/>
                <w:sz w:val="20"/>
                <w:szCs w:val="20"/>
                <w:lang w:val="en-CA"/>
              </w:rPr>
              <w:t xml:space="preserve"> </w:t>
            </w:r>
          </w:p>
        </w:tc>
      </w:tr>
      <w:tr w:rsidR="2F505D02" w14:paraId="0629E4B0" w14:textId="77777777" w:rsidTr="2F505D02">
        <w:trPr>
          <w:trHeight w:val="300"/>
        </w:trPr>
        <w:tc>
          <w:tcPr>
            <w:tcW w:w="2405" w:type="dxa"/>
          </w:tcPr>
          <w:p w14:paraId="2AAD4ECC" w14:textId="587936C3"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i/>
                <w:iCs/>
                <w:color w:val="000000" w:themeColor="text1"/>
                <w:sz w:val="20"/>
                <w:szCs w:val="20"/>
                <w:lang w:val="en-CA"/>
              </w:rPr>
              <w:t>DevOps</w:t>
            </w:r>
            <w:r w:rsidRPr="2F505D02">
              <w:rPr>
                <w:rFonts w:ascii="Calibri" w:eastAsia="Calibri" w:hAnsi="Calibri" w:cs="Calibri"/>
                <w:color w:val="000000" w:themeColor="text1"/>
                <w:sz w:val="20"/>
                <w:szCs w:val="20"/>
                <w:lang w:val="en-CA"/>
              </w:rPr>
              <w:t xml:space="preserve"> </w:t>
            </w:r>
          </w:p>
        </w:tc>
        <w:tc>
          <w:tcPr>
            <w:tcW w:w="7251" w:type="dxa"/>
          </w:tcPr>
          <w:p w14:paraId="08FD0D9B" w14:textId="769953BA"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i/>
                <w:iCs/>
                <w:color w:val="000000" w:themeColor="text1"/>
                <w:sz w:val="20"/>
                <w:szCs w:val="20"/>
                <w:lang w:val="en-CA"/>
              </w:rPr>
              <w:t>Development and Operations</w:t>
            </w:r>
            <w:r w:rsidRPr="2F505D02">
              <w:rPr>
                <w:rFonts w:ascii="Calibri" w:eastAsia="Calibri" w:hAnsi="Calibri" w:cs="Calibri"/>
                <w:color w:val="000000" w:themeColor="text1"/>
                <w:sz w:val="20"/>
                <w:szCs w:val="20"/>
                <w:lang w:val="en-CA"/>
              </w:rPr>
              <w:t xml:space="preserve"> </w:t>
            </w:r>
          </w:p>
        </w:tc>
      </w:tr>
      <w:tr w:rsidR="2F505D02" w14:paraId="50A94D7B" w14:textId="77777777" w:rsidTr="2F505D02">
        <w:trPr>
          <w:trHeight w:val="300"/>
        </w:trPr>
        <w:tc>
          <w:tcPr>
            <w:tcW w:w="2405" w:type="dxa"/>
          </w:tcPr>
          <w:p w14:paraId="02EB3C5B" w14:textId="60A80E1F"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i/>
                <w:iCs/>
                <w:color w:val="000000" w:themeColor="text1"/>
                <w:sz w:val="20"/>
                <w:szCs w:val="20"/>
                <w:lang w:val="en-CA"/>
              </w:rPr>
              <w:t>ESDC</w:t>
            </w:r>
            <w:r w:rsidRPr="2F505D02">
              <w:rPr>
                <w:rFonts w:ascii="Calibri" w:eastAsia="Calibri" w:hAnsi="Calibri" w:cs="Calibri"/>
                <w:color w:val="000000" w:themeColor="text1"/>
                <w:sz w:val="20"/>
                <w:szCs w:val="20"/>
                <w:lang w:val="en-CA"/>
              </w:rPr>
              <w:t xml:space="preserve"> </w:t>
            </w:r>
          </w:p>
        </w:tc>
        <w:tc>
          <w:tcPr>
            <w:tcW w:w="7251" w:type="dxa"/>
          </w:tcPr>
          <w:p w14:paraId="74B83768" w14:textId="18C520A3"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i/>
                <w:iCs/>
                <w:color w:val="000000" w:themeColor="text1"/>
                <w:sz w:val="20"/>
                <w:szCs w:val="20"/>
                <w:lang w:val="en-CA"/>
              </w:rPr>
              <w:t>Employment and Social Development Canada</w:t>
            </w:r>
            <w:r w:rsidRPr="2F505D02">
              <w:rPr>
                <w:rFonts w:ascii="Calibri" w:eastAsia="Calibri" w:hAnsi="Calibri" w:cs="Calibri"/>
                <w:color w:val="000000" w:themeColor="text1"/>
                <w:sz w:val="20"/>
                <w:szCs w:val="20"/>
                <w:lang w:val="en-CA"/>
              </w:rPr>
              <w:t xml:space="preserve"> </w:t>
            </w:r>
          </w:p>
        </w:tc>
      </w:tr>
      <w:tr w:rsidR="2F505D02" w14:paraId="0176B409" w14:textId="77777777" w:rsidTr="2F505D02">
        <w:trPr>
          <w:trHeight w:val="300"/>
        </w:trPr>
        <w:tc>
          <w:tcPr>
            <w:tcW w:w="2405" w:type="dxa"/>
          </w:tcPr>
          <w:p w14:paraId="3BF82945" w14:textId="2D7100AD" w:rsidR="2F505D02" w:rsidRDefault="2F505D02" w:rsidP="2F505D02">
            <w:pPr>
              <w:rPr>
                <w:rFonts w:ascii="Calibri" w:eastAsia="Calibri" w:hAnsi="Calibri" w:cs="Calibri"/>
                <w:b/>
                <w:bCs/>
                <w:color w:val="000000" w:themeColor="text1"/>
              </w:rPr>
            </w:pPr>
            <w:r w:rsidRPr="2F505D02">
              <w:rPr>
                <w:rFonts w:ascii="Calibri" w:eastAsia="Calibri" w:hAnsi="Calibri" w:cs="Calibri"/>
                <w:b/>
                <w:bCs/>
                <w:color w:val="000000" w:themeColor="text1"/>
                <w:lang w:val="en-CA"/>
              </w:rPr>
              <w:t>EVA</w:t>
            </w:r>
          </w:p>
        </w:tc>
        <w:tc>
          <w:tcPr>
            <w:tcW w:w="7251" w:type="dxa"/>
          </w:tcPr>
          <w:p w14:paraId="1221914D" w14:textId="02F38790" w:rsidR="2F505D02" w:rsidRDefault="2F505D02" w:rsidP="2F505D02">
            <w:pPr>
              <w:rPr>
                <w:rFonts w:ascii="Calibri" w:eastAsia="Calibri" w:hAnsi="Calibri" w:cs="Calibri"/>
                <w:color w:val="000000" w:themeColor="text1"/>
              </w:rPr>
            </w:pPr>
            <w:r w:rsidRPr="2F505D02">
              <w:rPr>
                <w:rFonts w:ascii="Calibri" w:eastAsia="Calibri" w:hAnsi="Calibri" w:cs="Calibri"/>
                <w:color w:val="000000" w:themeColor="text1"/>
                <w:lang w:val="en-CA"/>
              </w:rPr>
              <w:t>ESDC Virtual Assistant</w:t>
            </w:r>
          </w:p>
        </w:tc>
      </w:tr>
      <w:tr w:rsidR="2F505D02" w14:paraId="6CBC858E" w14:textId="77777777" w:rsidTr="2F505D02">
        <w:trPr>
          <w:trHeight w:val="300"/>
        </w:trPr>
        <w:tc>
          <w:tcPr>
            <w:tcW w:w="2405" w:type="dxa"/>
          </w:tcPr>
          <w:p w14:paraId="1B9BFA92" w14:textId="1CC7469F" w:rsidR="2F505D02" w:rsidRDefault="2F505D02" w:rsidP="2F505D02">
            <w:pPr>
              <w:rPr>
                <w:rFonts w:ascii="Calibri" w:eastAsia="Calibri" w:hAnsi="Calibri" w:cs="Calibri"/>
                <w:b/>
                <w:bCs/>
                <w:color w:val="000000" w:themeColor="text1"/>
              </w:rPr>
            </w:pPr>
            <w:r w:rsidRPr="2F505D02">
              <w:rPr>
                <w:rFonts w:ascii="Calibri" w:eastAsia="Calibri" w:hAnsi="Calibri" w:cs="Calibri"/>
                <w:b/>
                <w:bCs/>
                <w:color w:val="000000" w:themeColor="text1"/>
                <w:lang w:val="en-CA"/>
              </w:rPr>
              <w:t>EVA DA</w:t>
            </w:r>
          </w:p>
        </w:tc>
        <w:tc>
          <w:tcPr>
            <w:tcW w:w="7251" w:type="dxa"/>
          </w:tcPr>
          <w:p w14:paraId="220E57C0" w14:textId="2D90D7F8" w:rsidR="2F505D02" w:rsidRDefault="2F505D02" w:rsidP="2F505D02">
            <w:pPr>
              <w:rPr>
                <w:rFonts w:ascii="Calibri" w:eastAsia="Calibri" w:hAnsi="Calibri" w:cs="Calibri"/>
                <w:color w:val="000000" w:themeColor="text1"/>
              </w:rPr>
            </w:pPr>
            <w:r w:rsidRPr="2F505D02">
              <w:rPr>
                <w:rFonts w:ascii="Calibri" w:eastAsia="Calibri" w:hAnsi="Calibri" w:cs="Calibri"/>
                <w:color w:val="000000" w:themeColor="text1"/>
                <w:lang w:val="en-CA"/>
              </w:rPr>
              <w:t>EVA Domain Assistant</w:t>
            </w:r>
          </w:p>
        </w:tc>
      </w:tr>
      <w:tr w:rsidR="2F505D02" w14:paraId="69C087F7" w14:textId="77777777" w:rsidTr="2F505D02">
        <w:trPr>
          <w:trHeight w:val="300"/>
        </w:trPr>
        <w:tc>
          <w:tcPr>
            <w:tcW w:w="2405" w:type="dxa"/>
          </w:tcPr>
          <w:p w14:paraId="48AE215F" w14:textId="431657A9"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GD Mailbox </w:t>
            </w:r>
          </w:p>
        </w:tc>
        <w:tc>
          <w:tcPr>
            <w:tcW w:w="7251" w:type="dxa"/>
          </w:tcPr>
          <w:p w14:paraId="77AF7E75" w14:textId="7D21D353"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General Delivery Mailbox </w:t>
            </w:r>
          </w:p>
        </w:tc>
      </w:tr>
      <w:tr w:rsidR="2F505D02" w14:paraId="4273C723" w14:textId="77777777" w:rsidTr="2F505D02">
        <w:trPr>
          <w:trHeight w:val="300"/>
        </w:trPr>
        <w:tc>
          <w:tcPr>
            <w:tcW w:w="2405" w:type="dxa"/>
          </w:tcPr>
          <w:p w14:paraId="1769DC53" w14:textId="5EC44E79"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i/>
                <w:iCs/>
                <w:color w:val="000000" w:themeColor="text1"/>
                <w:sz w:val="20"/>
                <w:szCs w:val="20"/>
                <w:lang w:val="en-CA"/>
              </w:rPr>
              <w:t>GoC</w:t>
            </w:r>
            <w:r w:rsidRPr="2F505D02">
              <w:rPr>
                <w:rFonts w:ascii="Calibri" w:eastAsia="Calibri" w:hAnsi="Calibri" w:cs="Calibri"/>
                <w:color w:val="000000" w:themeColor="text1"/>
                <w:sz w:val="20"/>
                <w:szCs w:val="20"/>
                <w:lang w:val="en-CA"/>
              </w:rPr>
              <w:t xml:space="preserve"> </w:t>
            </w:r>
          </w:p>
        </w:tc>
        <w:tc>
          <w:tcPr>
            <w:tcW w:w="7251" w:type="dxa"/>
          </w:tcPr>
          <w:p w14:paraId="60C5D8D2" w14:textId="41F2E356"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i/>
                <w:iCs/>
                <w:color w:val="000000" w:themeColor="text1"/>
                <w:sz w:val="20"/>
                <w:szCs w:val="20"/>
                <w:lang w:val="en-CA"/>
              </w:rPr>
              <w:t>Government of Canada</w:t>
            </w:r>
            <w:r w:rsidRPr="2F505D02">
              <w:rPr>
                <w:rFonts w:ascii="Calibri" w:eastAsia="Calibri" w:hAnsi="Calibri" w:cs="Calibri"/>
                <w:color w:val="000000" w:themeColor="text1"/>
                <w:sz w:val="20"/>
                <w:szCs w:val="20"/>
                <w:lang w:val="en-CA"/>
              </w:rPr>
              <w:t xml:space="preserve"> </w:t>
            </w:r>
          </w:p>
        </w:tc>
      </w:tr>
      <w:tr w:rsidR="2F505D02" w14:paraId="50170A14" w14:textId="77777777" w:rsidTr="2F505D02">
        <w:trPr>
          <w:trHeight w:val="300"/>
        </w:trPr>
        <w:tc>
          <w:tcPr>
            <w:tcW w:w="2405" w:type="dxa"/>
          </w:tcPr>
          <w:p w14:paraId="365B86F8" w14:textId="0BC12BC7"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i/>
                <w:iCs/>
                <w:color w:val="000000" w:themeColor="text1"/>
                <w:sz w:val="20"/>
                <w:szCs w:val="20"/>
                <w:lang w:val="en-CA"/>
              </w:rPr>
              <w:t>IaaS</w:t>
            </w:r>
            <w:r w:rsidRPr="2F505D02">
              <w:rPr>
                <w:rFonts w:ascii="Calibri" w:eastAsia="Calibri" w:hAnsi="Calibri" w:cs="Calibri"/>
                <w:color w:val="000000" w:themeColor="text1"/>
                <w:sz w:val="20"/>
                <w:szCs w:val="20"/>
                <w:lang w:val="en-CA"/>
              </w:rPr>
              <w:t xml:space="preserve"> </w:t>
            </w:r>
          </w:p>
        </w:tc>
        <w:tc>
          <w:tcPr>
            <w:tcW w:w="7251" w:type="dxa"/>
          </w:tcPr>
          <w:p w14:paraId="7882DE21" w14:textId="68C96058"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i/>
                <w:iCs/>
                <w:color w:val="000000" w:themeColor="text1"/>
                <w:sz w:val="20"/>
                <w:szCs w:val="20"/>
                <w:lang w:val="en-CA"/>
              </w:rPr>
              <w:t>Infrastructure as a Service</w:t>
            </w:r>
            <w:r w:rsidRPr="2F505D02">
              <w:rPr>
                <w:rFonts w:ascii="Calibri" w:eastAsia="Calibri" w:hAnsi="Calibri" w:cs="Calibri"/>
                <w:color w:val="000000" w:themeColor="text1"/>
                <w:sz w:val="20"/>
                <w:szCs w:val="20"/>
                <w:lang w:val="en-CA"/>
              </w:rPr>
              <w:t xml:space="preserve"> </w:t>
            </w:r>
          </w:p>
        </w:tc>
      </w:tr>
      <w:tr w:rsidR="2F505D02" w14:paraId="03C642BC" w14:textId="77777777" w:rsidTr="2F505D02">
        <w:trPr>
          <w:trHeight w:val="300"/>
        </w:trPr>
        <w:tc>
          <w:tcPr>
            <w:tcW w:w="2405" w:type="dxa"/>
          </w:tcPr>
          <w:p w14:paraId="29A97CF8" w14:textId="07889C59"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IT </w:t>
            </w:r>
          </w:p>
        </w:tc>
        <w:tc>
          <w:tcPr>
            <w:tcW w:w="7251" w:type="dxa"/>
          </w:tcPr>
          <w:p w14:paraId="20A64703" w14:textId="4D70E5CF"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Information Technology </w:t>
            </w:r>
          </w:p>
        </w:tc>
      </w:tr>
      <w:tr w:rsidR="2F505D02" w14:paraId="5996DDBC" w14:textId="77777777" w:rsidTr="2F505D02">
        <w:trPr>
          <w:trHeight w:val="300"/>
        </w:trPr>
        <w:tc>
          <w:tcPr>
            <w:tcW w:w="2405" w:type="dxa"/>
          </w:tcPr>
          <w:p w14:paraId="18FC45F4" w14:textId="53EAB06D"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i/>
                <w:iCs/>
                <w:color w:val="000000" w:themeColor="text1"/>
                <w:sz w:val="20"/>
                <w:szCs w:val="20"/>
                <w:lang w:val="en-CA"/>
              </w:rPr>
              <w:t>NSD</w:t>
            </w:r>
            <w:r w:rsidRPr="2F505D02">
              <w:rPr>
                <w:rFonts w:ascii="Calibri" w:eastAsia="Calibri" w:hAnsi="Calibri" w:cs="Calibri"/>
                <w:color w:val="000000" w:themeColor="text1"/>
                <w:sz w:val="20"/>
                <w:szCs w:val="20"/>
                <w:lang w:val="en-CA"/>
              </w:rPr>
              <w:t xml:space="preserve"> </w:t>
            </w:r>
          </w:p>
        </w:tc>
        <w:tc>
          <w:tcPr>
            <w:tcW w:w="7251" w:type="dxa"/>
          </w:tcPr>
          <w:p w14:paraId="48CF9552" w14:textId="3E0145E0"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i/>
                <w:iCs/>
                <w:color w:val="000000" w:themeColor="text1"/>
                <w:sz w:val="20"/>
                <w:szCs w:val="20"/>
                <w:lang w:val="en-CA"/>
              </w:rPr>
              <w:t>National Service Desk</w:t>
            </w:r>
            <w:r w:rsidRPr="2F505D02">
              <w:rPr>
                <w:rFonts w:ascii="Calibri" w:eastAsia="Calibri" w:hAnsi="Calibri" w:cs="Calibri"/>
                <w:color w:val="000000" w:themeColor="text1"/>
                <w:sz w:val="20"/>
                <w:szCs w:val="20"/>
                <w:lang w:val="en-CA"/>
              </w:rPr>
              <w:t xml:space="preserve"> </w:t>
            </w:r>
          </w:p>
        </w:tc>
      </w:tr>
      <w:tr w:rsidR="2F505D02" w14:paraId="07ADFBF6" w14:textId="77777777" w:rsidTr="2F505D02">
        <w:trPr>
          <w:trHeight w:val="300"/>
        </w:trPr>
        <w:tc>
          <w:tcPr>
            <w:tcW w:w="2405" w:type="dxa"/>
          </w:tcPr>
          <w:p w14:paraId="222910E8" w14:textId="70DA4D0D" w:rsidR="2F505D02" w:rsidRDefault="2F505D02" w:rsidP="2F505D02">
            <w:pPr>
              <w:rPr>
                <w:rFonts w:ascii="Calibri" w:eastAsia="Calibri" w:hAnsi="Calibri" w:cs="Calibri"/>
                <w:b/>
                <w:bCs/>
                <w:color w:val="000000" w:themeColor="text1"/>
              </w:rPr>
            </w:pPr>
          </w:p>
        </w:tc>
        <w:tc>
          <w:tcPr>
            <w:tcW w:w="7251" w:type="dxa"/>
          </w:tcPr>
          <w:p w14:paraId="33835051" w14:textId="07248A75" w:rsidR="2F505D02" w:rsidRDefault="2F505D02" w:rsidP="2F505D02">
            <w:pPr>
              <w:rPr>
                <w:rFonts w:ascii="Calibri" w:eastAsia="Calibri" w:hAnsi="Calibri" w:cs="Calibri"/>
                <w:color w:val="000000" w:themeColor="text1"/>
              </w:rPr>
            </w:pPr>
          </w:p>
        </w:tc>
      </w:tr>
      <w:tr w:rsidR="2F505D02" w14:paraId="0005F5C3" w14:textId="77777777" w:rsidTr="2F505D02">
        <w:trPr>
          <w:trHeight w:val="300"/>
        </w:trPr>
        <w:tc>
          <w:tcPr>
            <w:tcW w:w="2405" w:type="dxa"/>
          </w:tcPr>
          <w:p w14:paraId="1F8DE6DE" w14:textId="2B9FE900"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OCMC </w:t>
            </w:r>
          </w:p>
        </w:tc>
        <w:tc>
          <w:tcPr>
            <w:tcW w:w="7251" w:type="dxa"/>
          </w:tcPr>
          <w:p w14:paraId="75D3CE80" w14:textId="52899E8D"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Operations and Change Management Committee </w:t>
            </w:r>
          </w:p>
        </w:tc>
      </w:tr>
      <w:tr w:rsidR="2F505D02" w14:paraId="7D50C016" w14:textId="77777777" w:rsidTr="2F505D02">
        <w:trPr>
          <w:trHeight w:val="300"/>
        </w:trPr>
        <w:tc>
          <w:tcPr>
            <w:tcW w:w="2405" w:type="dxa"/>
          </w:tcPr>
          <w:p w14:paraId="50D872B4" w14:textId="284A43A7"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i/>
                <w:iCs/>
                <w:color w:val="000000" w:themeColor="text1"/>
                <w:sz w:val="20"/>
                <w:szCs w:val="20"/>
                <w:lang w:val="en-CA"/>
              </w:rPr>
              <w:t>PaaS</w:t>
            </w:r>
            <w:r w:rsidRPr="2F505D02">
              <w:rPr>
                <w:rFonts w:ascii="Calibri" w:eastAsia="Calibri" w:hAnsi="Calibri" w:cs="Calibri"/>
                <w:color w:val="000000" w:themeColor="text1"/>
                <w:sz w:val="20"/>
                <w:szCs w:val="20"/>
                <w:lang w:val="en-CA"/>
              </w:rPr>
              <w:t xml:space="preserve"> </w:t>
            </w:r>
          </w:p>
        </w:tc>
        <w:tc>
          <w:tcPr>
            <w:tcW w:w="7251" w:type="dxa"/>
          </w:tcPr>
          <w:p w14:paraId="3CEB7508" w14:textId="58875830"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i/>
                <w:iCs/>
                <w:color w:val="000000" w:themeColor="text1"/>
                <w:sz w:val="20"/>
                <w:szCs w:val="20"/>
                <w:lang w:val="en-CA"/>
              </w:rPr>
              <w:t>Platform as a Service</w:t>
            </w:r>
            <w:r w:rsidRPr="2F505D02">
              <w:rPr>
                <w:rFonts w:ascii="Calibri" w:eastAsia="Calibri" w:hAnsi="Calibri" w:cs="Calibri"/>
                <w:color w:val="000000" w:themeColor="text1"/>
                <w:sz w:val="20"/>
                <w:szCs w:val="20"/>
                <w:lang w:val="en-CA"/>
              </w:rPr>
              <w:t xml:space="preserve"> </w:t>
            </w:r>
          </w:p>
        </w:tc>
      </w:tr>
      <w:tr w:rsidR="2F505D02" w14:paraId="1C37C266" w14:textId="77777777" w:rsidTr="2F505D02">
        <w:trPr>
          <w:trHeight w:val="300"/>
        </w:trPr>
        <w:tc>
          <w:tcPr>
            <w:tcW w:w="2405" w:type="dxa"/>
          </w:tcPr>
          <w:p w14:paraId="74BDB944" w14:textId="5088AF6B" w:rsidR="2F505D02" w:rsidRDefault="2F505D02" w:rsidP="2F505D02">
            <w:pPr>
              <w:rPr>
                <w:rFonts w:ascii="Calibri" w:eastAsia="Calibri" w:hAnsi="Calibri" w:cs="Calibri"/>
                <w:b/>
                <w:bCs/>
                <w:color w:val="000000" w:themeColor="text1"/>
              </w:rPr>
            </w:pPr>
          </w:p>
        </w:tc>
        <w:tc>
          <w:tcPr>
            <w:tcW w:w="7251" w:type="dxa"/>
          </w:tcPr>
          <w:p w14:paraId="396AB58F" w14:textId="4F6D7CCC" w:rsidR="2F505D02" w:rsidRDefault="2F505D02" w:rsidP="2F505D02">
            <w:pPr>
              <w:rPr>
                <w:rFonts w:ascii="Calibri" w:eastAsia="Calibri" w:hAnsi="Calibri" w:cs="Calibri"/>
                <w:color w:val="000000" w:themeColor="text1"/>
              </w:rPr>
            </w:pPr>
          </w:p>
        </w:tc>
      </w:tr>
      <w:tr w:rsidR="2F505D02" w14:paraId="6A4B8FE2" w14:textId="77777777" w:rsidTr="2F505D02">
        <w:trPr>
          <w:trHeight w:val="300"/>
        </w:trPr>
        <w:tc>
          <w:tcPr>
            <w:tcW w:w="2405" w:type="dxa"/>
          </w:tcPr>
          <w:p w14:paraId="63C7060F" w14:textId="0BC4DD9C"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PBMM </w:t>
            </w:r>
          </w:p>
        </w:tc>
        <w:tc>
          <w:tcPr>
            <w:tcW w:w="7251" w:type="dxa"/>
          </w:tcPr>
          <w:p w14:paraId="62E1DB69" w14:textId="394794EC"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Protected B Medium Medium </w:t>
            </w:r>
          </w:p>
        </w:tc>
      </w:tr>
      <w:tr w:rsidR="2F505D02" w14:paraId="44914494" w14:textId="77777777" w:rsidTr="2F505D02">
        <w:trPr>
          <w:trHeight w:val="300"/>
        </w:trPr>
        <w:tc>
          <w:tcPr>
            <w:tcW w:w="2405" w:type="dxa"/>
          </w:tcPr>
          <w:p w14:paraId="1BB7C280" w14:textId="7D99C1A1"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POB </w:t>
            </w:r>
          </w:p>
        </w:tc>
        <w:tc>
          <w:tcPr>
            <w:tcW w:w="7251" w:type="dxa"/>
          </w:tcPr>
          <w:p w14:paraId="57CD520F" w14:textId="149B57F1"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Program Operations Branch </w:t>
            </w:r>
          </w:p>
        </w:tc>
      </w:tr>
      <w:tr w:rsidR="2F505D02" w14:paraId="5F9979F9" w14:textId="77777777" w:rsidTr="2F505D02">
        <w:trPr>
          <w:trHeight w:val="300"/>
        </w:trPr>
        <w:tc>
          <w:tcPr>
            <w:tcW w:w="2405" w:type="dxa"/>
          </w:tcPr>
          <w:p w14:paraId="255CF2FB" w14:textId="48C42333"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SCCM </w:t>
            </w:r>
          </w:p>
        </w:tc>
        <w:tc>
          <w:tcPr>
            <w:tcW w:w="7251" w:type="dxa"/>
          </w:tcPr>
          <w:p w14:paraId="4973E389" w14:textId="616D49D0"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System Center Configuration Manager </w:t>
            </w:r>
          </w:p>
        </w:tc>
      </w:tr>
      <w:tr w:rsidR="2F505D02" w14:paraId="51202AEF" w14:textId="77777777" w:rsidTr="2F505D02">
        <w:trPr>
          <w:trHeight w:val="300"/>
        </w:trPr>
        <w:tc>
          <w:tcPr>
            <w:tcW w:w="2405" w:type="dxa"/>
          </w:tcPr>
          <w:p w14:paraId="2EE6BF19" w14:textId="73AE77D6" w:rsidR="2F505D02" w:rsidRDefault="2F505D02" w:rsidP="2F505D02">
            <w:pPr>
              <w:rPr>
                <w:rFonts w:ascii="Calibri" w:eastAsia="Calibri" w:hAnsi="Calibri" w:cs="Calibri"/>
                <w:b/>
                <w:bCs/>
                <w:color w:val="000000" w:themeColor="text1"/>
                <w:sz w:val="20"/>
                <w:szCs w:val="20"/>
              </w:rPr>
            </w:pPr>
          </w:p>
        </w:tc>
        <w:tc>
          <w:tcPr>
            <w:tcW w:w="7251" w:type="dxa"/>
          </w:tcPr>
          <w:p w14:paraId="593C5E9F" w14:textId="4AF82A52" w:rsidR="2F505D02" w:rsidRDefault="2F505D02" w:rsidP="2F505D02">
            <w:pPr>
              <w:rPr>
                <w:rFonts w:ascii="Calibri" w:eastAsia="Calibri" w:hAnsi="Calibri" w:cs="Calibri"/>
                <w:color w:val="000000" w:themeColor="text1"/>
                <w:sz w:val="20"/>
                <w:szCs w:val="20"/>
              </w:rPr>
            </w:pPr>
          </w:p>
        </w:tc>
      </w:tr>
      <w:tr w:rsidR="2F505D02" w14:paraId="720D7BD4" w14:textId="77777777" w:rsidTr="2F505D02">
        <w:trPr>
          <w:trHeight w:val="300"/>
        </w:trPr>
        <w:tc>
          <w:tcPr>
            <w:tcW w:w="2405" w:type="dxa"/>
          </w:tcPr>
          <w:p w14:paraId="065434AF" w14:textId="458ED7EE"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SQL </w:t>
            </w:r>
          </w:p>
        </w:tc>
        <w:tc>
          <w:tcPr>
            <w:tcW w:w="7251" w:type="dxa"/>
          </w:tcPr>
          <w:p w14:paraId="67B3EF45" w14:textId="1120C699"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Structured Query Language </w:t>
            </w:r>
          </w:p>
        </w:tc>
      </w:tr>
      <w:tr w:rsidR="2F505D02" w14:paraId="5471F38A" w14:textId="77777777" w:rsidTr="2F505D02">
        <w:trPr>
          <w:trHeight w:val="300"/>
        </w:trPr>
        <w:tc>
          <w:tcPr>
            <w:tcW w:w="2405" w:type="dxa"/>
          </w:tcPr>
          <w:p w14:paraId="06576060" w14:textId="5F7A86B5"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SROC </w:t>
            </w:r>
          </w:p>
        </w:tc>
        <w:tc>
          <w:tcPr>
            <w:tcW w:w="7251" w:type="dxa"/>
          </w:tcPr>
          <w:p w14:paraId="5EFC0265" w14:textId="5FA382CE"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Supplementary Record of Claim </w:t>
            </w:r>
          </w:p>
        </w:tc>
      </w:tr>
      <w:tr w:rsidR="2F505D02" w14:paraId="4C0DC7D7" w14:textId="77777777" w:rsidTr="2F505D02">
        <w:trPr>
          <w:trHeight w:val="300"/>
        </w:trPr>
        <w:tc>
          <w:tcPr>
            <w:tcW w:w="2405" w:type="dxa"/>
          </w:tcPr>
          <w:p w14:paraId="26B20F39" w14:textId="7E09AD88"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i/>
                <w:iCs/>
                <w:color w:val="000000" w:themeColor="text1"/>
                <w:sz w:val="20"/>
                <w:szCs w:val="20"/>
                <w:lang w:val="en-CA"/>
              </w:rPr>
              <w:t>SSC</w:t>
            </w:r>
            <w:r w:rsidRPr="2F505D02">
              <w:rPr>
                <w:rFonts w:ascii="Calibri" w:eastAsia="Calibri" w:hAnsi="Calibri" w:cs="Calibri"/>
                <w:color w:val="000000" w:themeColor="text1"/>
                <w:sz w:val="20"/>
                <w:szCs w:val="20"/>
                <w:lang w:val="en-CA"/>
              </w:rPr>
              <w:t xml:space="preserve"> </w:t>
            </w:r>
          </w:p>
        </w:tc>
        <w:tc>
          <w:tcPr>
            <w:tcW w:w="7251" w:type="dxa"/>
          </w:tcPr>
          <w:p w14:paraId="77C3C182" w14:textId="259D3BDF"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i/>
                <w:iCs/>
                <w:color w:val="000000" w:themeColor="text1"/>
                <w:sz w:val="20"/>
                <w:szCs w:val="20"/>
                <w:lang w:val="en-CA"/>
              </w:rPr>
              <w:t>Shared Service Canada</w:t>
            </w:r>
            <w:r w:rsidRPr="2F505D02">
              <w:rPr>
                <w:rFonts w:ascii="Calibri" w:eastAsia="Calibri" w:hAnsi="Calibri" w:cs="Calibri"/>
                <w:color w:val="000000" w:themeColor="text1"/>
                <w:sz w:val="20"/>
                <w:szCs w:val="20"/>
                <w:lang w:val="en-CA"/>
              </w:rPr>
              <w:t xml:space="preserve"> </w:t>
            </w:r>
          </w:p>
        </w:tc>
      </w:tr>
      <w:tr w:rsidR="2F505D02" w14:paraId="5C875EB5" w14:textId="77777777" w:rsidTr="2F505D02">
        <w:trPr>
          <w:trHeight w:val="300"/>
        </w:trPr>
        <w:tc>
          <w:tcPr>
            <w:tcW w:w="2405" w:type="dxa"/>
          </w:tcPr>
          <w:p w14:paraId="3D237749" w14:textId="19C10EAA"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UTC </w:t>
            </w:r>
          </w:p>
        </w:tc>
        <w:tc>
          <w:tcPr>
            <w:tcW w:w="7251" w:type="dxa"/>
          </w:tcPr>
          <w:p w14:paraId="47C3451C" w14:textId="73976BC8"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 xml:space="preserve">Coordinated Universal Time </w:t>
            </w:r>
          </w:p>
        </w:tc>
      </w:tr>
      <w:tr w:rsidR="2F505D02" w14:paraId="7B4148A3" w14:textId="77777777" w:rsidTr="2F505D02">
        <w:trPr>
          <w:trHeight w:val="300"/>
        </w:trPr>
        <w:tc>
          <w:tcPr>
            <w:tcW w:w="2405" w:type="dxa"/>
          </w:tcPr>
          <w:p w14:paraId="32F37E16" w14:textId="4E93BE39" w:rsidR="2F505D02" w:rsidRDefault="2F505D02" w:rsidP="2F505D02">
            <w:pPr>
              <w:rPr>
                <w:rFonts w:ascii="Calibri" w:eastAsia="Calibri" w:hAnsi="Calibri" w:cs="Calibri"/>
                <w:b/>
                <w:bCs/>
                <w:color w:val="000000" w:themeColor="text1"/>
                <w:sz w:val="20"/>
                <w:szCs w:val="20"/>
              </w:rPr>
            </w:pPr>
            <w:r w:rsidRPr="2F505D02">
              <w:rPr>
                <w:rFonts w:ascii="Calibri" w:eastAsia="Calibri" w:hAnsi="Calibri" w:cs="Calibri"/>
                <w:color w:val="000000" w:themeColor="text1"/>
                <w:sz w:val="20"/>
                <w:szCs w:val="20"/>
                <w:lang w:val="en-CA"/>
              </w:rPr>
              <w:t xml:space="preserve">VM </w:t>
            </w:r>
          </w:p>
        </w:tc>
        <w:tc>
          <w:tcPr>
            <w:tcW w:w="7251" w:type="dxa"/>
          </w:tcPr>
          <w:p w14:paraId="2865E51B" w14:textId="7DB9204F" w:rsidR="2F505D02" w:rsidRDefault="2F505D02" w:rsidP="2F505D02">
            <w:pPr>
              <w:rPr>
                <w:rFonts w:ascii="Calibri" w:eastAsia="Calibri" w:hAnsi="Calibri" w:cs="Calibri"/>
                <w:color w:val="000000" w:themeColor="text1"/>
                <w:sz w:val="20"/>
                <w:szCs w:val="20"/>
              </w:rPr>
            </w:pPr>
            <w:r w:rsidRPr="2F505D02">
              <w:rPr>
                <w:rFonts w:ascii="Calibri" w:eastAsia="Calibri" w:hAnsi="Calibri" w:cs="Calibri"/>
                <w:color w:val="000000" w:themeColor="text1"/>
                <w:sz w:val="20"/>
                <w:szCs w:val="20"/>
                <w:lang w:val="en-CA"/>
              </w:rPr>
              <w:t>Virtual Machine</w:t>
            </w:r>
          </w:p>
        </w:tc>
      </w:tr>
    </w:tbl>
    <w:p w14:paraId="221625FF" w14:textId="77777777" w:rsidR="00167B0D" w:rsidRPr="00167B0D" w:rsidRDefault="00167B0D" w:rsidP="00167B0D">
      <w:pPr>
        <w:rPr>
          <w:lang w:val="en-CA" w:eastAsia="en-CA"/>
        </w:rPr>
      </w:pPr>
    </w:p>
    <w:p w14:paraId="3C53B817" w14:textId="77777777" w:rsidR="00E858A3" w:rsidRDefault="00E858A3">
      <w:pPr>
        <w:rPr>
          <w:rFonts w:ascii="Arial" w:eastAsia="Times New Roman" w:hAnsi="Arial" w:cs="Arial"/>
          <w:b/>
          <w:bCs/>
          <w:sz w:val="28"/>
          <w:szCs w:val="28"/>
          <w:lang w:val="en-CA" w:eastAsia="en-CA"/>
        </w:rPr>
      </w:pPr>
      <w:r>
        <w:rPr>
          <w:rFonts w:ascii="Arial" w:hAnsi="Arial" w:cs="Arial"/>
          <w:lang w:eastAsia="en-CA"/>
        </w:rPr>
        <w:br w:type="page"/>
      </w:r>
    </w:p>
    <w:p w14:paraId="2E789663" w14:textId="5388A5F6" w:rsidR="00167B0D" w:rsidRPr="00684F08" w:rsidRDefault="00167B0D" w:rsidP="00167B0D">
      <w:pPr>
        <w:pStyle w:val="Heading2"/>
        <w:rPr>
          <w:rFonts w:ascii="Arial" w:hAnsi="Arial" w:cs="Arial"/>
          <w:lang w:eastAsia="en-CA"/>
        </w:rPr>
      </w:pPr>
      <w:bookmarkStart w:id="297" w:name="_Toc207796749"/>
      <w:r w:rsidRPr="00684F08">
        <w:rPr>
          <w:rFonts w:ascii="Arial" w:hAnsi="Arial" w:cs="Arial"/>
          <w:lang w:eastAsia="en-CA"/>
        </w:rPr>
        <w:lastRenderedPageBreak/>
        <w:t>Annex F: List of Reference</w:t>
      </w:r>
      <w:r w:rsidR="003924B4">
        <w:rPr>
          <w:rFonts w:ascii="Arial" w:hAnsi="Arial" w:cs="Arial"/>
          <w:lang w:eastAsia="en-CA"/>
        </w:rPr>
        <w:t>s</w:t>
      </w:r>
      <w:bookmarkEnd w:id="297"/>
    </w:p>
    <w:p w14:paraId="202E48AF" w14:textId="14E7DA60" w:rsidR="00AF5C25" w:rsidRDefault="00167B0D" w:rsidP="00AF5C25">
      <w:pPr>
        <w:rPr>
          <w:lang w:val="en-CA" w:eastAsia="en-CA"/>
        </w:rPr>
      </w:pPr>
      <w:r w:rsidRPr="00AD7CF8">
        <w:rPr>
          <w:rFonts w:ascii="Arial" w:hAnsi="Arial" w:cs="Arial"/>
          <w:i/>
          <w:iCs/>
          <w:color w:val="2F5496" w:themeColor="accent1" w:themeShade="BF"/>
          <w:lang w:val="en-CA" w:eastAsia="en-CA"/>
        </w:rPr>
        <w:t xml:space="preserve">List relevant </w:t>
      </w:r>
      <w:r w:rsidR="003924B4" w:rsidRPr="00AD7CF8">
        <w:rPr>
          <w:rFonts w:ascii="Arial" w:hAnsi="Arial" w:cs="Arial"/>
          <w:i/>
          <w:iCs/>
          <w:color w:val="2F5496" w:themeColor="accent1" w:themeShade="BF"/>
          <w:lang w:val="en-CA" w:eastAsia="en-CA"/>
        </w:rPr>
        <w:t>references</w:t>
      </w:r>
      <w:r w:rsidRPr="00AD7CF8">
        <w:rPr>
          <w:rFonts w:ascii="Arial" w:hAnsi="Arial" w:cs="Arial"/>
          <w:i/>
          <w:iCs/>
          <w:color w:val="2F5496" w:themeColor="accent1" w:themeShade="BF"/>
          <w:lang w:val="en-CA" w:eastAsia="en-CA"/>
        </w:rPr>
        <w:t xml:space="preserve"> used in the preparation of the PIA (</w:t>
      </w:r>
      <w:r w:rsidR="003924B4" w:rsidRPr="00AD7CF8">
        <w:rPr>
          <w:rFonts w:ascii="Arial" w:hAnsi="Arial" w:cs="Arial"/>
          <w:i/>
          <w:iCs/>
          <w:color w:val="2F5496" w:themeColor="accent1" w:themeShade="BF"/>
          <w:lang w:val="en-CA" w:eastAsia="en-CA"/>
        </w:rPr>
        <w:t xml:space="preserve">Legislation, Agreements, </w:t>
      </w:r>
      <w:r w:rsidRPr="00AD7CF8">
        <w:rPr>
          <w:rFonts w:ascii="Arial" w:hAnsi="Arial" w:cs="Arial"/>
          <w:i/>
          <w:iCs/>
          <w:color w:val="2F5496" w:themeColor="accent1" w:themeShade="BF"/>
          <w:lang w:val="en-CA" w:eastAsia="en-CA"/>
        </w:rPr>
        <w:t>SA&amp;A, operations manuals, program policies or procedures</w:t>
      </w:r>
      <w:r w:rsidR="003924B4" w:rsidRPr="00AD7CF8">
        <w:rPr>
          <w:rFonts w:ascii="Arial" w:hAnsi="Arial" w:cs="Arial"/>
          <w:i/>
          <w:iCs/>
          <w:color w:val="2F5496" w:themeColor="accent1" w:themeShade="BF"/>
          <w:lang w:val="en-CA" w:eastAsia="en-CA"/>
        </w:rPr>
        <w:t>)</w:t>
      </w:r>
      <w:r w:rsidRPr="00AD7CF8">
        <w:rPr>
          <w:rFonts w:ascii="Arial" w:hAnsi="Arial" w:cs="Arial"/>
          <w:i/>
          <w:iCs/>
          <w:color w:val="2F5496" w:themeColor="accent1" w:themeShade="BF"/>
          <w:lang w:val="en-CA" w:eastAsia="en-CA"/>
        </w:rPr>
        <w:t xml:space="preserve"> that involve the handling of personal information.</w:t>
      </w:r>
    </w:p>
    <w:p w14:paraId="159025F4" w14:textId="77777777" w:rsidR="00E858A3" w:rsidRDefault="00E858A3" w:rsidP="00E858A3">
      <w:pPr>
        <w:spacing w:after="0" w:line="240" w:lineRule="auto"/>
        <w:rPr>
          <w:rFonts w:ascii="Arial" w:eastAsia="Calibri" w:hAnsi="Arial" w:cs="Arial"/>
          <w:color w:val="000000" w:themeColor="text1"/>
          <w:lang w:val="en-CA"/>
        </w:rPr>
      </w:pPr>
      <w:r w:rsidRPr="47D7C777">
        <w:rPr>
          <w:rFonts w:ascii="Arial" w:eastAsia="Calibri" w:hAnsi="Arial" w:cs="Arial"/>
          <w:color w:val="000000" w:themeColor="text1"/>
          <w:lang w:val="en-CA"/>
        </w:rPr>
        <w:t>From EVA Foundational project high level requirements</w:t>
      </w:r>
    </w:p>
    <w:p w14:paraId="560CC407" w14:textId="77777777" w:rsidR="00E858A3" w:rsidRDefault="00E858A3" w:rsidP="00E858A3">
      <w:pPr>
        <w:spacing w:after="0" w:line="240" w:lineRule="auto"/>
        <w:rPr>
          <w:rFonts w:ascii="Arial" w:eastAsia="Calibri" w:hAnsi="Arial" w:cs="Arial"/>
          <w:color w:val="000000" w:themeColor="text1"/>
          <w:lang w:val="en-CA"/>
        </w:rPr>
      </w:pPr>
      <w:hyperlink r:id="rId63">
        <w:r w:rsidRPr="47D7C777">
          <w:rPr>
            <w:rStyle w:val="Hyperlink"/>
            <w:rFonts w:ascii="Arial" w:eastAsia="Calibri" w:hAnsi="Arial" w:cs="Arial"/>
            <w:lang w:val="en-CA"/>
          </w:rPr>
          <w:t>EVA Foundational Project - LITE HL Bus Req.docx (sharepoint.com)</w:t>
        </w:r>
      </w:hyperlink>
    </w:p>
    <w:p w14:paraId="116F566F" w14:textId="77777777" w:rsidR="00AF5C25" w:rsidRDefault="00AF5C25" w:rsidP="00AF5C25">
      <w:pPr>
        <w:rPr>
          <w:lang w:val="en-CA" w:eastAsia="en-CA"/>
        </w:rPr>
      </w:pPr>
    </w:p>
    <w:p w14:paraId="5837E486" w14:textId="77777777" w:rsidR="00C15B69" w:rsidRDefault="00C15B69" w:rsidP="00C15B69">
      <w:pPr>
        <w:spacing w:after="200" w:line="240" w:lineRule="auto"/>
        <w:rPr>
          <w:rFonts w:ascii="Arial" w:eastAsia="Arial" w:hAnsi="Arial" w:cs="Arial"/>
          <w:lang w:val="en-CA"/>
        </w:rPr>
      </w:pPr>
      <w:hyperlink r:id="rId64" w:history="1">
        <w:r w:rsidRPr="0CDE959D">
          <w:rPr>
            <w:rStyle w:val="Hyperlink"/>
            <w:rFonts w:ascii="Arial" w:eastAsia="Arial" w:hAnsi="Arial" w:cs="Arial"/>
            <w:lang w:val="en-CA"/>
          </w:rPr>
          <w:t>Saba - EDSC | ESDC: Course and Class Details</w:t>
        </w:r>
      </w:hyperlink>
    </w:p>
    <w:p w14:paraId="0485C8BA" w14:textId="77777777" w:rsidR="00C15B69" w:rsidRDefault="00C15B69" w:rsidP="00AF5C25">
      <w:pPr>
        <w:rPr>
          <w:lang w:val="en-CA" w:eastAsia="en-CA"/>
        </w:rPr>
      </w:pPr>
    </w:p>
    <w:p w14:paraId="5EEA3B30" w14:textId="283AE1DA" w:rsidR="004112BD" w:rsidRDefault="004112BD" w:rsidP="00AF5C25">
      <w:pPr>
        <w:rPr>
          <w:rStyle w:val="Hyperlink"/>
          <w:rFonts w:ascii="Arial" w:eastAsia="Arial" w:hAnsi="Arial" w:cs="Arial"/>
          <w:lang w:val="en-CA"/>
        </w:rPr>
      </w:pPr>
      <w:hyperlink r:id="rId65" w:history="1">
        <w:r w:rsidRPr="6AD13147">
          <w:rPr>
            <w:rStyle w:val="Hyperlink"/>
            <w:rFonts w:ascii="Arial" w:eastAsia="Arial" w:hAnsi="Arial" w:cs="Arial"/>
            <w:lang w:val="en-CA"/>
          </w:rPr>
          <w:t>EVA - IT Security Role Based Access Control (RBAC) -V1.0.docx</w:t>
        </w:r>
      </w:hyperlink>
    </w:p>
    <w:p w14:paraId="6A279D3D" w14:textId="77777777" w:rsidR="00A61683" w:rsidRDefault="00A61683" w:rsidP="00AF5C25"/>
    <w:p w14:paraId="4F6FCA6B" w14:textId="0496744C" w:rsidR="00A61683" w:rsidRDefault="00A61683" w:rsidP="00AF5C25">
      <w:pPr>
        <w:rPr>
          <w:rStyle w:val="Hyperlink"/>
          <w:rFonts w:ascii="Arial" w:eastAsia="Arial" w:hAnsi="Arial" w:cs="Arial"/>
          <w:lang w:val="en-CA"/>
        </w:rPr>
      </w:pPr>
      <w:hyperlink r:id="rId66" w:history="1">
        <w:r w:rsidRPr="6AD13147">
          <w:rPr>
            <w:rStyle w:val="Hyperlink"/>
            <w:rFonts w:ascii="Arial" w:eastAsia="Arial" w:hAnsi="Arial" w:cs="Arial"/>
            <w:lang w:val="en-CA"/>
          </w:rPr>
          <w:t>APPROVED - SoSAR for ESDC Virtual Assistant (EVA) Chat Full Deployment.pdf</w:t>
        </w:r>
      </w:hyperlink>
    </w:p>
    <w:p w14:paraId="74135820" w14:textId="77777777" w:rsidR="007D55D6" w:rsidRDefault="007D55D6" w:rsidP="00AF5C25"/>
    <w:p w14:paraId="2D363E12" w14:textId="77777777" w:rsidR="007D55D6" w:rsidRDefault="007D55D6" w:rsidP="007D55D6">
      <w:pPr>
        <w:spacing w:after="200" w:line="240" w:lineRule="auto"/>
        <w:rPr>
          <w:rStyle w:val="Hyperlink"/>
          <w:rFonts w:ascii="Arial" w:eastAsia="Arial" w:hAnsi="Arial" w:cs="Arial"/>
          <w:lang w:val="en-CA"/>
        </w:rPr>
      </w:pPr>
      <w:hyperlink r:id="rId67" w:history="1">
        <w:r w:rsidRPr="50290AD4">
          <w:rPr>
            <w:rStyle w:val="Hyperlink"/>
            <w:rFonts w:ascii="Arial" w:eastAsia="Arial" w:hAnsi="Arial" w:cs="Arial"/>
            <w:lang w:val="en-CA"/>
          </w:rPr>
          <w:t>Saba - EDSC | ESDC: Information Management at a Glance</w:t>
        </w:r>
      </w:hyperlink>
    </w:p>
    <w:p w14:paraId="07403BEC" w14:textId="77777777" w:rsidR="000E142B" w:rsidRDefault="000E142B" w:rsidP="007D55D6">
      <w:pPr>
        <w:spacing w:after="200" w:line="240" w:lineRule="auto"/>
      </w:pPr>
    </w:p>
    <w:p w14:paraId="2146DAA0" w14:textId="0C97DBEF" w:rsidR="000E142B" w:rsidRDefault="000E142B" w:rsidP="007D55D6">
      <w:pPr>
        <w:spacing w:after="200" w:line="240" w:lineRule="auto"/>
        <w:rPr>
          <w:rFonts w:ascii="Arial" w:eastAsia="Arial" w:hAnsi="Arial" w:cs="Arial"/>
          <w:lang w:val="en-CA"/>
        </w:rPr>
      </w:pPr>
      <w:r w:rsidRPr="000E142B">
        <w:rPr>
          <w:rFonts w:ascii="Arial" w:eastAsia="Arial" w:hAnsi="Arial" w:cs="Arial"/>
          <w:lang w:val="en-CA"/>
        </w:rPr>
        <w:t>RE_ AU-6(3) -_ Audit Review_ Analysis_ and Reporting _ Correlate Audit Repositories - Sentinel SIEM - Process description (RACI).msg</w:t>
      </w:r>
    </w:p>
    <w:p w14:paraId="7FAE8A42" w14:textId="77777777" w:rsidR="00BB1EFF" w:rsidRDefault="00BB1EFF" w:rsidP="00BB1EFF">
      <w:pPr>
        <w:spacing w:after="200" w:line="240" w:lineRule="auto"/>
        <w:rPr>
          <w:rFonts w:ascii="Arial" w:eastAsia="Arial" w:hAnsi="Arial" w:cs="Arial"/>
          <w:lang w:val="en-CA"/>
        </w:rPr>
      </w:pPr>
      <w:hyperlink r:id="rId68" w:history="1">
        <w:r w:rsidRPr="2A8ADEDE">
          <w:rPr>
            <w:rStyle w:val="Hyperlink"/>
            <w:rFonts w:ascii="Arial" w:eastAsia="Arial" w:hAnsi="Arial" w:cs="Arial"/>
            <w:lang w:val="en-CA"/>
          </w:rPr>
          <w:t>AICoE EVA Cloud Solution Audit Strategy v1.docx</w:t>
        </w:r>
      </w:hyperlink>
    </w:p>
    <w:p w14:paraId="0E7FBFC3" w14:textId="77777777" w:rsidR="007D55D6" w:rsidRDefault="007D55D6" w:rsidP="00AF5C25">
      <w:pPr>
        <w:rPr>
          <w:lang w:val="en-CA" w:eastAsia="en-CA"/>
        </w:rPr>
      </w:pPr>
    </w:p>
    <w:p w14:paraId="038CB1B5" w14:textId="47120DB2" w:rsidR="006F4359" w:rsidRDefault="006F4359" w:rsidP="00AF5C25">
      <w:pPr>
        <w:rPr>
          <w:rStyle w:val="Hyperlink"/>
          <w:rFonts w:ascii="Arial" w:eastAsia="Arial" w:hAnsi="Arial" w:cs="Arial"/>
          <w:lang w:val="en-CA"/>
        </w:rPr>
      </w:pPr>
      <w:hyperlink r:id="rId69">
        <w:r w:rsidRPr="47D7C777">
          <w:rPr>
            <w:rStyle w:val="Hyperlink"/>
            <w:rFonts w:ascii="Arial" w:eastAsia="Arial" w:hAnsi="Arial" w:cs="Arial"/>
            <w:lang w:val="en-CA"/>
          </w:rPr>
          <w:t>AICoE EVA Cloud Incident Management process_V1.docx</w:t>
        </w:r>
      </w:hyperlink>
    </w:p>
    <w:p w14:paraId="76EBBCD5" w14:textId="77777777" w:rsidR="00FD1E3E" w:rsidRDefault="00FD1E3E" w:rsidP="00AF5C25"/>
    <w:p w14:paraId="7807D20E" w14:textId="77777777" w:rsidR="00FD1E3E" w:rsidRDefault="00FD1E3E" w:rsidP="00FD1E3E">
      <w:pPr>
        <w:spacing w:after="200" w:line="240" w:lineRule="auto"/>
        <w:rPr>
          <w:rFonts w:ascii="Arial" w:eastAsia="Arial" w:hAnsi="Arial" w:cs="Arial"/>
          <w:lang w:val="en-CA"/>
        </w:rPr>
      </w:pPr>
      <w:hyperlink r:id="rId70">
        <w:r w:rsidRPr="44A32A20">
          <w:rPr>
            <w:rStyle w:val="Hyperlink"/>
            <w:rFonts w:ascii="Arial" w:eastAsia="Arial" w:hAnsi="Arial" w:cs="Arial"/>
            <w:lang w:val="en-CA"/>
          </w:rPr>
          <w:t>Audit records Quarterly review and record retention policy review.ics</w:t>
        </w:r>
      </w:hyperlink>
    </w:p>
    <w:p w14:paraId="3E09C8D0" w14:textId="77777777" w:rsidR="00C96AA0" w:rsidRDefault="00C96AA0" w:rsidP="46339587">
      <w:pPr>
        <w:spacing w:after="200" w:line="240" w:lineRule="auto"/>
        <w:rPr>
          <w:rFonts w:ascii="Arial" w:eastAsia="Calibri" w:hAnsi="Arial" w:cs="Arial"/>
          <w:color w:val="000000" w:themeColor="text1"/>
          <w:lang w:val="en-CA"/>
        </w:rPr>
      </w:pPr>
    </w:p>
    <w:p w14:paraId="76D37910" w14:textId="6D610500" w:rsidR="46339587" w:rsidRPr="00003215" w:rsidRDefault="00C96AA0" w:rsidP="46339587">
      <w:pPr>
        <w:spacing w:after="200" w:line="240" w:lineRule="auto"/>
        <w:rPr>
          <w:rFonts w:ascii="Arial" w:eastAsia="Arial" w:hAnsi="Arial" w:cs="Arial"/>
          <w:b/>
          <w:bCs/>
          <w:sz w:val="24"/>
          <w:szCs w:val="24"/>
          <w:u w:val="single"/>
          <w:lang w:val="en-CA"/>
        </w:rPr>
      </w:pPr>
      <w:r w:rsidRPr="00003215">
        <w:rPr>
          <w:rFonts w:ascii="Arial" w:eastAsia="Calibri" w:hAnsi="Arial" w:cs="Arial"/>
          <w:b/>
          <w:bCs/>
          <w:color w:val="000000" w:themeColor="text1"/>
          <w:sz w:val="24"/>
          <w:szCs w:val="24"/>
          <w:u w:val="single"/>
          <w:lang w:val="en-CA"/>
        </w:rPr>
        <w:t>References for Microsoft standards and practices</w:t>
      </w:r>
    </w:p>
    <w:p w14:paraId="6D2587D3" w14:textId="0200113A" w:rsidR="77F731F4" w:rsidRDefault="77F731F4" w:rsidP="46339587">
      <w:pPr>
        <w:spacing w:after="0"/>
        <w:jc w:val="center"/>
      </w:pPr>
    </w:p>
    <w:p w14:paraId="0AE5DFFA" w14:textId="77777777" w:rsidR="00003215" w:rsidRPr="00003215" w:rsidRDefault="00003215" w:rsidP="00003215">
      <w:pPr>
        <w:spacing w:after="200" w:line="240" w:lineRule="auto"/>
        <w:rPr>
          <w:rFonts w:ascii="Arial" w:eastAsia="Arial" w:hAnsi="Arial" w:cs="Arial"/>
          <w:lang w:val="en-CA"/>
        </w:rPr>
      </w:pPr>
      <w:r w:rsidRPr="00003215">
        <w:rPr>
          <w:rFonts w:ascii="Arial" w:eastAsia="Arial" w:hAnsi="Arial" w:cs="Arial"/>
          <w:lang w:val="en-CA"/>
        </w:rPr>
        <w:t>Data, privacy, and security for Azure OpenAI Service - Azure AI services | Microsoft Learn</w:t>
      </w:r>
    </w:p>
    <w:p w14:paraId="2FCE2ECC" w14:textId="77777777" w:rsidR="00003215" w:rsidRPr="00003215" w:rsidRDefault="00003215" w:rsidP="00003215">
      <w:pPr>
        <w:spacing w:after="200" w:line="240" w:lineRule="auto"/>
        <w:rPr>
          <w:rFonts w:ascii="Arial" w:eastAsia="Arial" w:hAnsi="Arial" w:cs="Arial"/>
          <w:lang w:val="en-CA"/>
        </w:rPr>
      </w:pPr>
      <w:r w:rsidRPr="00003215">
        <w:rPr>
          <w:rFonts w:ascii="Arial" w:eastAsia="Arial" w:hAnsi="Arial" w:cs="Arial"/>
          <w:lang w:val="en-CA"/>
        </w:rPr>
        <w:t>Overview of Responsible AI practices for Azure OpenAI models - Azure AI services | Microsoft Learn</w:t>
      </w:r>
    </w:p>
    <w:p w14:paraId="13E60BB3" w14:textId="77777777" w:rsidR="00003215" w:rsidRPr="00003215" w:rsidRDefault="00003215" w:rsidP="00003215">
      <w:pPr>
        <w:spacing w:after="200" w:line="240" w:lineRule="auto"/>
        <w:rPr>
          <w:rFonts w:ascii="Arial" w:eastAsia="Arial" w:hAnsi="Arial" w:cs="Arial"/>
          <w:lang w:val="en-CA"/>
        </w:rPr>
      </w:pPr>
      <w:r w:rsidRPr="00003215">
        <w:rPr>
          <w:rFonts w:ascii="Arial" w:eastAsia="Arial" w:hAnsi="Arial" w:cs="Arial"/>
          <w:lang w:val="en-CA"/>
        </w:rPr>
        <w:t>Code of Conduct for Microsoft AI Services | Microsoft Learn</w:t>
      </w:r>
    </w:p>
    <w:p w14:paraId="488005CB" w14:textId="7B5B7F5B" w:rsidR="46339587" w:rsidRDefault="00003215" w:rsidP="00003215">
      <w:pPr>
        <w:spacing w:after="200" w:line="240" w:lineRule="auto"/>
        <w:rPr>
          <w:rFonts w:ascii="Arial" w:eastAsia="Arial" w:hAnsi="Arial" w:cs="Arial"/>
          <w:lang w:val="en-CA"/>
        </w:rPr>
      </w:pPr>
      <w:r w:rsidRPr="00003215">
        <w:rPr>
          <w:rFonts w:ascii="Arial" w:eastAsia="Arial" w:hAnsi="Arial" w:cs="Arial"/>
          <w:lang w:val="en-CA"/>
        </w:rPr>
        <w:t>Using your data with Azure OpenAI in Azure AI Foundry Models - Azure OpenAI | Microsoft Learn</w:t>
      </w:r>
    </w:p>
    <w:p w14:paraId="1DC8A703" w14:textId="78562AE6" w:rsidR="46339587" w:rsidRDefault="46339587" w:rsidP="46339587">
      <w:pPr>
        <w:spacing w:after="200" w:line="240" w:lineRule="auto"/>
        <w:rPr>
          <w:rFonts w:ascii="Arial" w:eastAsia="Arial" w:hAnsi="Arial" w:cs="Arial"/>
          <w:lang w:val="en-CA"/>
        </w:rPr>
      </w:pPr>
    </w:p>
    <w:p w14:paraId="6462E3D8" w14:textId="77777777" w:rsidR="00FD1E3E" w:rsidRPr="006F4359" w:rsidRDefault="00FD1E3E" w:rsidP="00AF5C25">
      <w:pPr>
        <w:rPr>
          <w:lang w:val="en-CA" w:eastAsia="en-CA"/>
        </w:rPr>
      </w:pPr>
    </w:p>
    <w:p w14:paraId="7D84CB2F" w14:textId="4605D46A" w:rsidR="00C46954" w:rsidRPr="0077230E" w:rsidRDefault="00167B0D" w:rsidP="00C46954">
      <w:pPr>
        <w:pStyle w:val="Heading2"/>
        <w:rPr>
          <w:rFonts w:ascii="Arial" w:hAnsi="Arial" w:cs="Arial"/>
          <w:lang w:eastAsia="en-CA"/>
        </w:rPr>
      </w:pPr>
      <w:r w:rsidRPr="00C34F29">
        <w:rPr>
          <w:lang w:eastAsia="en-CA"/>
        </w:rPr>
        <w:br w:type="page"/>
      </w:r>
      <w:bookmarkStart w:id="298" w:name="_Toc207796750"/>
      <w:r w:rsidR="00C46954" w:rsidRPr="00C34F29">
        <w:rPr>
          <w:rFonts w:ascii="Arial" w:hAnsi="Arial" w:cs="Arial"/>
          <w:lang w:eastAsia="en-CA"/>
        </w:rPr>
        <w:lastRenderedPageBreak/>
        <w:t xml:space="preserve">Annex G: </w:t>
      </w:r>
      <w:r w:rsidR="00C6634A" w:rsidRPr="00C34F29">
        <w:rPr>
          <w:rFonts w:ascii="Arial" w:hAnsi="Arial" w:cs="Arial"/>
          <w:lang w:eastAsia="en-CA"/>
        </w:rPr>
        <w:t xml:space="preserve">Azure Content </w:t>
      </w:r>
      <w:r w:rsidR="00C6634A" w:rsidRPr="0077230E">
        <w:rPr>
          <w:rFonts w:ascii="Arial" w:hAnsi="Arial" w:cs="Arial"/>
          <w:lang w:eastAsia="en-CA"/>
        </w:rPr>
        <w:t>Filtering</w:t>
      </w:r>
      <w:bookmarkEnd w:id="298"/>
    </w:p>
    <w:p w14:paraId="572B0BD2" w14:textId="77777777" w:rsidR="00A76BE6" w:rsidRPr="00E437E7" w:rsidRDefault="00A76BE6" w:rsidP="00A76BE6">
      <w:pPr>
        <w:spacing w:after="0" w:line="240" w:lineRule="auto"/>
        <w:rPr>
          <w:rFonts w:ascii="Arial" w:eastAsia="Calibri" w:hAnsi="Arial" w:cs="Arial"/>
          <w:color w:val="000000" w:themeColor="text1"/>
          <w:lang w:val="en-CA"/>
        </w:rPr>
      </w:pPr>
      <w:r w:rsidRPr="00E437E7">
        <w:rPr>
          <w:rFonts w:ascii="Arial" w:eastAsia="Calibri" w:hAnsi="Arial" w:cs="Arial"/>
          <w:color w:val="000000" w:themeColor="text1"/>
          <w:lang w:val="en-CA"/>
        </w:rPr>
        <w:t xml:space="preserve">See the matrix monitor below for an example of incident tracking. </w:t>
      </w:r>
      <w:r>
        <w:rPr>
          <w:rFonts w:ascii="Arial" w:eastAsia="Calibri" w:hAnsi="Arial" w:cs="Arial"/>
          <w:color w:val="000000" w:themeColor="text1"/>
          <w:lang w:val="en-CA"/>
        </w:rPr>
        <w:t>I</w:t>
      </w:r>
      <w:r w:rsidRPr="00E437E7">
        <w:rPr>
          <w:rFonts w:ascii="Arial" w:eastAsia="Calibri" w:hAnsi="Arial" w:cs="Arial"/>
          <w:color w:val="000000" w:themeColor="text1"/>
          <w:lang w:val="en-CA"/>
        </w:rPr>
        <w:t>f the system detects any prompt that complies with content filtering configuration, it will block the tool from generating a response to the content, presenting the user with an error message, flag it by type of violation and send a notification via email to the admin. AI</w:t>
      </w:r>
      <w:r>
        <w:rPr>
          <w:rFonts w:ascii="Arial" w:eastAsia="Calibri" w:hAnsi="Arial" w:cs="Arial"/>
          <w:color w:val="000000" w:themeColor="text1"/>
          <w:lang w:val="en-CA"/>
        </w:rPr>
        <w:t xml:space="preserve"> Centre of Expertise (AICoE)</w:t>
      </w:r>
      <w:r w:rsidRPr="00E437E7">
        <w:rPr>
          <w:rFonts w:ascii="Arial" w:eastAsia="Calibri" w:hAnsi="Arial" w:cs="Arial"/>
          <w:color w:val="000000" w:themeColor="text1"/>
          <w:lang w:val="en-CA"/>
        </w:rPr>
        <w:t xml:space="preserve"> management will</w:t>
      </w:r>
      <w:r>
        <w:rPr>
          <w:rFonts w:ascii="Arial" w:eastAsia="Calibri" w:hAnsi="Arial" w:cs="Arial"/>
          <w:color w:val="000000" w:themeColor="text1"/>
          <w:lang w:val="en-CA"/>
        </w:rPr>
        <w:t xml:space="preserve"> then</w:t>
      </w:r>
      <w:r w:rsidRPr="00E437E7">
        <w:rPr>
          <w:rFonts w:ascii="Arial" w:eastAsia="Calibri" w:hAnsi="Arial" w:cs="Arial"/>
          <w:color w:val="000000" w:themeColor="text1"/>
          <w:lang w:val="en-CA"/>
        </w:rPr>
        <w:t xml:space="preserve"> take necessary action as per ESDC policy and guidelines. This tool will track incidents. Also, an incident can be reported via </w:t>
      </w:r>
      <w:r>
        <w:rPr>
          <w:rFonts w:ascii="Arial" w:eastAsia="Calibri" w:hAnsi="Arial" w:cs="Arial"/>
          <w:color w:val="000000" w:themeColor="text1"/>
          <w:lang w:val="en-CA"/>
        </w:rPr>
        <w:t>National Service Desk (</w:t>
      </w:r>
      <w:r w:rsidRPr="00E437E7">
        <w:rPr>
          <w:rFonts w:ascii="Arial" w:eastAsia="Calibri" w:hAnsi="Arial" w:cs="Arial"/>
          <w:color w:val="000000" w:themeColor="text1"/>
          <w:lang w:val="en-CA"/>
        </w:rPr>
        <w:t>NSD</w:t>
      </w:r>
      <w:r>
        <w:rPr>
          <w:rFonts w:ascii="Arial" w:eastAsia="Calibri" w:hAnsi="Arial" w:cs="Arial"/>
          <w:color w:val="000000" w:themeColor="text1"/>
          <w:lang w:val="en-CA"/>
        </w:rPr>
        <w:t>)</w:t>
      </w:r>
      <w:r w:rsidRPr="00E437E7">
        <w:rPr>
          <w:rFonts w:ascii="Arial" w:eastAsia="Calibri" w:hAnsi="Arial" w:cs="Arial"/>
          <w:color w:val="000000" w:themeColor="text1"/>
          <w:lang w:val="en-CA"/>
        </w:rPr>
        <w:t xml:space="preserve"> ticket directed to AIcoE GD mailbox.</w:t>
      </w:r>
    </w:p>
    <w:p w14:paraId="297157F3" w14:textId="77777777" w:rsidR="00A76BE6" w:rsidRDefault="00A76BE6" w:rsidP="00A76BE6">
      <w:pPr>
        <w:spacing w:after="0"/>
        <w:rPr>
          <w:rFonts w:ascii="Arial" w:eastAsia="Calibri" w:hAnsi="Arial" w:cs="Arial"/>
          <w:color w:val="000000" w:themeColor="text1"/>
        </w:rPr>
      </w:pPr>
    </w:p>
    <w:p w14:paraId="7C47C4E3" w14:textId="77777777" w:rsidR="00A76BE6" w:rsidRDefault="00A76BE6" w:rsidP="00A76BE6">
      <w:pPr>
        <w:spacing w:after="0"/>
        <w:rPr>
          <w:rFonts w:ascii="Arial" w:eastAsia="Calibri" w:hAnsi="Arial" w:cs="Arial"/>
          <w:color w:val="000000" w:themeColor="text1"/>
        </w:rPr>
      </w:pPr>
      <w:r w:rsidRPr="492979FC">
        <w:rPr>
          <w:rFonts w:ascii="Arial" w:eastAsia="Calibri" w:hAnsi="Arial" w:cs="Arial"/>
          <w:color w:val="000000" w:themeColor="text1"/>
        </w:rPr>
        <w:t>In the first response, EVA recognizes the prompt and does not provide any response. It blocks the content by generating Error 400. Client Error model error</w:t>
      </w:r>
      <w:r w:rsidRPr="46339587">
        <w:rPr>
          <w:rFonts w:ascii="Arial" w:eastAsia="Calibri" w:hAnsi="Arial" w:cs="Arial"/>
          <w:color w:val="000000" w:themeColor="text1"/>
        </w:rPr>
        <w:t>. Please refer to Annex F, Figure 2.</w:t>
      </w:r>
      <w:r w:rsidRPr="492979FC">
        <w:rPr>
          <w:rFonts w:ascii="Arial" w:eastAsia="Calibri" w:hAnsi="Arial" w:cs="Arial"/>
          <w:color w:val="000000" w:themeColor="text1"/>
        </w:rPr>
        <w:t xml:space="preserve"> Secondly an alert is generated to the admin of EVA infrastructure</w:t>
      </w:r>
      <w:r w:rsidRPr="46339587">
        <w:rPr>
          <w:rFonts w:ascii="Arial" w:eastAsia="Calibri" w:hAnsi="Arial" w:cs="Arial"/>
          <w:color w:val="000000" w:themeColor="text1"/>
        </w:rPr>
        <w:t>. Please refer to Annex F., Figure</w:t>
      </w:r>
      <w:r w:rsidRPr="492979FC">
        <w:rPr>
          <w:rFonts w:ascii="Arial" w:eastAsia="Calibri" w:hAnsi="Arial" w:cs="Arial"/>
          <w:color w:val="000000" w:themeColor="text1"/>
        </w:rPr>
        <w:t xml:space="preserve"> 3 saying Azure Monitor Alert EVA Chat Blocked Calls. The overall progression of EVA chat and blocked and flagged prompts can be seen in </w:t>
      </w:r>
      <w:r w:rsidRPr="46339587">
        <w:rPr>
          <w:rFonts w:ascii="Arial" w:eastAsia="Calibri" w:hAnsi="Arial" w:cs="Arial"/>
          <w:color w:val="000000" w:themeColor="text1"/>
        </w:rPr>
        <w:t xml:space="preserve">Annex F, </w:t>
      </w:r>
      <w:r w:rsidRPr="492979FC">
        <w:rPr>
          <w:rFonts w:ascii="Arial" w:eastAsia="Calibri" w:hAnsi="Arial" w:cs="Arial"/>
          <w:color w:val="000000" w:themeColor="text1"/>
        </w:rPr>
        <w:t>figure 1.</w:t>
      </w:r>
    </w:p>
    <w:p w14:paraId="685940D5" w14:textId="77777777" w:rsidR="00A76BE6" w:rsidRDefault="00A76BE6" w:rsidP="00A76BE6">
      <w:pPr>
        <w:spacing w:after="0"/>
        <w:rPr>
          <w:rFonts w:ascii="Arial" w:hAnsi="Arial" w:cs="Arial"/>
        </w:rPr>
      </w:pPr>
    </w:p>
    <w:p w14:paraId="43191BB2" w14:textId="77777777" w:rsidR="00A76BE6" w:rsidRPr="00066ADF" w:rsidRDefault="00A76BE6" w:rsidP="00A76BE6">
      <w:pPr>
        <w:spacing w:after="0"/>
        <w:rPr>
          <w:rFonts w:ascii="Arial" w:hAnsi="Arial" w:cs="Arial"/>
        </w:rPr>
      </w:pPr>
      <w:r w:rsidRPr="00066ADF">
        <w:rPr>
          <w:rFonts w:ascii="Arial" w:hAnsi="Arial" w:cs="Arial"/>
        </w:rPr>
        <w:t xml:space="preserve">Please refer to this document related to content filter. We are monitoring all the ones mentioned below. </w:t>
      </w:r>
    </w:p>
    <w:p w14:paraId="35486038" w14:textId="77777777" w:rsidR="00A76BE6" w:rsidRPr="00066ADF" w:rsidRDefault="00A76BE6" w:rsidP="00A76BE6">
      <w:pPr>
        <w:spacing w:after="0"/>
        <w:rPr>
          <w:rFonts w:ascii="Arial" w:hAnsi="Arial" w:cs="Arial"/>
        </w:rPr>
      </w:pPr>
    </w:p>
    <w:p w14:paraId="34A0150B" w14:textId="77777777" w:rsidR="00A76BE6" w:rsidRPr="00066ADF" w:rsidRDefault="00A76BE6" w:rsidP="00A76BE6">
      <w:pPr>
        <w:spacing w:after="0"/>
        <w:rPr>
          <w:rFonts w:ascii="Arial" w:eastAsia="Calibri" w:hAnsi="Arial" w:cs="Arial"/>
        </w:rPr>
      </w:pPr>
      <w:hyperlink r:id="rId71" w:history="1">
        <w:r w:rsidRPr="00066ADF">
          <w:rPr>
            <w:rStyle w:val="Hyperlink"/>
            <w:rFonts w:ascii="Arial" w:eastAsia="Calibri" w:hAnsi="Arial" w:cs="Arial"/>
          </w:rPr>
          <w:t>Azure OpenAI Service content filtering - Azure OpenAI | Microsoft Learn</w:t>
        </w:r>
      </w:hyperlink>
    </w:p>
    <w:p w14:paraId="7C541285" w14:textId="77777777" w:rsidR="00A76BE6" w:rsidRPr="00066ADF" w:rsidRDefault="00A76BE6" w:rsidP="00A76BE6">
      <w:pPr>
        <w:shd w:val="clear" w:color="auto" w:fill="FFFFFF" w:themeFill="background1"/>
        <w:spacing w:before="240" w:after="0"/>
        <w:rPr>
          <w:rFonts w:ascii="Arial" w:eastAsia="Arial" w:hAnsi="Arial" w:cs="Arial"/>
          <w:color w:val="161616"/>
        </w:rPr>
      </w:pPr>
      <w:r w:rsidRPr="00066ADF">
        <w:rPr>
          <w:rFonts w:ascii="Arial" w:eastAsia="Arial" w:hAnsi="Arial" w:cs="Arial"/>
          <w:color w:val="161616"/>
        </w:rPr>
        <w:t>The content filtering system integrated in the Azure OpenAI Service contains:</w:t>
      </w:r>
    </w:p>
    <w:p w14:paraId="40577C1E" w14:textId="77777777" w:rsidR="00A76BE6" w:rsidRPr="00066ADF" w:rsidRDefault="00A76BE6" w:rsidP="00DF49EE">
      <w:pPr>
        <w:pStyle w:val="ListParagraph"/>
        <w:numPr>
          <w:ilvl w:val="0"/>
          <w:numId w:val="29"/>
        </w:numPr>
        <w:shd w:val="clear" w:color="auto" w:fill="FFFFFF" w:themeFill="background1"/>
        <w:spacing w:after="0"/>
        <w:rPr>
          <w:rFonts w:ascii="Arial" w:eastAsia="Arial" w:hAnsi="Arial" w:cs="Arial"/>
          <w:color w:val="161616"/>
        </w:rPr>
      </w:pPr>
      <w:r w:rsidRPr="00066ADF">
        <w:rPr>
          <w:rFonts w:ascii="Arial" w:eastAsia="Arial" w:hAnsi="Arial" w:cs="Arial"/>
          <w:color w:val="161616"/>
        </w:rPr>
        <w:t>Neural multi-class classification models aimed at detecting and filtering harmful content; the models cover four categories (hate, sexual, violence, and self-harm) across four severity levels (safe, low, medium, and high). Content detected at the 'safe' severity level is labeled in annotations but isn't subject to filtering and isn't configurable.</w:t>
      </w:r>
    </w:p>
    <w:p w14:paraId="774151DA" w14:textId="77777777" w:rsidR="00A76BE6" w:rsidRPr="00066ADF" w:rsidRDefault="00A76BE6" w:rsidP="00DF49EE">
      <w:pPr>
        <w:pStyle w:val="ListParagraph"/>
        <w:numPr>
          <w:ilvl w:val="0"/>
          <w:numId w:val="29"/>
        </w:numPr>
        <w:shd w:val="clear" w:color="auto" w:fill="FFFFFF" w:themeFill="background1"/>
        <w:spacing w:after="0"/>
        <w:rPr>
          <w:rFonts w:ascii="Arial" w:eastAsia="Segoe UI" w:hAnsi="Arial" w:cs="Arial"/>
          <w:color w:val="161616"/>
        </w:rPr>
      </w:pPr>
      <w:r w:rsidRPr="00066ADF">
        <w:rPr>
          <w:rFonts w:ascii="Arial" w:eastAsia="Arial" w:hAnsi="Arial" w:cs="Arial"/>
          <w:color w:val="161616"/>
        </w:rPr>
        <w:t>Other optional classification models aimed at detecting jailbreak risk and known content for text and code; these models are binary classifiers that flag whether user or model behavior qualifies as a jailbreak attack or match to known text or source code. The use of these models is optional, but use of protected material code model may be required for Customer Copyright Commitment coverage</w:t>
      </w:r>
      <w:r w:rsidRPr="00066ADF">
        <w:rPr>
          <w:rFonts w:ascii="Arial" w:eastAsia="Segoe UI" w:hAnsi="Arial" w:cs="Arial"/>
          <w:color w:val="161616"/>
        </w:rPr>
        <w:t>.</w:t>
      </w:r>
    </w:p>
    <w:p w14:paraId="2991CFEE" w14:textId="77777777" w:rsidR="00A76BE6" w:rsidRDefault="00A76BE6" w:rsidP="00C34F29">
      <w:pPr>
        <w:spacing w:after="200" w:line="240" w:lineRule="auto"/>
        <w:rPr>
          <w:rFonts w:ascii="Arial" w:eastAsia="Arial" w:hAnsi="Arial" w:cs="Arial"/>
          <w:lang w:val="en-CA"/>
        </w:rPr>
      </w:pPr>
    </w:p>
    <w:p w14:paraId="3EF4AD56" w14:textId="257B5D5B" w:rsidR="00C34F29" w:rsidRDefault="00C34F29" w:rsidP="00C34F29">
      <w:pPr>
        <w:spacing w:after="200" w:line="240" w:lineRule="auto"/>
        <w:rPr>
          <w:rFonts w:ascii="Arial" w:eastAsia="Arial" w:hAnsi="Arial" w:cs="Arial"/>
          <w:lang w:val="en-CA"/>
        </w:rPr>
      </w:pPr>
      <w:r w:rsidRPr="46339587">
        <w:rPr>
          <w:rFonts w:ascii="Arial" w:eastAsia="Arial" w:hAnsi="Arial" w:cs="Arial"/>
          <w:lang w:val="en-CA"/>
        </w:rPr>
        <w:t xml:space="preserve">Content Filtering </w:t>
      </w:r>
    </w:p>
    <w:p w14:paraId="4BAA9063" w14:textId="77777777" w:rsidR="00C34F29" w:rsidRDefault="00C34F29" w:rsidP="00C34F29">
      <w:pPr>
        <w:spacing w:after="0"/>
        <w:rPr>
          <w:rFonts w:ascii="Arial" w:eastAsia="Calibri" w:hAnsi="Arial" w:cs="Arial"/>
          <w:color w:val="000000" w:themeColor="text1"/>
        </w:rPr>
      </w:pPr>
    </w:p>
    <w:p w14:paraId="6971FF21" w14:textId="77777777" w:rsidR="00C34F29" w:rsidRDefault="00C34F29" w:rsidP="00C34F29">
      <w:pPr>
        <w:spacing w:after="0"/>
        <w:jc w:val="center"/>
      </w:pPr>
      <w:r>
        <w:rPr>
          <w:noProof/>
        </w:rPr>
        <w:drawing>
          <wp:inline distT="0" distB="0" distL="0" distR="0" wp14:anchorId="4A6D1CFD" wp14:editId="0138044E">
            <wp:extent cx="5686425" cy="3333750"/>
            <wp:effectExtent l="0" t="0" r="0" b="0"/>
            <wp:docPr id="1049329729" name="Picture 10493297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29729" name="Picture 1049329729" descr="A screenshot of a computer screen&#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686425" cy="3333750"/>
                    </a:xfrm>
                    <a:prstGeom prst="rect">
                      <a:avLst/>
                    </a:prstGeom>
                  </pic:spPr>
                </pic:pic>
              </a:graphicData>
            </a:graphic>
          </wp:inline>
        </w:drawing>
      </w:r>
    </w:p>
    <w:p w14:paraId="555574AC" w14:textId="77777777" w:rsidR="00C34F29" w:rsidRDefault="00C34F29" w:rsidP="00C34F29">
      <w:pPr>
        <w:spacing w:after="0"/>
        <w:jc w:val="center"/>
      </w:pPr>
      <w:r>
        <w:t>Figure 1</w:t>
      </w:r>
    </w:p>
    <w:p w14:paraId="4A69C29A" w14:textId="77777777" w:rsidR="00C34F29" w:rsidRDefault="00C34F29" w:rsidP="00C34F29">
      <w:pPr>
        <w:spacing w:after="0"/>
        <w:rPr>
          <w:b/>
          <w:bCs/>
          <w:i/>
          <w:iCs/>
        </w:rPr>
      </w:pPr>
      <w:r>
        <w:t>The content will be flagged into the EVA Chat matrix It is monitored and alerted</w:t>
      </w:r>
      <w:r w:rsidRPr="46339587">
        <w:rPr>
          <w:b/>
          <w:bCs/>
          <w:i/>
          <w:iCs/>
        </w:rPr>
        <w:t xml:space="preserve"> (EsPAICoE-OpenAI-Prd is the subscription where EVA chat resiseds)</w:t>
      </w:r>
    </w:p>
    <w:p w14:paraId="565B58CC" w14:textId="77777777" w:rsidR="00C34F29" w:rsidRDefault="00C34F29" w:rsidP="00C34F29">
      <w:pPr>
        <w:spacing w:after="0"/>
      </w:pPr>
      <w:r>
        <w:t>Total Calls (Sum), EsPAICoE-OpenAI-Prd</w:t>
      </w:r>
    </w:p>
    <w:p w14:paraId="096A758F" w14:textId="77777777" w:rsidR="00C34F29" w:rsidRDefault="00C34F29" w:rsidP="00C34F29">
      <w:pPr>
        <w:spacing w:after="0"/>
      </w:pPr>
      <w:r w:rsidRPr="46339587">
        <w:rPr>
          <w:b/>
          <w:bCs/>
          <w:i/>
          <w:iCs/>
        </w:rPr>
        <w:t xml:space="preserve"> Harmful Volume Detected (Sum)</w:t>
      </w:r>
      <w:r>
        <w:t>, EsPAICoE-OpenAI-Prd</w:t>
      </w:r>
    </w:p>
    <w:p w14:paraId="542CB48F" w14:textId="77777777" w:rsidR="00C34F29" w:rsidRDefault="00C34F29" w:rsidP="00C34F29">
      <w:pPr>
        <w:spacing w:after="0"/>
      </w:pPr>
      <w:r>
        <w:t xml:space="preserve"> Total Errors (Sum), EsPAICoE-OpenAI-Prd</w:t>
      </w:r>
    </w:p>
    <w:p w14:paraId="5217A1F9" w14:textId="77777777" w:rsidR="00C34F29" w:rsidRDefault="00C34F29" w:rsidP="00C34F29">
      <w:pPr>
        <w:spacing w:after="0"/>
      </w:pPr>
    </w:p>
    <w:p w14:paraId="6FADA6FE" w14:textId="77777777" w:rsidR="00C34F29" w:rsidRDefault="00C34F29" w:rsidP="00C34F29">
      <w:pPr>
        <w:spacing w:after="0"/>
      </w:pPr>
      <w:r>
        <w:t>Sample of blocked content response by EVA</w:t>
      </w:r>
    </w:p>
    <w:p w14:paraId="73EC60CC" w14:textId="77777777" w:rsidR="00C34F29" w:rsidRDefault="00C34F29" w:rsidP="00C34F29">
      <w:pPr>
        <w:spacing w:after="0"/>
      </w:pPr>
    </w:p>
    <w:p w14:paraId="4E4A5C22" w14:textId="77777777" w:rsidR="00C34F29" w:rsidRDefault="00C34F29" w:rsidP="00C34F29">
      <w:pPr>
        <w:spacing w:after="0"/>
        <w:jc w:val="center"/>
      </w:pPr>
      <w:r>
        <w:rPr>
          <w:noProof/>
        </w:rPr>
        <w:lastRenderedPageBreak/>
        <w:drawing>
          <wp:inline distT="0" distB="0" distL="0" distR="0" wp14:anchorId="69F1473E" wp14:editId="68470CE2">
            <wp:extent cx="5943600" cy="1362075"/>
            <wp:effectExtent l="0" t="0" r="0" b="0"/>
            <wp:docPr id="424373929" name="Picture 1134610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461056"/>
                    <pic:cNvPicPr/>
                  </pic:nvPicPr>
                  <pic:blipFill>
                    <a:blip r:embed="rId73">
                      <a:extLst>
                        <a:ext uri="{28A0092B-C50C-407E-A947-70E740481C1C}">
                          <a14:useLocalDpi xmlns:a14="http://schemas.microsoft.com/office/drawing/2010/main" val="0"/>
                        </a:ext>
                      </a:extLst>
                    </a:blip>
                    <a:stretch>
                      <a:fillRect/>
                    </a:stretch>
                  </pic:blipFill>
                  <pic:spPr>
                    <a:xfrm>
                      <a:off x="0" y="0"/>
                      <a:ext cx="5943600" cy="1362075"/>
                    </a:xfrm>
                    <a:prstGeom prst="rect">
                      <a:avLst/>
                    </a:prstGeom>
                  </pic:spPr>
                </pic:pic>
              </a:graphicData>
            </a:graphic>
          </wp:inline>
        </w:drawing>
      </w:r>
      <w:r>
        <w:t>Figure 2</w:t>
      </w:r>
    </w:p>
    <w:p w14:paraId="15BD5F18" w14:textId="77777777" w:rsidR="00C34F29" w:rsidRDefault="00C34F29" w:rsidP="00C34F29">
      <w:pPr>
        <w:spacing w:after="0"/>
      </w:pPr>
    </w:p>
    <w:p w14:paraId="1CF5CDEC" w14:textId="77777777" w:rsidR="00C34F29" w:rsidRDefault="00C34F29" w:rsidP="00C34F29">
      <w:pPr>
        <w:spacing w:after="0"/>
      </w:pPr>
      <w:r>
        <w:t>Alert generated based on the blocked prompt:</w:t>
      </w:r>
    </w:p>
    <w:p w14:paraId="1CE9A509" w14:textId="58E3309C" w:rsidR="00C34F29" w:rsidRDefault="00B72CE9" w:rsidP="00C34F29">
      <w:pPr>
        <w:spacing w:after="0"/>
      </w:pPr>
      <w:r>
        <w:rPr>
          <w:noProof/>
        </w:rPr>
        <w:drawing>
          <wp:inline distT="0" distB="0" distL="0" distR="0" wp14:anchorId="1ECCBB13" wp14:editId="2C487590">
            <wp:extent cx="5505452" cy="4552950"/>
            <wp:effectExtent l="0" t="0" r="0" b="0"/>
            <wp:docPr id="152765295" name="Picture 15276529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5295" name="Picture 152765295" descr="A screenshot of a computer&#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5505452" cy="4552950"/>
                    </a:xfrm>
                    <a:prstGeom prst="rect">
                      <a:avLst/>
                    </a:prstGeom>
                  </pic:spPr>
                </pic:pic>
              </a:graphicData>
            </a:graphic>
          </wp:inline>
        </w:drawing>
      </w:r>
    </w:p>
    <w:p w14:paraId="707FBB09" w14:textId="77777777" w:rsidR="0077230E" w:rsidRDefault="0077230E" w:rsidP="0077230E">
      <w:pPr>
        <w:spacing w:after="0"/>
        <w:jc w:val="center"/>
      </w:pPr>
      <w:r>
        <w:t>Figure 3</w:t>
      </w:r>
    </w:p>
    <w:p w14:paraId="4F99EE51" w14:textId="20303DFD" w:rsidR="00C46954" w:rsidRPr="0077230E" w:rsidRDefault="00C46954">
      <w:pPr>
        <w:rPr>
          <w:lang w:val="en-CA" w:eastAsia="en-CA"/>
        </w:rPr>
      </w:pPr>
      <w:r w:rsidRPr="0077230E">
        <w:rPr>
          <w:lang w:val="en-CA" w:eastAsia="en-CA"/>
        </w:rPr>
        <w:br w:type="page"/>
      </w:r>
    </w:p>
    <w:p w14:paraId="1A1C1A06" w14:textId="77777777" w:rsidR="00167B0D" w:rsidRPr="0077230E" w:rsidRDefault="00167B0D" w:rsidP="00EF0EC9">
      <w:pPr>
        <w:rPr>
          <w:lang w:val="en-CA" w:eastAsia="en-CA"/>
        </w:rPr>
      </w:pPr>
    </w:p>
    <w:p w14:paraId="6ACD5186" w14:textId="5EBAF36B" w:rsidR="00AF5C25" w:rsidRPr="00684F08" w:rsidRDefault="00AF5C25" w:rsidP="00AF5C25">
      <w:pPr>
        <w:pStyle w:val="Heading2"/>
        <w:rPr>
          <w:rFonts w:ascii="Arial" w:hAnsi="Arial" w:cs="Arial"/>
          <w:lang w:eastAsia="en-CA"/>
        </w:rPr>
      </w:pPr>
      <w:bookmarkStart w:id="299" w:name="_Toc207796751"/>
      <w:r w:rsidRPr="00684F08">
        <w:rPr>
          <w:rFonts w:ascii="Arial" w:hAnsi="Arial" w:cs="Arial"/>
          <w:lang w:eastAsia="en-CA"/>
        </w:rPr>
        <w:t>Annex </w:t>
      </w:r>
      <w:r w:rsidR="00C46954" w:rsidRPr="4EDAB5CC">
        <w:rPr>
          <w:rFonts w:ascii="Arial" w:hAnsi="Arial" w:cs="Arial"/>
          <w:lang w:eastAsia="en-CA"/>
        </w:rPr>
        <w:t>H</w:t>
      </w:r>
      <w:r w:rsidRPr="00684F08">
        <w:rPr>
          <w:rFonts w:ascii="Arial" w:hAnsi="Arial" w:cs="Arial"/>
          <w:lang w:eastAsia="en-CA"/>
        </w:rPr>
        <w:t>: Summary of the Privacy Impact Assessment (Web Summary)</w:t>
      </w:r>
      <w:bookmarkEnd w:id="299"/>
      <w:r w:rsidRPr="00684F08">
        <w:rPr>
          <w:rFonts w:ascii="Arial" w:hAnsi="Arial" w:cs="Arial"/>
          <w:lang w:eastAsia="en-CA"/>
        </w:rPr>
        <w:t xml:space="preserve"> </w:t>
      </w:r>
    </w:p>
    <w:p w14:paraId="10958ED9" w14:textId="77777777" w:rsidR="00AF5C25" w:rsidRPr="00167B0D" w:rsidRDefault="00AF5C25" w:rsidP="00684F08">
      <w:pPr>
        <w:spacing w:before="240"/>
        <w:rPr>
          <w:rFonts w:ascii="Helvetica" w:hAnsi="Helvetica" w:cs="Helvetica"/>
          <w:b/>
          <w:bCs/>
          <w:sz w:val="28"/>
          <w:szCs w:val="28"/>
          <w:lang w:eastAsia="en-CA"/>
        </w:rPr>
      </w:pPr>
      <w:r w:rsidRPr="00167B0D">
        <w:rPr>
          <w:rFonts w:ascii="Helvetica" w:hAnsi="Helvetica" w:cs="Helvetica"/>
          <w:b/>
          <w:bCs/>
          <w:sz w:val="28"/>
          <w:szCs w:val="28"/>
          <w:lang w:eastAsia="en-CA"/>
        </w:rPr>
        <w:t xml:space="preserve">Title </w:t>
      </w:r>
    </w:p>
    <w:p w14:paraId="36A01C41" w14:textId="3CD12231" w:rsidR="00AF5C25" w:rsidRPr="00C73713" w:rsidRDefault="481C7B28" w:rsidP="00AD7CF8">
      <w:pPr>
        <w:pStyle w:val="ListParagraph"/>
        <w:spacing w:after="0"/>
        <w:ind w:left="0"/>
        <w:rPr>
          <w:rFonts w:ascii="Arial" w:hAnsi="Arial" w:cs="Arial"/>
          <w:i/>
          <w:iCs/>
          <w:color w:val="2F5496" w:themeColor="accent1" w:themeShade="BF"/>
          <w:lang w:eastAsia="en-CA"/>
        </w:rPr>
      </w:pPr>
      <w:r w:rsidRPr="00C73713">
        <w:rPr>
          <w:rFonts w:ascii="Arial" w:hAnsi="Arial" w:cs="Arial"/>
          <w:i/>
          <w:iCs/>
          <w:color w:val="2F5496" w:themeColor="accent1" w:themeShade="BF"/>
          <w:lang w:eastAsia="en-CA"/>
        </w:rPr>
        <w:t>Privacy Impact Assessment Report for</w:t>
      </w:r>
      <w:r w:rsidR="16CB04C7" w:rsidRPr="00C73713">
        <w:rPr>
          <w:rFonts w:ascii="Arial" w:hAnsi="Arial" w:cs="Arial"/>
          <w:i/>
          <w:iCs/>
          <w:color w:val="2F5496" w:themeColor="accent1" w:themeShade="BF"/>
          <w:lang w:eastAsia="en-CA"/>
        </w:rPr>
        <w:t xml:space="preserve"> </w:t>
      </w:r>
      <w:r w:rsidRPr="00C73713">
        <w:rPr>
          <w:rFonts w:ascii="Arial" w:hAnsi="Arial" w:cs="Arial"/>
          <w:i/>
          <w:iCs/>
          <w:color w:val="2F5496" w:themeColor="accent1" w:themeShade="BF"/>
          <w:lang w:eastAsia="en-CA"/>
        </w:rPr>
        <w:t>ESDC Virtual Assistant Chat (EVA)</w:t>
      </w:r>
    </w:p>
    <w:p w14:paraId="3768AB8D" w14:textId="77777777" w:rsidR="00AF5C25" w:rsidRPr="002E6306" w:rsidRDefault="00AF5C25" w:rsidP="00AD7CF8">
      <w:pPr>
        <w:pStyle w:val="ListParagraph"/>
        <w:spacing w:after="0"/>
        <w:ind w:left="0"/>
      </w:pPr>
    </w:p>
    <w:p w14:paraId="458A1411" w14:textId="37EA541C" w:rsidR="00AF5C25" w:rsidRPr="00EF415D" w:rsidRDefault="00AF5C25" w:rsidP="00AF5C25">
      <w:pPr>
        <w:rPr>
          <w:rFonts w:ascii="Helvetica" w:hAnsi="Helvetica" w:cs="Helvetica"/>
          <w:b/>
          <w:bCs/>
          <w:sz w:val="28"/>
          <w:szCs w:val="28"/>
          <w:lang w:eastAsia="en-CA"/>
        </w:rPr>
      </w:pPr>
      <w:r w:rsidRPr="00EF415D">
        <w:rPr>
          <w:rFonts w:ascii="Helvetica" w:hAnsi="Helvetica" w:cs="Helvetica"/>
          <w:b/>
          <w:bCs/>
          <w:sz w:val="28"/>
          <w:szCs w:val="28"/>
          <w:lang w:eastAsia="en-CA"/>
        </w:rPr>
        <w:t>Description</w:t>
      </w:r>
    </w:p>
    <w:p w14:paraId="56B67AE9" w14:textId="7AE1D2F1" w:rsidR="001F73A1" w:rsidRPr="00C73713" w:rsidRDefault="4282D9AF" w:rsidP="001DE3DB">
      <w:pPr>
        <w:spacing w:after="200"/>
        <w:rPr>
          <w:rFonts w:ascii="Arial" w:hAnsi="Arial" w:cs="Arial"/>
          <w:i/>
          <w:iCs/>
          <w:color w:val="2F5496" w:themeColor="accent1" w:themeShade="BF"/>
          <w:lang w:val="en-CA" w:eastAsia="en-CA"/>
        </w:rPr>
      </w:pPr>
      <w:r w:rsidRPr="00C73713">
        <w:rPr>
          <w:rFonts w:ascii="Arial" w:hAnsi="Arial" w:cs="Arial"/>
          <w:i/>
          <w:iCs/>
          <w:color w:val="2F5496" w:themeColor="accent1" w:themeShade="BF"/>
          <w:lang w:val="en-CA" w:eastAsia="en-CA"/>
        </w:rPr>
        <w:t>The ESDC Virtual Assistant (EVA)</w:t>
      </w:r>
      <w:r w:rsidR="006823D1">
        <w:rPr>
          <w:rFonts w:ascii="Arial" w:hAnsi="Arial" w:cs="Arial"/>
          <w:i/>
          <w:iCs/>
          <w:color w:val="2F5496" w:themeColor="accent1" w:themeShade="BF"/>
          <w:lang w:val="en-CA" w:eastAsia="en-CA"/>
        </w:rPr>
        <w:t xml:space="preserve"> Chat</w:t>
      </w:r>
      <w:r w:rsidRPr="00C73713">
        <w:rPr>
          <w:rFonts w:ascii="Arial" w:hAnsi="Arial" w:cs="Arial"/>
          <w:i/>
          <w:iCs/>
          <w:color w:val="2F5496" w:themeColor="accent1" w:themeShade="BF"/>
          <w:lang w:val="en-CA" w:eastAsia="en-CA"/>
        </w:rPr>
        <w:t xml:space="preserve"> is a generative AI service for Employment and Social Development Canada (ESDC) employees to help them with their work tasks</w:t>
      </w:r>
      <w:r w:rsidR="5A82D41A" w:rsidRPr="00C73713">
        <w:rPr>
          <w:rFonts w:ascii="Arial" w:hAnsi="Arial" w:cs="Arial"/>
          <w:i/>
          <w:iCs/>
          <w:color w:val="2F5496" w:themeColor="accent1" w:themeShade="BF"/>
          <w:lang w:val="en-CA" w:eastAsia="en-CA"/>
        </w:rPr>
        <w:t xml:space="preserve"> such as drafting emails and summarizing meetings</w:t>
      </w:r>
      <w:r w:rsidRPr="00C73713">
        <w:rPr>
          <w:rFonts w:ascii="Arial" w:hAnsi="Arial" w:cs="Arial"/>
          <w:i/>
          <w:iCs/>
          <w:color w:val="2F5496" w:themeColor="accent1" w:themeShade="BF"/>
          <w:lang w:val="en-CA" w:eastAsia="en-CA"/>
        </w:rPr>
        <w:t xml:space="preserve">. </w:t>
      </w:r>
    </w:p>
    <w:p w14:paraId="49932DB1" w14:textId="78F57C68" w:rsidR="00AF5C25" w:rsidRPr="00C73713" w:rsidRDefault="4282D9AF" w:rsidP="001DE3DB">
      <w:pPr>
        <w:pStyle w:val="ListParagraph"/>
        <w:spacing w:after="0"/>
        <w:ind w:left="0"/>
        <w:rPr>
          <w:rFonts w:ascii="Arial" w:hAnsi="Arial" w:cs="Arial"/>
          <w:i/>
          <w:iCs/>
          <w:color w:val="2F5496" w:themeColor="accent1" w:themeShade="BF"/>
          <w:lang w:eastAsia="en-CA"/>
        </w:rPr>
      </w:pPr>
      <w:r w:rsidRPr="00C73713">
        <w:rPr>
          <w:rFonts w:ascii="Arial" w:hAnsi="Arial" w:cs="Arial"/>
          <w:i/>
          <w:iCs/>
          <w:color w:val="2F5496" w:themeColor="accent1" w:themeShade="BF"/>
          <w:lang w:eastAsia="en-CA"/>
        </w:rPr>
        <w:t xml:space="preserve">EVA </w:t>
      </w:r>
      <w:r w:rsidR="006823D1">
        <w:rPr>
          <w:rFonts w:ascii="Arial" w:hAnsi="Arial" w:cs="Arial"/>
          <w:i/>
          <w:iCs/>
          <w:color w:val="2F5496" w:themeColor="accent1" w:themeShade="BF"/>
          <w:lang w:eastAsia="en-CA"/>
        </w:rPr>
        <w:t xml:space="preserve">Chat </w:t>
      </w:r>
      <w:r w:rsidR="50ED8683" w:rsidRPr="00C73713">
        <w:rPr>
          <w:rFonts w:ascii="Arial" w:hAnsi="Arial" w:cs="Arial"/>
          <w:i/>
          <w:iCs/>
          <w:color w:val="2F5496" w:themeColor="accent1" w:themeShade="BF"/>
          <w:lang w:eastAsia="en-CA"/>
        </w:rPr>
        <w:t>is a</w:t>
      </w:r>
      <w:r w:rsidR="27AFF5BF" w:rsidRPr="00C73713">
        <w:rPr>
          <w:rFonts w:ascii="Arial" w:hAnsi="Arial" w:cs="Arial"/>
          <w:i/>
          <w:iCs/>
          <w:color w:val="2F5496" w:themeColor="accent1" w:themeShade="BF"/>
          <w:lang w:eastAsia="en-CA"/>
        </w:rPr>
        <w:t xml:space="preserve"> tool internal to ESDC and not connected to the internet</w:t>
      </w:r>
      <w:r w:rsidR="2E7F1517" w:rsidRPr="00C73713">
        <w:rPr>
          <w:rFonts w:ascii="Arial" w:hAnsi="Arial" w:cs="Arial"/>
          <w:i/>
          <w:iCs/>
          <w:color w:val="2F5496" w:themeColor="accent1" w:themeShade="BF"/>
          <w:lang w:eastAsia="en-CA"/>
        </w:rPr>
        <w:t>. It uses a secure environment.</w:t>
      </w:r>
    </w:p>
    <w:p w14:paraId="2E4CB83E" w14:textId="77777777" w:rsidR="00AF5C25" w:rsidRDefault="00AF5C25" w:rsidP="00DA7330">
      <w:pPr>
        <w:pStyle w:val="ListParagraph"/>
        <w:spacing w:after="0"/>
        <w:ind w:left="0"/>
      </w:pPr>
    </w:p>
    <w:p w14:paraId="5044ED4D" w14:textId="4EFBD917" w:rsidR="00AF5C25" w:rsidRPr="00167B0D" w:rsidRDefault="00AF5C25" w:rsidP="00AF5C25">
      <w:pPr>
        <w:rPr>
          <w:rFonts w:ascii="Helvetica" w:hAnsi="Helvetica" w:cs="Helvetica"/>
          <w:b/>
          <w:bCs/>
          <w:sz w:val="28"/>
          <w:szCs w:val="28"/>
          <w:lang w:eastAsia="en-CA"/>
        </w:rPr>
      </w:pPr>
      <w:r w:rsidRPr="00167B0D">
        <w:rPr>
          <w:rFonts w:ascii="Helvetica" w:hAnsi="Helvetica" w:cs="Helvetica"/>
          <w:b/>
          <w:bCs/>
          <w:sz w:val="28"/>
          <w:szCs w:val="28"/>
          <w:lang w:eastAsia="en-CA"/>
        </w:rPr>
        <w:t>Why a privacy impact assessment was completed</w:t>
      </w:r>
    </w:p>
    <w:p w14:paraId="126AD8AA" w14:textId="6B301EAD" w:rsidR="00AF5C25" w:rsidRDefault="082289B3" w:rsidP="001DE3DB">
      <w:pPr>
        <w:pStyle w:val="ListParagraph"/>
        <w:spacing w:after="0"/>
        <w:ind w:left="0"/>
        <w:rPr>
          <w:rFonts w:ascii="Arial" w:hAnsi="Arial" w:cs="Arial"/>
          <w:i/>
          <w:iCs/>
          <w:color w:val="2F5496" w:themeColor="accent1" w:themeShade="BF"/>
          <w:lang w:eastAsia="en-CA"/>
        </w:rPr>
      </w:pPr>
      <w:r w:rsidRPr="001DE3DB">
        <w:rPr>
          <w:rFonts w:ascii="Arial" w:hAnsi="Arial" w:cs="Arial"/>
          <w:i/>
          <w:iCs/>
          <w:color w:val="2F5496" w:themeColor="accent1" w:themeShade="BF"/>
          <w:lang w:eastAsia="en-CA"/>
        </w:rPr>
        <w:t xml:space="preserve">A privacy impact assessment was completed </w:t>
      </w:r>
      <w:r w:rsidR="6021D821" w:rsidRPr="001DE3DB">
        <w:rPr>
          <w:rFonts w:ascii="Arial" w:hAnsi="Arial" w:cs="Arial"/>
          <w:i/>
          <w:iCs/>
          <w:color w:val="2F5496" w:themeColor="accent1" w:themeShade="BF"/>
          <w:lang w:eastAsia="en-CA"/>
        </w:rPr>
        <w:t xml:space="preserve">to look at how EVA </w:t>
      </w:r>
      <w:r w:rsidR="006823D1">
        <w:rPr>
          <w:rFonts w:ascii="Arial" w:hAnsi="Arial" w:cs="Arial"/>
          <w:i/>
          <w:iCs/>
          <w:color w:val="2F5496" w:themeColor="accent1" w:themeShade="BF"/>
          <w:lang w:eastAsia="en-CA"/>
        </w:rPr>
        <w:t xml:space="preserve">Chat handles </w:t>
      </w:r>
      <w:r w:rsidR="6021D821" w:rsidRPr="001DE3DB">
        <w:rPr>
          <w:rFonts w:ascii="Arial" w:hAnsi="Arial" w:cs="Arial"/>
          <w:i/>
          <w:iCs/>
          <w:color w:val="2F5496" w:themeColor="accent1" w:themeShade="BF"/>
          <w:lang w:eastAsia="en-CA"/>
        </w:rPr>
        <w:t>personal information</w:t>
      </w:r>
      <w:r w:rsidR="5E0B251D" w:rsidRPr="001DE3DB">
        <w:rPr>
          <w:rFonts w:ascii="Arial" w:hAnsi="Arial" w:cs="Arial"/>
          <w:i/>
          <w:iCs/>
          <w:color w:val="2F5496" w:themeColor="accent1" w:themeShade="BF"/>
          <w:lang w:eastAsia="en-CA"/>
        </w:rPr>
        <w:t>, to see if the information was secure,</w:t>
      </w:r>
      <w:r w:rsidR="6021D821" w:rsidRPr="001DE3DB">
        <w:rPr>
          <w:rFonts w:ascii="Arial" w:hAnsi="Arial" w:cs="Arial"/>
          <w:i/>
          <w:iCs/>
          <w:color w:val="2F5496" w:themeColor="accent1" w:themeShade="BF"/>
          <w:lang w:eastAsia="en-CA"/>
        </w:rPr>
        <w:t xml:space="preserve"> </w:t>
      </w:r>
      <w:r w:rsidR="4D16F60D" w:rsidRPr="001DE3DB">
        <w:rPr>
          <w:rFonts w:ascii="Arial" w:hAnsi="Arial" w:cs="Arial"/>
          <w:i/>
          <w:iCs/>
          <w:color w:val="2F5496" w:themeColor="accent1" w:themeShade="BF"/>
          <w:lang w:eastAsia="en-CA"/>
        </w:rPr>
        <w:t xml:space="preserve">and to </w:t>
      </w:r>
      <w:r w:rsidR="0E9CB604" w:rsidRPr="001DE3DB">
        <w:rPr>
          <w:rFonts w:ascii="Arial" w:hAnsi="Arial" w:cs="Arial"/>
          <w:i/>
          <w:iCs/>
          <w:color w:val="2F5496" w:themeColor="accent1" w:themeShade="BF"/>
          <w:lang w:eastAsia="en-CA"/>
        </w:rPr>
        <w:t>make sure employees were told not to make decisions</w:t>
      </w:r>
      <w:r w:rsidR="2DBC77A1" w:rsidRPr="001DE3DB">
        <w:rPr>
          <w:rFonts w:ascii="Arial" w:hAnsi="Arial" w:cs="Arial"/>
          <w:i/>
          <w:iCs/>
          <w:color w:val="2F5496" w:themeColor="accent1" w:themeShade="BF"/>
          <w:lang w:eastAsia="en-CA"/>
        </w:rPr>
        <w:t>, especially ones impacting people, using only advice from EVA</w:t>
      </w:r>
      <w:r w:rsidR="005D110E">
        <w:rPr>
          <w:rFonts w:ascii="Arial" w:hAnsi="Arial" w:cs="Arial"/>
          <w:i/>
          <w:iCs/>
          <w:color w:val="2F5496" w:themeColor="accent1" w:themeShade="BF"/>
          <w:lang w:eastAsia="en-CA"/>
        </w:rPr>
        <w:t xml:space="preserve"> Chat</w:t>
      </w:r>
      <w:r w:rsidR="2DBC77A1" w:rsidRPr="001DE3DB">
        <w:rPr>
          <w:rFonts w:ascii="Arial" w:hAnsi="Arial" w:cs="Arial"/>
          <w:i/>
          <w:iCs/>
          <w:color w:val="2F5496" w:themeColor="accent1" w:themeShade="BF"/>
          <w:lang w:eastAsia="en-CA"/>
        </w:rPr>
        <w:t>.</w:t>
      </w:r>
    </w:p>
    <w:p w14:paraId="2806A875" w14:textId="77777777" w:rsidR="00AF5C25" w:rsidRPr="00D70D10" w:rsidRDefault="00AF5C25" w:rsidP="00DA7330">
      <w:pPr>
        <w:pStyle w:val="ListParagraph"/>
        <w:spacing w:after="0"/>
        <w:ind w:left="0"/>
      </w:pPr>
    </w:p>
    <w:p w14:paraId="22795AE9" w14:textId="49B4B586" w:rsidR="00AF5C25" w:rsidRPr="00167B0D" w:rsidRDefault="00AF5C25" w:rsidP="00AF5C25">
      <w:pPr>
        <w:rPr>
          <w:rFonts w:ascii="Helvetica" w:hAnsi="Helvetica" w:cs="Helvetica"/>
          <w:b/>
          <w:bCs/>
          <w:sz w:val="28"/>
          <w:szCs w:val="28"/>
          <w:lang w:eastAsia="en-CA"/>
        </w:rPr>
      </w:pPr>
      <w:r w:rsidRPr="00167B0D">
        <w:rPr>
          <w:rFonts w:ascii="Helvetica" w:hAnsi="Helvetica" w:cs="Helvetica"/>
          <w:b/>
          <w:bCs/>
          <w:sz w:val="28"/>
          <w:szCs w:val="28"/>
          <w:lang w:eastAsia="en-CA"/>
        </w:rPr>
        <w:t>Additional information</w:t>
      </w:r>
    </w:p>
    <w:p w14:paraId="24A15E49" w14:textId="2193CAAF" w:rsidR="00AF5C25" w:rsidRPr="00DA7330" w:rsidRDefault="00AD4E1A" w:rsidP="00AD4E1A">
      <w:pPr>
        <w:spacing w:after="200"/>
        <w:rPr>
          <w:rFonts w:ascii="Arial" w:hAnsi="Arial" w:cs="Arial"/>
          <w:i/>
          <w:iCs/>
          <w:color w:val="2F5496" w:themeColor="accent1" w:themeShade="BF"/>
          <w:lang w:eastAsia="en-CA"/>
        </w:rPr>
      </w:pPr>
      <w:r w:rsidRPr="00AD4E1A">
        <w:rPr>
          <w:rFonts w:ascii="Arial" w:hAnsi="Arial" w:cs="Arial"/>
          <w:i/>
          <w:iCs/>
          <w:color w:val="2F5496" w:themeColor="accent1" w:themeShade="BF"/>
          <w:lang w:eastAsia="en-CA"/>
        </w:rPr>
        <w:t>The PIA has identified four (4) medium risks related to Accountability, Limiting use, Safeguards and Retention and disposal.</w:t>
      </w:r>
      <w:r w:rsidR="00E01612">
        <w:rPr>
          <w:rFonts w:ascii="Arial" w:hAnsi="Arial" w:cs="Arial"/>
          <w:i/>
          <w:iCs/>
          <w:color w:val="2F5496" w:themeColor="accent1" w:themeShade="BF"/>
          <w:lang w:eastAsia="en-CA"/>
        </w:rPr>
        <w:t xml:space="preserve"> </w:t>
      </w:r>
      <w:r w:rsidRPr="00AD4E1A">
        <w:rPr>
          <w:rFonts w:ascii="Arial" w:hAnsi="Arial" w:cs="Arial"/>
          <w:i/>
          <w:iCs/>
          <w:color w:val="2F5496" w:themeColor="accent1" w:themeShade="BF"/>
          <w:lang w:eastAsia="en-CA"/>
        </w:rPr>
        <w:t>A risk mitigation action plan has been developed, and mitigation measures are underway, with completion estimated for Q4 of fiscal year 25/26.</w:t>
      </w:r>
    </w:p>
    <w:p w14:paraId="4F6231D2" w14:textId="3652B5E5" w:rsidR="00AF5C25" w:rsidRPr="00167B0D" w:rsidRDefault="00AF5C25" w:rsidP="00AF5C25">
      <w:pPr>
        <w:rPr>
          <w:rFonts w:ascii="Helvetica" w:hAnsi="Helvetica" w:cs="Helvetica"/>
          <w:b/>
          <w:bCs/>
          <w:sz w:val="28"/>
          <w:szCs w:val="28"/>
          <w:lang w:eastAsia="en-CA"/>
        </w:rPr>
      </w:pPr>
      <w:r w:rsidRPr="00167B0D">
        <w:rPr>
          <w:rFonts w:ascii="Helvetica" w:hAnsi="Helvetica" w:cs="Helvetica"/>
          <w:b/>
          <w:bCs/>
          <w:sz w:val="28"/>
          <w:szCs w:val="28"/>
          <w:lang w:eastAsia="en-CA"/>
        </w:rPr>
        <w:t>Related personal information banks</w:t>
      </w:r>
    </w:p>
    <w:p w14:paraId="18FC17D5" w14:textId="5211D6C2" w:rsidR="00AF5C25" w:rsidRPr="00FC53C7" w:rsidRDefault="34240E39" w:rsidP="001DE3DB">
      <w:pPr>
        <w:pStyle w:val="ListParagraph"/>
        <w:spacing w:after="0"/>
        <w:ind w:left="0"/>
        <w:rPr>
          <w:rFonts w:ascii="Arial" w:hAnsi="Arial" w:cs="Arial"/>
          <w:i/>
          <w:iCs/>
          <w:color w:val="2F5496" w:themeColor="accent1" w:themeShade="BF"/>
          <w:lang w:val="en-US" w:eastAsia="en-CA"/>
        </w:rPr>
      </w:pPr>
      <w:r w:rsidRPr="00FC53C7">
        <w:rPr>
          <w:rFonts w:ascii="Arial" w:hAnsi="Arial" w:cs="Arial"/>
          <w:i/>
          <w:iCs/>
          <w:color w:val="2F5496" w:themeColor="accent1" w:themeShade="BF"/>
          <w:lang w:val="en-US" w:eastAsia="en-CA"/>
        </w:rPr>
        <w:t>Electronic Network Monitoring Logs Bank Number: PSU 905</w:t>
      </w:r>
    </w:p>
    <w:p w14:paraId="1A2B186E" w14:textId="77777777" w:rsidR="00AF5C25" w:rsidRPr="000A4565" w:rsidRDefault="00AF5C25" w:rsidP="00DA7330">
      <w:pPr>
        <w:pStyle w:val="ListParagraph"/>
        <w:spacing w:after="0"/>
        <w:ind w:left="0"/>
      </w:pPr>
    </w:p>
    <w:p w14:paraId="0254E378" w14:textId="42752A7E" w:rsidR="00AF5C25" w:rsidRPr="00167B0D" w:rsidRDefault="00AF5C25" w:rsidP="00AF5C25">
      <w:pPr>
        <w:rPr>
          <w:rFonts w:ascii="Helvetica" w:hAnsi="Helvetica" w:cs="Helvetica"/>
          <w:b/>
          <w:bCs/>
          <w:sz w:val="28"/>
          <w:szCs w:val="28"/>
          <w:lang w:eastAsia="en-CA"/>
        </w:rPr>
      </w:pPr>
      <w:r w:rsidRPr="00167B0D">
        <w:rPr>
          <w:rFonts w:ascii="Helvetica" w:hAnsi="Helvetica" w:cs="Helvetica"/>
          <w:b/>
          <w:bCs/>
          <w:sz w:val="28"/>
          <w:szCs w:val="28"/>
          <w:lang w:eastAsia="en-CA"/>
        </w:rPr>
        <w:t>For more information about this privacy impact assessment</w:t>
      </w:r>
    </w:p>
    <w:p w14:paraId="69FD09DD" w14:textId="05CF24BB" w:rsidR="00B92A81" w:rsidRPr="00B92A81" w:rsidRDefault="7CE50223" w:rsidP="001DE3DB">
      <w:pPr>
        <w:spacing w:after="200"/>
        <w:rPr>
          <w:rFonts w:ascii="Arial" w:hAnsi="Arial" w:cs="Arial"/>
          <w:i/>
          <w:iCs/>
          <w:color w:val="2F5496" w:themeColor="accent1" w:themeShade="BF"/>
          <w:lang w:eastAsia="en-CA"/>
        </w:rPr>
      </w:pPr>
      <w:r w:rsidRPr="001DE3DB">
        <w:rPr>
          <w:rFonts w:ascii="Arial" w:hAnsi="Arial" w:cs="Arial"/>
          <w:i/>
          <w:iCs/>
          <w:color w:val="2F5496" w:themeColor="accent1" w:themeShade="BF"/>
          <w:lang w:eastAsia="en-CA"/>
        </w:rPr>
        <w:t xml:space="preserve">Program: Director General, </w:t>
      </w:r>
      <w:r w:rsidR="16CB04C7" w:rsidRPr="001DE3DB">
        <w:rPr>
          <w:rFonts w:ascii="Arial" w:hAnsi="Arial" w:cs="Arial"/>
          <w:i/>
          <w:iCs/>
          <w:color w:val="2F5496" w:themeColor="accent1" w:themeShade="BF"/>
          <w:lang w:eastAsia="en-CA"/>
        </w:rPr>
        <w:t>Innovation, Information, and Technology Branch, Employment and Social Development Canada</w:t>
      </w:r>
    </w:p>
    <w:p w14:paraId="0928BD0C" w14:textId="06995D17" w:rsidR="00AF5C25" w:rsidRDefault="7CE50223" w:rsidP="001DE3DB">
      <w:pPr>
        <w:pStyle w:val="ListParagraph"/>
        <w:spacing w:after="0"/>
        <w:ind w:left="0"/>
        <w:rPr>
          <w:rFonts w:ascii="Arial" w:hAnsi="Arial" w:cs="Arial"/>
          <w:i/>
          <w:iCs/>
          <w:color w:val="2F5496" w:themeColor="accent1" w:themeShade="BF"/>
          <w:lang w:eastAsia="en-CA"/>
        </w:rPr>
      </w:pPr>
      <w:r w:rsidRPr="001DE3DB">
        <w:rPr>
          <w:rFonts w:ascii="Arial" w:hAnsi="Arial" w:cs="Arial"/>
          <w:i/>
          <w:iCs/>
          <w:color w:val="2F5496" w:themeColor="accent1" w:themeShade="BF"/>
          <w:lang w:eastAsia="en-CA"/>
        </w:rPr>
        <w:t xml:space="preserve">Privacy Management Division:  Executive Director, Privacy Management Division, Corporate Secretariat, Employment and Social Development Canada </w:t>
      </w:r>
    </w:p>
    <w:p w14:paraId="02FB28B8" w14:textId="4AF4CC3C" w:rsidR="00F718C5" w:rsidRPr="00DA7330" w:rsidRDefault="00F718C5" w:rsidP="001313F7">
      <w:pPr>
        <w:spacing w:after="0" w:line="240" w:lineRule="auto"/>
        <w:rPr>
          <w:rFonts w:ascii="Arial" w:hAnsi="Arial" w:cs="Arial"/>
          <w:lang w:eastAsia="en-CA"/>
        </w:rPr>
      </w:pPr>
    </w:p>
    <w:sectPr w:rsidR="00F718C5" w:rsidRPr="00DA7330" w:rsidSect="0055195B">
      <w:pgSz w:w="12240" w:h="20160" w:code="5"/>
      <w:pgMar w:top="1440" w:right="1440" w:bottom="567" w:left="1134" w:header="720"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7" w:author="Presta, Marco M [NC]" w:date="2025-10-30T16:38:00Z" w:initials="MP">
    <w:p w14:paraId="1EA7A13A" w14:textId="77777777" w:rsidR="001D047C" w:rsidRDefault="001D047C" w:rsidP="001D047C">
      <w:pPr>
        <w:pStyle w:val="CommentText"/>
      </w:pPr>
      <w:r>
        <w:rPr>
          <w:rStyle w:val="CommentReference"/>
        </w:rPr>
        <w:annotationRef/>
      </w:r>
      <w:r>
        <w:t>Flagging / blocking response</w:t>
      </w:r>
    </w:p>
  </w:comment>
  <w:comment w:id="91" w:author="Presta, Marco M [NC]" w:date="2025-10-30T16:29:00Z" w:initials="MP">
    <w:p w14:paraId="722EE6B2" w14:textId="443C6BF5" w:rsidR="00541756" w:rsidRDefault="00541756" w:rsidP="00541756">
      <w:pPr>
        <w:pStyle w:val="CommentText"/>
      </w:pPr>
      <w:r>
        <w:rPr>
          <w:rStyle w:val="CommentReference"/>
        </w:rPr>
        <w:annotationRef/>
      </w:r>
      <w:r>
        <w:t>The TOU doesn’t mention prohibition.</w:t>
      </w:r>
    </w:p>
  </w:comment>
  <w:comment w:id="111" w:author="Presta, Marco M [NC]" w:date="2025-10-30T16:34:00Z" w:initials="MP">
    <w:p w14:paraId="67021D8D" w14:textId="77777777" w:rsidR="00C430D3" w:rsidRDefault="00C430D3" w:rsidP="00C430D3">
      <w:pPr>
        <w:pStyle w:val="CommentText"/>
      </w:pPr>
      <w:r>
        <w:rPr>
          <w:rStyle w:val="CommentReference"/>
        </w:rPr>
        <w:annotationRef/>
      </w:r>
      <w:r>
        <w:t>Language updated</w:t>
      </w:r>
    </w:p>
  </w:comment>
  <w:comment w:id="193" w:author="Presta, Marco M [NC]" w:date="2025-10-30T16:24:00Z" w:initials="MP">
    <w:p w14:paraId="3ECD9FC5" w14:textId="2412524E" w:rsidR="00FB5A12" w:rsidRDefault="00FB5A12" w:rsidP="00FB5A12">
      <w:pPr>
        <w:pStyle w:val="CommentText"/>
      </w:pPr>
      <w:r>
        <w:rPr>
          <w:rStyle w:val="CommentReference"/>
        </w:rPr>
        <w:annotationRef/>
      </w:r>
      <w:r>
        <w:t>Wording updated</w:t>
      </w:r>
    </w:p>
  </w:comment>
  <w:comment w:id="222" w:author="Presta, Marco M [NC]" w:date="2025-10-30T16:26:00Z" w:initials="MP">
    <w:p w14:paraId="6A601BDB" w14:textId="77777777" w:rsidR="00D565F3" w:rsidRDefault="00D565F3" w:rsidP="00D565F3">
      <w:pPr>
        <w:pStyle w:val="CommentText"/>
      </w:pPr>
      <w:r>
        <w:rPr>
          <w:rStyle w:val="CommentReference"/>
        </w:rPr>
        <w:annotationRef/>
      </w:r>
      <w:r>
        <w:t>Language revised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A7A13A" w15:done="0"/>
  <w15:commentEx w15:paraId="722EE6B2" w15:done="0"/>
  <w15:commentEx w15:paraId="67021D8D" w15:done="0"/>
  <w15:commentEx w15:paraId="3ECD9FC5" w15:done="0"/>
  <w15:commentEx w15:paraId="6A601B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E6455A" w16cex:dateUtc="2025-10-30T20:38:00Z"/>
  <w16cex:commentExtensible w16cex:durableId="360CF095" w16cex:dateUtc="2025-10-30T20:29:00Z"/>
  <w16cex:commentExtensible w16cex:durableId="6D803F6B" w16cex:dateUtc="2025-10-30T20:34:00Z"/>
  <w16cex:commentExtensible w16cex:durableId="3A89052B" w16cex:dateUtc="2025-10-30T20:24:00Z"/>
  <w16cex:commentExtensible w16cex:durableId="1C1C13E5" w16cex:dateUtc="2025-10-30T20: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A7A13A" w16cid:durableId="31E6455A"/>
  <w16cid:commentId w16cid:paraId="722EE6B2" w16cid:durableId="360CF095"/>
  <w16cid:commentId w16cid:paraId="67021D8D" w16cid:durableId="6D803F6B"/>
  <w16cid:commentId w16cid:paraId="3ECD9FC5" w16cid:durableId="3A89052B"/>
  <w16cid:commentId w16cid:paraId="6A601BDB" w16cid:durableId="1C1C13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6DC24" w14:textId="77777777" w:rsidR="00631A4F" w:rsidRDefault="00631A4F">
      <w:pPr>
        <w:spacing w:after="0" w:line="240" w:lineRule="auto"/>
      </w:pPr>
      <w:r>
        <w:separator/>
      </w:r>
    </w:p>
  </w:endnote>
  <w:endnote w:type="continuationSeparator" w:id="0">
    <w:p w14:paraId="126127F2" w14:textId="77777777" w:rsidR="00631A4F" w:rsidRDefault="00631A4F">
      <w:pPr>
        <w:spacing w:after="0" w:line="240" w:lineRule="auto"/>
      </w:pPr>
      <w:r>
        <w:continuationSeparator/>
      </w:r>
    </w:p>
  </w:endnote>
  <w:endnote w:type="continuationNotice" w:id="1">
    <w:p w14:paraId="015A4B3D" w14:textId="77777777" w:rsidR="00631A4F" w:rsidRDefault="00631A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Serif">
    <w:altName w:val="Sylfaen"/>
    <w:charset w:val="00"/>
    <w:family w:val="roman"/>
    <w:pitch w:val="variable"/>
    <w:sig w:usb0="A11526FF" w:usb1="C000ECFB" w:usb2="0001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333299"/>
      <w:docPartObj>
        <w:docPartGallery w:val="Page Numbers (Bottom of Page)"/>
        <w:docPartUnique/>
      </w:docPartObj>
    </w:sdtPr>
    <w:sdtEndPr>
      <w:rPr>
        <w:sz w:val="20"/>
        <w:szCs w:val="22"/>
      </w:rPr>
    </w:sdtEndPr>
    <w:sdtContent>
      <w:sdt>
        <w:sdtPr>
          <w:rPr>
            <w:sz w:val="20"/>
            <w:szCs w:val="22"/>
          </w:rPr>
          <w:id w:val="-549302091"/>
          <w:docPartObj>
            <w:docPartGallery w:val="Page Numbers (Top of Page)"/>
            <w:docPartUnique/>
          </w:docPartObj>
        </w:sdtPr>
        <w:sdtEndPr>
          <w:rPr>
            <w:szCs w:val="20"/>
          </w:rPr>
        </w:sdtEndPr>
        <w:sdtContent>
          <w:sdt>
            <w:sdtPr>
              <w:id w:val="-853497696"/>
              <w:docPartObj>
                <w:docPartGallery w:val="Page Numbers (Top of Page)"/>
                <w:docPartUnique/>
              </w:docPartObj>
            </w:sdtPr>
            <w:sdtEndPr>
              <w:rPr>
                <w:rFonts w:ascii="Arial" w:hAnsi="Arial" w:cs="Arial"/>
                <w:sz w:val="20"/>
              </w:rPr>
            </w:sdtEndPr>
            <w:sdtContent>
              <w:p w14:paraId="78F0E86F" w14:textId="77777777" w:rsidR="009C6715" w:rsidRPr="00C06431" w:rsidRDefault="009C6715" w:rsidP="00C06431">
                <w:pPr>
                  <w:pStyle w:val="Footer"/>
                  <w:spacing w:before="240"/>
                  <w:jc w:val="right"/>
                  <w:rPr>
                    <w:rFonts w:ascii="Arial" w:hAnsi="Arial" w:cs="Arial"/>
                    <w:sz w:val="20"/>
                  </w:rPr>
                </w:pPr>
                <w:r w:rsidRPr="00C06431">
                  <w:rPr>
                    <w:rFonts w:ascii="Arial" w:hAnsi="Arial" w:cs="Arial"/>
                    <w:sz w:val="20"/>
                  </w:rPr>
                  <w:t xml:space="preserve">Page </w:t>
                </w:r>
                <w:r w:rsidRPr="00C06431">
                  <w:rPr>
                    <w:rFonts w:ascii="Arial" w:hAnsi="Arial" w:cs="Arial"/>
                    <w:sz w:val="20"/>
                  </w:rPr>
                  <w:fldChar w:fldCharType="begin"/>
                </w:r>
                <w:r w:rsidRPr="00C06431">
                  <w:rPr>
                    <w:rFonts w:ascii="Arial" w:hAnsi="Arial" w:cs="Arial"/>
                    <w:sz w:val="20"/>
                  </w:rPr>
                  <w:instrText xml:space="preserve"> PAGE </w:instrText>
                </w:r>
                <w:r w:rsidRPr="00C06431">
                  <w:rPr>
                    <w:rFonts w:ascii="Arial" w:hAnsi="Arial" w:cs="Arial"/>
                    <w:sz w:val="20"/>
                  </w:rPr>
                  <w:fldChar w:fldCharType="separate"/>
                </w:r>
                <w:r w:rsidRPr="00C06431">
                  <w:rPr>
                    <w:rFonts w:ascii="Arial" w:hAnsi="Arial" w:cs="Arial"/>
                    <w:sz w:val="20"/>
                  </w:rPr>
                  <w:t>2</w:t>
                </w:r>
                <w:r w:rsidRPr="00C06431">
                  <w:rPr>
                    <w:rFonts w:ascii="Arial" w:hAnsi="Arial" w:cs="Arial"/>
                    <w:sz w:val="20"/>
                  </w:rPr>
                  <w:fldChar w:fldCharType="end"/>
                </w:r>
                <w:r w:rsidRPr="00C06431">
                  <w:rPr>
                    <w:rFonts w:ascii="Arial" w:hAnsi="Arial" w:cs="Arial"/>
                    <w:sz w:val="20"/>
                  </w:rPr>
                  <w:t xml:space="preserve"> of </w:t>
                </w:r>
                <w:r w:rsidRPr="00C06431">
                  <w:rPr>
                    <w:rFonts w:ascii="Arial" w:hAnsi="Arial" w:cs="Arial"/>
                    <w:sz w:val="20"/>
                  </w:rPr>
                  <w:fldChar w:fldCharType="begin"/>
                </w:r>
                <w:r w:rsidRPr="00C06431">
                  <w:rPr>
                    <w:rFonts w:ascii="Arial" w:hAnsi="Arial" w:cs="Arial"/>
                    <w:sz w:val="20"/>
                  </w:rPr>
                  <w:instrText xml:space="preserve"> NUMPAGES  </w:instrText>
                </w:r>
                <w:r w:rsidRPr="00C06431">
                  <w:rPr>
                    <w:rFonts w:ascii="Arial" w:hAnsi="Arial" w:cs="Arial"/>
                    <w:sz w:val="20"/>
                  </w:rPr>
                  <w:fldChar w:fldCharType="separate"/>
                </w:r>
                <w:r w:rsidRPr="00C06431">
                  <w:rPr>
                    <w:rFonts w:ascii="Arial" w:hAnsi="Arial" w:cs="Arial"/>
                    <w:sz w:val="20"/>
                  </w:rPr>
                  <w:t>37</w:t>
                </w:r>
                <w:r w:rsidRPr="00C06431">
                  <w:rPr>
                    <w:rFonts w:ascii="Arial" w:hAnsi="Arial" w:cs="Arial"/>
                    <w:sz w:val="20"/>
                  </w:rPr>
                  <w:fldChar w:fldCharType="end"/>
                </w:r>
              </w:p>
            </w:sdtContent>
          </w:sdt>
          <w:p w14:paraId="4D11D15A" w14:textId="77777777" w:rsidR="009C6715" w:rsidRPr="00404B74" w:rsidRDefault="009C6715" w:rsidP="00C06431">
            <w:pPr>
              <w:pStyle w:val="Footer"/>
              <w:tabs>
                <w:tab w:val="clear" w:pos="9360"/>
                <w:tab w:val="left" w:pos="8415"/>
                <w:tab w:val="right" w:pos="9362"/>
              </w:tabs>
              <w:rPr>
                <w:sz w:val="20"/>
                <w:szCs w:val="22"/>
              </w:rPr>
            </w:pPr>
            <w:r>
              <w:rPr>
                <w:sz w:val="20"/>
                <w:szCs w:val="22"/>
              </w:rPr>
              <w:tab/>
            </w:r>
            <w:r>
              <w:rPr>
                <w:sz w:val="20"/>
                <w:szCs w:val="22"/>
              </w:rPr>
              <w:tab/>
            </w:r>
            <w:r>
              <w:rPr>
                <w:sz w:val="20"/>
                <w:szCs w:val="22"/>
              </w:rPr>
              <w:tab/>
            </w:r>
          </w:p>
        </w:sdtContent>
      </w:sdt>
    </w:sdtContent>
  </w:sdt>
  <w:p w14:paraId="3F993A3E" w14:textId="77777777" w:rsidR="009C6715" w:rsidRPr="00404B74" w:rsidRDefault="009C6715">
    <w:pPr>
      <w:pStyle w:val="Footer"/>
      <w:rPr>
        <w:sz w:val="2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965181"/>
      <w:docPartObj>
        <w:docPartGallery w:val="Page Numbers (Top of Page)"/>
        <w:docPartUnique/>
      </w:docPartObj>
    </w:sdtPr>
    <w:sdtEndPr/>
    <w:sdtContent>
      <w:p w14:paraId="4B71C98F" w14:textId="77777777" w:rsidR="009C6715" w:rsidRDefault="009C6715" w:rsidP="00C06431">
        <w:pPr>
          <w:pStyle w:val="Footer"/>
          <w:jc w:val="right"/>
        </w:pPr>
      </w:p>
      <w:p w14:paraId="674E5BC6" w14:textId="77777777" w:rsidR="009C6715" w:rsidRDefault="009C6715" w:rsidP="00C06431">
        <w:pPr>
          <w:pStyle w:val="Footer"/>
          <w:jc w:val="right"/>
        </w:pPr>
        <w:r>
          <w:tab/>
        </w:r>
        <w:r>
          <w:tab/>
        </w:r>
      </w:p>
      <w:p w14:paraId="44239931" w14:textId="77777777" w:rsidR="009C6715" w:rsidRDefault="009C6715" w:rsidP="00C06431">
        <w:pPr>
          <w:pStyle w:val="Footer"/>
          <w:tabs>
            <w:tab w:val="right" w:pos="14279"/>
          </w:tabs>
        </w:pPr>
        <w:r>
          <w:tab/>
          <w:t xml:space="preserve"> </w:t>
        </w:r>
      </w:p>
    </w:sdtContent>
  </w:sdt>
  <w:p w14:paraId="24B8B39C" w14:textId="77777777" w:rsidR="009C6715" w:rsidRDefault="009C67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425742"/>
      <w:docPartObj>
        <w:docPartGallery w:val="Page Numbers (Bottom of Page)"/>
        <w:docPartUnique/>
      </w:docPartObj>
    </w:sdtPr>
    <w:sdtEndPr/>
    <w:sdtContent>
      <w:sdt>
        <w:sdtPr>
          <w:id w:val="-1769616900"/>
          <w:docPartObj>
            <w:docPartGallery w:val="Page Numbers (Top of Page)"/>
            <w:docPartUnique/>
          </w:docPartObj>
        </w:sdtPr>
        <w:sdtEndPr/>
        <w:sdtContent>
          <w:p w14:paraId="604DE898" w14:textId="77777777" w:rsidR="009C6715" w:rsidRDefault="009C6715" w:rsidP="006737A6">
            <w:pPr>
              <w:pStyle w:val="Footer"/>
              <w:spacing w:before="240"/>
              <w:jc w:val="right"/>
            </w:pPr>
            <w:r w:rsidRPr="00C06431">
              <w:rPr>
                <w:rFonts w:ascii="Arial" w:hAnsi="Arial" w:cs="Arial"/>
                <w:sz w:val="20"/>
              </w:rPr>
              <w:t xml:space="preserve">Page </w:t>
            </w:r>
            <w:r w:rsidRPr="00C06431">
              <w:rPr>
                <w:rFonts w:ascii="Arial" w:hAnsi="Arial" w:cs="Arial"/>
                <w:bCs/>
                <w:sz w:val="20"/>
                <w:szCs w:val="24"/>
              </w:rPr>
              <w:fldChar w:fldCharType="begin"/>
            </w:r>
            <w:r w:rsidRPr="00C06431">
              <w:rPr>
                <w:rFonts w:ascii="Arial" w:hAnsi="Arial" w:cs="Arial"/>
                <w:bCs/>
                <w:sz w:val="20"/>
              </w:rPr>
              <w:instrText xml:space="preserve"> PAGE </w:instrText>
            </w:r>
            <w:r w:rsidRPr="00C06431">
              <w:rPr>
                <w:rFonts w:ascii="Arial" w:hAnsi="Arial" w:cs="Arial"/>
                <w:bCs/>
                <w:sz w:val="20"/>
                <w:szCs w:val="24"/>
              </w:rPr>
              <w:fldChar w:fldCharType="separate"/>
            </w:r>
            <w:r w:rsidRPr="00C06431">
              <w:rPr>
                <w:rFonts w:ascii="Arial" w:hAnsi="Arial" w:cs="Arial"/>
                <w:bCs/>
                <w:noProof/>
                <w:sz w:val="20"/>
              </w:rPr>
              <w:t>2</w:t>
            </w:r>
            <w:r w:rsidRPr="00C06431">
              <w:rPr>
                <w:rFonts w:ascii="Arial" w:hAnsi="Arial" w:cs="Arial"/>
                <w:bCs/>
                <w:sz w:val="20"/>
                <w:szCs w:val="24"/>
              </w:rPr>
              <w:fldChar w:fldCharType="end"/>
            </w:r>
            <w:r w:rsidRPr="00C06431">
              <w:rPr>
                <w:rFonts w:ascii="Arial" w:hAnsi="Arial" w:cs="Arial"/>
                <w:sz w:val="20"/>
              </w:rPr>
              <w:t xml:space="preserve"> of </w:t>
            </w:r>
            <w:r w:rsidRPr="00C06431">
              <w:rPr>
                <w:rFonts w:ascii="Arial" w:hAnsi="Arial" w:cs="Arial"/>
                <w:bCs/>
                <w:sz w:val="20"/>
                <w:szCs w:val="24"/>
              </w:rPr>
              <w:fldChar w:fldCharType="begin"/>
            </w:r>
            <w:r w:rsidRPr="00C06431">
              <w:rPr>
                <w:rFonts w:ascii="Arial" w:hAnsi="Arial" w:cs="Arial"/>
                <w:bCs/>
                <w:sz w:val="20"/>
              </w:rPr>
              <w:instrText xml:space="preserve"> NUMPAGES  </w:instrText>
            </w:r>
            <w:r w:rsidRPr="00C06431">
              <w:rPr>
                <w:rFonts w:ascii="Arial" w:hAnsi="Arial" w:cs="Arial"/>
                <w:bCs/>
                <w:sz w:val="20"/>
                <w:szCs w:val="24"/>
              </w:rPr>
              <w:fldChar w:fldCharType="separate"/>
            </w:r>
            <w:r w:rsidRPr="00C06431">
              <w:rPr>
                <w:rFonts w:ascii="Arial" w:hAnsi="Arial" w:cs="Arial"/>
                <w:bCs/>
                <w:noProof/>
                <w:sz w:val="20"/>
              </w:rPr>
              <w:t>2</w:t>
            </w:r>
            <w:r w:rsidRPr="00C06431">
              <w:rPr>
                <w:rFonts w:ascii="Arial" w:hAnsi="Arial" w:cs="Arial"/>
                <w:bCs/>
                <w:sz w:val="20"/>
                <w:szCs w:val="24"/>
              </w:rPr>
              <w:fldChar w:fldCharType="end"/>
            </w:r>
          </w:p>
        </w:sdtContent>
      </w:sdt>
    </w:sdtContent>
  </w:sdt>
  <w:sdt>
    <w:sdtPr>
      <w:rPr>
        <w:rFonts w:asciiTheme="minorHAnsi" w:eastAsiaTheme="minorEastAsia" w:hAnsiTheme="minorHAnsi" w:cstheme="minorBidi"/>
        <w:sz w:val="22"/>
        <w:szCs w:val="22"/>
        <w:lang w:val="en-US"/>
      </w:rPr>
      <w:id w:val="-1553076536"/>
      <w:docPartObj>
        <w:docPartGallery w:val="Page Numbers (Top of Page)"/>
        <w:docPartUnique/>
      </w:docPartObj>
    </w:sdtPr>
    <w:sdtEndPr>
      <w:rPr>
        <w:sz w:val="24"/>
        <w:szCs w:val="24"/>
        <w:lang w:val="en-CA"/>
      </w:rPr>
    </w:sdtEndPr>
    <w:sdtContent>
      <w:p w14:paraId="27E10708" w14:textId="77777777" w:rsidR="009C6715" w:rsidRDefault="009C6715" w:rsidP="00C06431">
        <w:pPr>
          <w:pStyle w:val="Footer"/>
          <w:tabs>
            <w:tab w:val="clear" w:pos="9360"/>
            <w:tab w:val="left" w:pos="585"/>
            <w:tab w:val="right" w:pos="9214"/>
            <w:tab w:val="left" w:pos="9781"/>
            <w:tab w:val="right" w:pos="17280"/>
          </w:tabs>
          <w:jc w:val="right"/>
        </w:pPr>
        <w:r>
          <w:tab/>
        </w:r>
        <w:r>
          <w:tab/>
        </w:r>
        <w:r>
          <w:tab/>
        </w:r>
        <w:r>
          <w:tab/>
        </w:r>
        <w:r w:rsidRPr="00347B6D">
          <w:rPr>
            <w:sz w:val="20"/>
          </w:rPr>
          <w:t xml:space="preserve"> </w:t>
        </w:r>
      </w:p>
      <w:p w14:paraId="7ED78263" w14:textId="77777777" w:rsidR="009C6715" w:rsidRDefault="009F428A" w:rsidP="00C06431">
        <w:pPr>
          <w:pStyle w:val="Footer"/>
          <w:tabs>
            <w:tab w:val="right" w:pos="14279"/>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8EBE6" w14:textId="77777777" w:rsidR="00631A4F" w:rsidRDefault="00631A4F">
      <w:pPr>
        <w:spacing w:after="0" w:line="240" w:lineRule="auto"/>
      </w:pPr>
      <w:r>
        <w:separator/>
      </w:r>
    </w:p>
  </w:footnote>
  <w:footnote w:type="continuationSeparator" w:id="0">
    <w:p w14:paraId="6B42F83A" w14:textId="77777777" w:rsidR="00631A4F" w:rsidRDefault="00631A4F">
      <w:pPr>
        <w:spacing w:after="0" w:line="240" w:lineRule="auto"/>
      </w:pPr>
      <w:r>
        <w:continuationSeparator/>
      </w:r>
    </w:p>
  </w:footnote>
  <w:footnote w:type="continuationNotice" w:id="1">
    <w:p w14:paraId="56032CC4" w14:textId="77777777" w:rsidR="00631A4F" w:rsidRDefault="00631A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D0277" w14:textId="77777777" w:rsidR="009C6715" w:rsidRPr="00780D6D" w:rsidRDefault="00AB24CF" w:rsidP="00C06431">
    <w:pPr>
      <w:pStyle w:val="Header"/>
    </w:pPr>
    <w:r>
      <w:rPr>
        <w:rFonts w:ascii="Calibri Light" w:hAnsi="Calibri Light"/>
        <w:bCs/>
        <w:sz w:val="18"/>
      </w:rPr>
      <w:t>INSERT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510"/>
      <w:gridCol w:w="3510"/>
      <w:gridCol w:w="3510"/>
    </w:tblGrid>
    <w:tr w:rsidR="009C6715" w14:paraId="58B41854" w14:textId="77777777" w:rsidTr="00C06431">
      <w:trPr>
        <w:trHeight w:val="300"/>
      </w:trPr>
      <w:tc>
        <w:tcPr>
          <w:tcW w:w="3510" w:type="dxa"/>
        </w:tcPr>
        <w:p w14:paraId="12226E00" w14:textId="77777777" w:rsidR="009C6715" w:rsidRDefault="009C6715" w:rsidP="00C06431">
          <w:pPr>
            <w:pStyle w:val="Header"/>
            <w:ind w:left="-115"/>
          </w:pPr>
        </w:p>
      </w:tc>
      <w:tc>
        <w:tcPr>
          <w:tcW w:w="3510" w:type="dxa"/>
        </w:tcPr>
        <w:p w14:paraId="4DE2BC35" w14:textId="77777777" w:rsidR="009C6715" w:rsidRDefault="009C6715" w:rsidP="00C06431">
          <w:pPr>
            <w:pStyle w:val="Header"/>
            <w:jc w:val="center"/>
          </w:pPr>
        </w:p>
      </w:tc>
      <w:tc>
        <w:tcPr>
          <w:tcW w:w="3510" w:type="dxa"/>
        </w:tcPr>
        <w:p w14:paraId="0E5B1EAA" w14:textId="77777777" w:rsidR="009C6715" w:rsidRDefault="009C6715" w:rsidP="00C06431">
          <w:pPr>
            <w:pStyle w:val="Header"/>
            <w:ind w:right="-115"/>
            <w:jc w:val="right"/>
          </w:pPr>
        </w:p>
      </w:tc>
    </w:tr>
  </w:tbl>
  <w:p w14:paraId="10162DAE" w14:textId="77777777" w:rsidR="009C6715" w:rsidRDefault="009C6715" w:rsidP="00C064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876A" w14:textId="77777777" w:rsidR="009C6715" w:rsidRDefault="009C6715" w:rsidP="00C06431">
    <w:pPr>
      <w:pStyle w:val="Header"/>
    </w:pPr>
    <w:r>
      <w:rPr>
        <w:rFonts w:ascii="Calibri Light" w:hAnsi="Calibri Light"/>
        <w:bCs/>
        <w:sz w:val="18"/>
      </w:rPr>
      <w:t xml:space="preserve">Canadian Firearms Program – Phase 2, </w:t>
    </w:r>
    <w:r w:rsidRPr="00054B25">
      <w:rPr>
        <w:rFonts w:ascii="Calibri Light" w:hAnsi="Calibri Light"/>
        <w:bCs/>
        <w:sz w:val="18"/>
      </w:rPr>
      <w:t xml:space="preserve">PIA on </w:t>
    </w:r>
    <w:r>
      <w:rPr>
        <w:rFonts w:ascii="Calibri Light" w:hAnsi="Calibri Light"/>
        <w:bCs/>
        <w:sz w:val="18"/>
      </w:rPr>
      <w:t>MyCFP Enhancements – Release 1, Program Increment 2</w:t>
    </w:r>
  </w:p>
  <w:p w14:paraId="0C6DA94E" w14:textId="77777777" w:rsidR="009C6715" w:rsidRPr="00A42AA7" w:rsidRDefault="009C6715" w:rsidP="00C0643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D213" w14:textId="4E7843C8" w:rsidR="009C6715" w:rsidRPr="00201998" w:rsidRDefault="00F02E4E" w:rsidP="00201998">
    <w:pPr>
      <w:rPr>
        <w:bCs/>
      </w:rPr>
    </w:pPr>
    <w:r w:rsidRPr="00201998">
      <w:rPr>
        <w:rFonts w:ascii="Arial" w:hAnsi="Arial" w:cs="Arial"/>
        <w:bCs/>
        <w:sz w:val="20"/>
        <w:szCs w:val="20"/>
      </w:rPr>
      <w:t>Privacy Impact Assessment Report for</w:t>
    </w:r>
    <w:r w:rsidR="00201998" w:rsidRPr="00201998">
      <w:rPr>
        <w:rFonts w:ascii="Arial" w:hAnsi="Arial" w:cs="Arial"/>
        <w:bCs/>
        <w:sz w:val="20"/>
        <w:szCs w:val="20"/>
      </w:rPr>
      <w:t xml:space="preserve"> </w:t>
    </w:r>
    <w:r w:rsidRPr="00201998">
      <w:rPr>
        <w:rFonts w:ascii="Arial" w:eastAsia="Arial" w:hAnsi="Arial" w:cs="Arial"/>
        <w:bCs/>
        <w:sz w:val="20"/>
        <w:szCs w:val="20"/>
      </w:rPr>
      <w:t>ESDC Virtual Assistant Chat (EVA)</w:t>
    </w:r>
  </w:p>
</w:hdr>
</file>

<file path=word/intelligence2.xml><?xml version="1.0" encoding="utf-8"?>
<int2:intelligence xmlns:int2="http://schemas.microsoft.com/office/intelligence/2020/intelligence" xmlns:oel="http://schemas.microsoft.com/office/2019/extlst">
  <int2:observations>
    <int2:textHash int2:hashCode="shqFAlEWDsiz8H" int2:id="6LDX6oDu">
      <int2:state int2:value="Rejected" int2:type="AugLoop_Text_Critique"/>
    </int2:textHash>
    <int2:textHash int2:hashCode="k0z/LevnhTW4lr" int2:id="HJurNQDD">
      <int2:state int2:value="Rejected" int2:type="AugLoop_Text_Critique"/>
    </int2:textHash>
    <int2:textHash int2:hashCode="/pfsElRe22PuaX" int2:id="hkCLDHRD">
      <int2:state int2:value="Rejected" int2:type="AugLoop_Text_Critique"/>
    </int2:textHash>
    <int2:textHash int2:hashCode="stsJYUqYpfit4v" int2:id="iDcc2yGF">
      <int2:state int2:value="Rejected" int2:type="AugLoop_Text_Critique"/>
    </int2:textHash>
    <int2:textHash int2:hashCode="2jmj7l5rSw0yVb" int2:id="spxubAAB">
      <int2:state int2:value="Rejected" int2:type="AugLoop_Text_Critique"/>
    </int2:textHash>
    <int2:textHash int2:hashCode="dksWTXlCAmHuyt" int2:id="tiqRpwx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9E8750A"/>
    <w:lvl w:ilvl="0">
      <w:start w:val="1"/>
      <w:numFmt w:val="bullet"/>
      <w:pStyle w:val="ListBullet"/>
      <w:lvlText w:val=""/>
      <w:lvlJc w:val="left"/>
      <w:pPr>
        <w:tabs>
          <w:tab w:val="num" w:pos="3053"/>
        </w:tabs>
        <w:ind w:left="3053" w:hanging="360"/>
      </w:pPr>
      <w:rPr>
        <w:rFonts w:ascii="Symbol" w:hAnsi="Symbol" w:hint="default"/>
      </w:rPr>
    </w:lvl>
  </w:abstractNum>
  <w:abstractNum w:abstractNumId="1" w15:restartNumberingAfterBreak="0">
    <w:nsid w:val="016778FE"/>
    <w:multiLevelType w:val="multilevel"/>
    <w:tmpl w:val="0B54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0090"/>
    <w:multiLevelType w:val="hybridMultilevel"/>
    <w:tmpl w:val="9C421AF0"/>
    <w:lvl w:ilvl="0" w:tplc="FFFFFFFF">
      <w:start w:val="1"/>
      <w:numFmt w:val="decimal"/>
      <w:lvlText w:val="%1."/>
      <w:lvlJc w:val="left"/>
      <w:pPr>
        <w:ind w:left="360" w:hanging="360"/>
      </w:pPr>
      <w:rPr>
        <w:rFonts w:hint="default"/>
        <w:b w:val="0"/>
        <w:bCs/>
        <w:lang w:val="en-US"/>
      </w:rPr>
    </w:lvl>
    <w:lvl w:ilvl="1" w:tplc="FFFFFFFF">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55E88A"/>
    <w:multiLevelType w:val="hybridMultilevel"/>
    <w:tmpl w:val="FFFFFFFF"/>
    <w:lvl w:ilvl="0" w:tplc="1A3AA552">
      <w:start w:val="1"/>
      <w:numFmt w:val="bullet"/>
      <w:lvlText w:val=""/>
      <w:lvlJc w:val="left"/>
      <w:pPr>
        <w:ind w:left="1440" w:hanging="360"/>
      </w:pPr>
      <w:rPr>
        <w:rFonts w:ascii="Symbol" w:hAnsi="Symbol" w:hint="default"/>
      </w:rPr>
    </w:lvl>
    <w:lvl w:ilvl="1" w:tplc="C422CC64">
      <w:start w:val="1"/>
      <w:numFmt w:val="bullet"/>
      <w:lvlText w:val="o"/>
      <w:lvlJc w:val="left"/>
      <w:pPr>
        <w:ind w:left="1440" w:hanging="360"/>
      </w:pPr>
      <w:rPr>
        <w:rFonts w:ascii="Courier New" w:hAnsi="Courier New" w:hint="default"/>
      </w:rPr>
    </w:lvl>
    <w:lvl w:ilvl="2" w:tplc="C8BEBA36">
      <w:start w:val="1"/>
      <w:numFmt w:val="bullet"/>
      <w:lvlText w:val=""/>
      <w:lvlJc w:val="left"/>
      <w:pPr>
        <w:ind w:left="2160" w:hanging="360"/>
      </w:pPr>
      <w:rPr>
        <w:rFonts w:ascii="Wingdings" w:hAnsi="Wingdings" w:hint="default"/>
      </w:rPr>
    </w:lvl>
    <w:lvl w:ilvl="3" w:tplc="324626F4">
      <w:start w:val="1"/>
      <w:numFmt w:val="bullet"/>
      <w:lvlText w:val=""/>
      <w:lvlJc w:val="left"/>
      <w:pPr>
        <w:ind w:left="2880" w:hanging="360"/>
      </w:pPr>
      <w:rPr>
        <w:rFonts w:ascii="Symbol" w:hAnsi="Symbol" w:hint="default"/>
      </w:rPr>
    </w:lvl>
    <w:lvl w:ilvl="4" w:tplc="E0F6F946">
      <w:start w:val="1"/>
      <w:numFmt w:val="bullet"/>
      <w:lvlText w:val="o"/>
      <w:lvlJc w:val="left"/>
      <w:pPr>
        <w:ind w:left="3600" w:hanging="360"/>
      </w:pPr>
      <w:rPr>
        <w:rFonts w:ascii="Courier New" w:hAnsi="Courier New" w:hint="default"/>
      </w:rPr>
    </w:lvl>
    <w:lvl w:ilvl="5" w:tplc="821853BC">
      <w:start w:val="1"/>
      <w:numFmt w:val="bullet"/>
      <w:lvlText w:val=""/>
      <w:lvlJc w:val="left"/>
      <w:pPr>
        <w:ind w:left="4320" w:hanging="360"/>
      </w:pPr>
      <w:rPr>
        <w:rFonts w:ascii="Wingdings" w:hAnsi="Wingdings" w:hint="default"/>
      </w:rPr>
    </w:lvl>
    <w:lvl w:ilvl="6" w:tplc="DF2080A4">
      <w:start w:val="1"/>
      <w:numFmt w:val="bullet"/>
      <w:lvlText w:val=""/>
      <w:lvlJc w:val="left"/>
      <w:pPr>
        <w:ind w:left="5040" w:hanging="360"/>
      </w:pPr>
      <w:rPr>
        <w:rFonts w:ascii="Symbol" w:hAnsi="Symbol" w:hint="default"/>
      </w:rPr>
    </w:lvl>
    <w:lvl w:ilvl="7" w:tplc="77FEBF7A">
      <w:start w:val="1"/>
      <w:numFmt w:val="bullet"/>
      <w:lvlText w:val="o"/>
      <w:lvlJc w:val="left"/>
      <w:pPr>
        <w:ind w:left="5760" w:hanging="360"/>
      </w:pPr>
      <w:rPr>
        <w:rFonts w:ascii="Courier New" w:hAnsi="Courier New" w:hint="default"/>
      </w:rPr>
    </w:lvl>
    <w:lvl w:ilvl="8" w:tplc="4282EDD6">
      <w:start w:val="1"/>
      <w:numFmt w:val="bullet"/>
      <w:lvlText w:val=""/>
      <w:lvlJc w:val="left"/>
      <w:pPr>
        <w:ind w:left="6480" w:hanging="360"/>
      </w:pPr>
      <w:rPr>
        <w:rFonts w:ascii="Wingdings" w:hAnsi="Wingdings" w:hint="default"/>
      </w:rPr>
    </w:lvl>
  </w:abstractNum>
  <w:abstractNum w:abstractNumId="4" w15:restartNumberingAfterBreak="0">
    <w:nsid w:val="0CA424E9"/>
    <w:multiLevelType w:val="multilevel"/>
    <w:tmpl w:val="60B6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7FBB4"/>
    <w:multiLevelType w:val="hybridMultilevel"/>
    <w:tmpl w:val="C0B8F066"/>
    <w:lvl w:ilvl="0" w:tplc="EDC2B8C4">
      <w:start w:val="1"/>
      <w:numFmt w:val="bullet"/>
      <w:lvlText w:val=""/>
      <w:lvlJc w:val="left"/>
      <w:pPr>
        <w:ind w:left="1080" w:hanging="360"/>
      </w:pPr>
      <w:rPr>
        <w:rFonts w:ascii="Symbol" w:hAnsi="Symbol" w:hint="default"/>
      </w:rPr>
    </w:lvl>
    <w:lvl w:ilvl="1" w:tplc="D6DC55F4">
      <w:start w:val="1"/>
      <w:numFmt w:val="bullet"/>
      <w:lvlText w:val="o"/>
      <w:lvlJc w:val="left"/>
      <w:pPr>
        <w:ind w:left="1800" w:hanging="360"/>
      </w:pPr>
      <w:rPr>
        <w:rFonts w:ascii="Courier New" w:hAnsi="Courier New" w:hint="default"/>
      </w:rPr>
    </w:lvl>
    <w:lvl w:ilvl="2" w:tplc="F8D6CAB6">
      <w:start w:val="1"/>
      <w:numFmt w:val="bullet"/>
      <w:lvlText w:val=""/>
      <w:lvlJc w:val="left"/>
      <w:pPr>
        <w:ind w:left="2520" w:hanging="360"/>
      </w:pPr>
      <w:rPr>
        <w:rFonts w:ascii="Wingdings" w:hAnsi="Wingdings" w:hint="default"/>
      </w:rPr>
    </w:lvl>
    <w:lvl w:ilvl="3" w:tplc="2188AE26">
      <w:start w:val="1"/>
      <w:numFmt w:val="bullet"/>
      <w:lvlText w:val=""/>
      <w:lvlJc w:val="left"/>
      <w:pPr>
        <w:ind w:left="3240" w:hanging="360"/>
      </w:pPr>
      <w:rPr>
        <w:rFonts w:ascii="Symbol" w:hAnsi="Symbol" w:hint="default"/>
      </w:rPr>
    </w:lvl>
    <w:lvl w:ilvl="4" w:tplc="5FE8CCE4">
      <w:start w:val="1"/>
      <w:numFmt w:val="bullet"/>
      <w:lvlText w:val="o"/>
      <w:lvlJc w:val="left"/>
      <w:pPr>
        <w:ind w:left="3960" w:hanging="360"/>
      </w:pPr>
      <w:rPr>
        <w:rFonts w:ascii="Courier New" w:hAnsi="Courier New" w:hint="default"/>
      </w:rPr>
    </w:lvl>
    <w:lvl w:ilvl="5" w:tplc="E5B4BAC0">
      <w:start w:val="1"/>
      <w:numFmt w:val="bullet"/>
      <w:lvlText w:val=""/>
      <w:lvlJc w:val="left"/>
      <w:pPr>
        <w:ind w:left="4680" w:hanging="360"/>
      </w:pPr>
      <w:rPr>
        <w:rFonts w:ascii="Wingdings" w:hAnsi="Wingdings" w:hint="default"/>
      </w:rPr>
    </w:lvl>
    <w:lvl w:ilvl="6" w:tplc="C818C3DC">
      <w:start w:val="1"/>
      <w:numFmt w:val="bullet"/>
      <w:lvlText w:val=""/>
      <w:lvlJc w:val="left"/>
      <w:pPr>
        <w:ind w:left="5400" w:hanging="360"/>
      </w:pPr>
      <w:rPr>
        <w:rFonts w:ascii="Symbol" w:hAnsi="Symbol" w:hint="default"/>
      </w:rPr>
    </w:lvl>
    <w:lvl w:ilvl="7" w:tplc="7E96E6DA">
      <w:start w:val="1"/>
      <w:numFmt w:val="bullet"/>
      <w:lvlText w:val="o"/>
      <w:lvlJc w:val="left"/>
      <w:pPr>
        <w:ind w:left="6120" w:hanging="360"/>
      </w:pPr>
      <w:rPr>
        <w:rFonts w:ascii="Courier New" w:hAnsi="Courier New" w:hint="default"/>
      </w:rPr>
    </w:lvl>
    <w:lvl w:ilvl="8" w:tplc="D6E25EA8">
      <w:start w:val="1"/>
      <w:numFmt w:val="bullet"/>
      <w:lvlText w:val=""/>
      <w:lvlJc w:val="left"/>
      <w:pPr>
        <w:ind w:left="6840" w:hanging="360"/>
      </w:pPr>
      <w:rPr>
        <w:rFonts w:ascii="Wingdings" w:hAnsi="Wingdings" w:hint="default"/>
      </w:rPr>
    </w:lvl>
  </w:abstractNum>
  <w:abstractNum w:abstractNumId="6" w15:restartNumberingAfterBreak="0">
    <w:nsid w:val="0DD7A91C"/>
    <w:multiLevelType w:val="hybridMultilevel"/>
    <w:tmpl w:val="FFFFFFFF"/>
    <w:lvl w:ilvl="0" w:tplc="B2560594">
      <w:start w:val="1"/>
      <w:numFmt w:val="bullet"/>
      <w:lvlText w:val=""/>
      <w:lvlJc w:val="left"/>
      <w:pPr>
        <w:ind w:left="1080" w:hanging="360"/>
      </w:pPr>
      <w:rPr>
        <w:rFonts w:ascii="Symbol" w:hAnsi="Symbol" w:hint="default"/>
      </w:rPr>
    </w:lvl>
    <w:lvl w:ilvl="1" w:tplc="813C5672">
      <w:start w:val="1"/>
      <w:numFmt w:val="bullet"/>
      <w:lvlText w:val="o"/>
      <w:lvlJc w:val="left"/>
      <w:pPr>
        <w:ind w:left="1440" w:hanging="360"/>
      </w:pPr>
      <w:rPr>
        <w:rFonts w:ascii="Courier New" w:hAnsi="Courier New" w:hint="default"/>
      </w:rPr>
    </w:lvl>
    <w:lvl w:ilvl="2" w:tplc="DB8663AE">
      <w:start w:val="1"/>
      <w:numFmt w:val="bullet"/>
      <w:lvlText w:val=""/>
      <w:lvlJc w:val="left"/>
      <w:pPr>
        <w:ind w:left="2160" w:hanging="360"/>
      </w:pPr>
      <w:rPr>
        <w:rFonts w:ascii="Wingdings" w:hAnsi="Wingdings" w:hint="default"/>
      </w:rPr>
    </w:lvl>
    <w:lvl w:ilvl="3" w:tplc="78EA4C2E">
      <w:start w:val="1"/>
      <w:numFmt w:val="bullet"/>
      <w:lvlText w:val=""/>
      <w:lvlJc w:val="left"/>
      <w:pPr>
        <w:ind w:left="2880" w:hanging="360"/>
      </w:pPr>
      <w:rPr>
        <w:rFonts w:ascii="Symbol" w:hAnsi="Symbol" w:hint="default"/>
      </w:rPr>
    </w:lvl>
    <w:lvl w:ilvl="4" w:tplc="F5F449EA">
      <w:start w:val="1"/>
      <w:numFmt w:val="bullet"/>
      <w:lvlText w:val="o"/>
      <w:lvlJc w:val="left"/>
      <w:pPr>
        <w:ind w:left="3600" w:hanging="360"/>
      </w:pPr>
      <w:rPr>
        <w:rFonts w:ascii="Courier New" w:hAnsi="Courier New" w:hint="default"/>
      </w:rPr>
    </w:lvl>
    <w:lvl w:ilvl="5" w:tplc="EDE4D584">
      <w:start w:val="1"/>
      <w:numFmt w:val="bullet"/>
      <w:lvlText w:val=""/>
      <w:lvlJc w:val="left"/>
      <w:pPr>
        <w:ind w:left="4320" w:hanging="360"/>
      </w:pPr>
      <w:rPr>
        <w:rFonts w:ascii="Wingdings" w:hAnsi="Wingdings" w:hint="default"/>
      </w:rPr>
    </w:lvl>
    <w:lvl w:ilvl="6" w:tplc="C6868AB0">
      <w:start w:val="1"/>
      <w:numFmt w:val="bullet"/>
      <w:lvlText w:val=""/>
      <w:lvlJc w:val="left"/>
      <w:pPr>
        <w:ind w:left="5040" w:hanging="360"/>
      </w:pPr>
      <w:rPr>
        <w:rFonts w:ascii="Symbol" w:hAnsi="Symbol" w:hint="default"/>
      </w:rPr>
    </w:lvl>
    <w:lvl w:ilvl="7" w:tplc="13340302">
      <w:start w:val="1"/>
      <w:numFmt w:val="bullet"/>
      <w:lvlText w:val="o"/>
      <w:lvlJc w:val="left"/>
      <w:pPr>
        <w:ind w:left="5760" w:hanging="360"/>
      </w:pPr>
      <w:rPr>
        <w:rFonts w:ascii="Courier New" w:hAnsi="Courier New" w:hint="default"/>
      </w:rPr>
    </w:lvl>
    <w:lvl w:ilvl="8" w:tplc="C910E884">
      <w:start w:val="1"/>
      <w:numFmt w:val="bullet"/>
      <w:lvlText w:val=""/>
      <w:lvlJc w:val="left"/>
      <w:pPr>
        <w:ind w:left="6480" w:hanging="360"/>
      </w:pPr>
      <w:rPr>
        <w:rFonts w:ascii="Wingdings" w:hAnsi="Wingdings" w:hint="default"/>
      </w:rPr>
    </w:lvl>
  </w:abstractNum>
  <w:abstractNum w:abstractNumId="7" w15:restartNumberingAfterBreak="0">
    <w:nsid w:val="0FFC6658"/>
    <w:multiLevelType w:val="multilevel"/>
    <w:tmpl w:val="31143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565F9"/>
    <w:multiLevelType w:val="multilevel"/>
    <w:tmpl w:val="9E8E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9C7C9D"/>
    <w:multiLevelType w:val="multilevel"/>
    <w:tmpl w:val="B51A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F5914"/>
    <w:multiLevelType w:val="hybridMultilevel"/>
    <w:tmpl w:val="6218B9F4"/>
    <w:lvl w:ilvl="0" w:tplc="956A676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6097C5E"/>
    <w:multiLevelType w:val="hybridMultilevel"/>
    <w:tmpl w:val="ADAC1E1E"/>
    <w:lvl w:ilvl="0" w:tplc="B2760AFA">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F838A1"/>
    <w:multiLevelType w:val="hybridMultilevel"/>
    <w:tmpl w:val="F9EEA5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DD36564"/>
    <w:multiLevelType w:val="hybridMultilevel"/>
    <w:tmpl w:val="864EC1DA"/>
    <w:lvl w:ilvl="0" w:tplc="FFFFFFFF">
      <w:start w:val="1"/>
      <w:numFmt w:val="decimal"/>
      <w:lvlText w:val="%1."/>
      <w:lvlJc w:val="left"/>
      <w:pPr>
        <w:ind w:left="360" w:hanging="360"/>
      </w:pPr>
      <w:rPr>
        <w:rFonts w:hint="default"/>
        <w:b w:val="0"/>
        <w:bCs/>
      </w:rPr>
    </w:lvl>
    <w:lvl w:ilvl="1" w:tplc="A38A5D98">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374402"/>
    <w:multiLevelType w:val="hybridMultilevel"/>
    <w:tmpl w:val="F58A41E6"/>
    <w:lvl w:ilvl="0" w:tplc="A878AAA4">
      <w:start w:val="1"/>
      <w:numFmt w:val="bullet"/>
      <w:lvlText w:val=""/>
      <w:lvlJc w:val="left"/>
      <w:pPr>
        <w:ind w:left="1080" w:hanging="360"/>
      </w:pPr>
      <w:rPr>
        <w:rFonts w:ascii="Symbol" w:hAnsi="Symbol" w:hint="default"/>
      </w:rPr>
    </w:lvl>
    <w:lvl w:ilvl="1" w:tplc="CA9A2768">
      <w:start w:val="1"/>
      <w:numFmt w:val="bullet"/>
      <w:lvlText w:val="o"/>
      <w:lvlJc w:val="left"/>
      <w:pPr>
        <w:ind w:left="1800" w:hanging="360"/>
      </w:pPr>
      <w:rPr>
        <w:rFonts w:ascii="Courier New" w:hAnsi="Courier New" w:hint="default"/>
      </w:rPr>
    </w:lvl>
    <w:lvl w:ilvl="2" w:tplc="3D94ADF6">
      <w:start w:val="1"/>
      <w:numFmt w:val="bullet"/>
      <w:lvlText w:val=""/>
      <w:lvlJc w:val="left"/>
      <w:pPr>
        <w:ind w:left="2520" w:hanging="360"/>
      </w:pPr>
      <w:rPr>
        <w:rFonts w:ascii="Wingdings" w:hAnsi="Wingdings" w:hint="default"/>
      </w:rPr>
    </w:lvl>
    <w:lvl w:ilvl="3" w:tplc="530425B8">
      <w:start w:val="1"/>
      <w:numFmt w:val="bullet"/>
      <w:lvlText w:val=""/>
      <w:lvlJc w:val="left"/>
      <w:pPr>
        <w:ind w:left="3240" w:hanging="360"/>
      </w:pPr>
      <w:rPr>
        <w:rFonts w:ascii="Symbol" w:hAnsi="Symbol" w:hint="default"/>
      </w:rPr>
    </w:lvl>
    <w:lvl w:ilvl="4" w:tplc="7E04C554">
      <w:start w:val="1"/>
      <w:numFmt w:val="bullet"/>
      <w:lvlText w:val="o"/>
      <w:lvlJc w:val="left"/>
      <w:pPr>
        <w:ind w:left="3960" w:hanging="360"/>
      </w:pPr>
      <w:rPr>
        <w:rFonts w:ascii="Courier New" w:hAnsi="Courier New" w:hint="default"/>
      </w:rPr>
    </w:lvl>
    <w:lvl w:ilvl="5" w:tplc="CC268D38">
      <w:start w:val="1"/>
      <w:numFmt w:val="bullet"/>
      <w:lvlText w:val=""/>
      <w:lvlJc w:val="left"/>
      <w:pPr>
        <w:ind w:left="4680" w:hanging="360"/>
      </w:pPr>
      <w:rPr>
        <w:rFonts w:ascii="Wingdings" w:hAnsi="Wingdings" w:hint="default"/>
      </w:rPr>
    </w:lvl>
    <w:lvl w:ilvl="6" w:tplc="3E3E52B4">
      <w:start w:val="1"/>
      <w:numFmt w:val="bullet"/>
      <w:lvlText w:val=""/>
      <w:lvlJc w:val="left"/>
      <w:pPr>
        <w:ind w:left="5400" w:hanging="360"/>
      </w:pPr>
      <w:rPr>
        <w:rFonts w:ascii="Symbol" w:hAnsi="Symbol" w:hint="default"/>
      </w:rPr>
    </w:lvl>
    <w:lvl w:ilvl="7" w:tplc="2356FAD8">
      <w:start w:val="1"/>
      <w:numFmt w:val="bullet"/>
      <w:lvlText w:val="o"/>
      <w:lvlJc w:val="left"/>
      <w:pPr>
        <w:ind w:left="6120" w:hanging="360"/>
      </w:pPr>
      <w:rPr>
        <w:rFonts w:ascii="Courier New" w:hAnsi="Courier New" w:hint="default"/>
      </w:rPr>
    </w:lvl>
    <w:lvl w:ilvl="8" w:tplc="FE243A72">
      <w:start w:val="1"/>
      <w:numFmt w:val="bullet"/>
      <w:lvlText w:val=""/>
      <w:lvlJc w:val="left"/>
      <w:pPr>
        <w:ind w:left="6840" w:hanging="360"/>
      </w:pPr>
      <w:rPr>
        <w:rFonts w:ascii="Wingdings" w:hAnsi="Wingdings" w:hint="default"/>
      </w:rPr>
    </w:lvl>
  </w:abstractNum>
  <w:abstractNum w:abstractNumId="15" w15:restartNumberingAfterBreak="0">
    <w:nsid w:val="2FBA2E8A"/>
    <w:multiLevelType w:val="hybridMultilevel"/>
    <w:tmpl w:val="FFFFFFFF"/>
    <w:lvl w:ilvl="0" w:tplc="467439E4">
      <w:start w:val="1"/>
      <w:numFmt w:val="bullet"/>
      <w:lvlText w:val=""/>
      <w:lvlJc w:val="left"/>
      <w:pPr>
        <w:ind w:left="720" w:hanging="360"/>
      </w:pPr>
      <w:rPr>
        <w:rFonts w:ascii="Symbol" w:hAnsi="Symbol" w:hint="default"/>
      </w:rPr>
    </w:lvl>
    <w:lvl w:ilvl="1" w:tplc="6D0249C6">
      <w:start w:val="1"/>
      <w:numFmt w:val="bullet"/>
      <w:lvlText w:val="o"/>
      <w:lvlJc w:val="left"/>
      <w:pPr>
        <w:ind w:left="1440" w:hanging="360"/>
      </w:pPr>
      <w:rPr>
        <w:rFonts w:ascii="Courier New" w:hAnsi="Courier New" w:hint="default"/>
      </w:rPr>
    </w:lvl>
    <w:lvl w:ilvl="2" w:tplc="A15E13D2">
      <w:start w:val="1"/>
      <w:numFmt w:val="bullet"/>
      <w:lvlText w:val=""/>
      <w:lvlJc w:val="left"/>
      <w:pPr>
        <w:ind w:left="2160" w:hanging="360"/>
      </w:pPr>
      <w:rPr>
        <w:rFonts w:ascii="Wingdings" w:hAnsi="Wingdings" w:hint="default"/>
      </w:rPr>
    </w:lvl>
    <w:lvl w:ilvl="3" w:tplc="D302A4AC">
      <w:start w:val="1"/>
      <w:numFmt w:val="bullet"/>
      <w:lvlText w:val=""/>
      <w:lvlJc w:val="left"/>
      <w:pPr>
        <w:ind w:left="2880" w:hanging="360"/>
      </w:pPr>
      <w:rPr>
        <w:rFonts w:ascii="Symbol" w:hAnsi="Symbol" w:hint="default"/>
      </w:rPr>
    </w:lvl>
    <w:lvl w:ilvl="4" w:tplc="0772E126">
      <w:start w:val="1"/>
      <w:numFmt w:val="bullet"/>
      <w:lvlText w:val="o"/>
      <w:lvlJc w:val="left"/>
      <w:pPr>
        <w:ind w:left="3600" w:hanging="360"/>
      </w:pPr>
      <w:rPr>
        <w:rFonts w:ascii="Courier New" w:hAnsi="Courier New" w:hint="default"/>
      </w:rPr>
    </w:lvl>
    <w:lvl w:ilvl="5" w:tplc="14986944">
      <w:start w:val="1"/>
      <w:numFmt w:val="bullet"/>
      <w:lvlText w:val=""/>
      <w:lvlJc w:val="left"/>
      <w:pPr>
        <w:ind w:left="4320" w:hanging="360"/>
      </w:pPr>
      <w:rPr>
        <w:rFonts w:ascii="Wingdings" w:hAnsi="Wingdings" w:hint="default"/>
      </w:rPr>
    </w:lvl>
    <w:lvl w:ilvl="6" w:tplc="D9587C9E">
      <w:start w:val="1"/>
      <w:numFmt w:val="bullet"/>
      <w:lvlText w:val=""/>
      <w:lvlJc w:val="left"/>
      <w:pPr>
        <w:ind w:left="5040" w:hanging="360"/>
      </w:pPr>
      <w:rPr>
        <w:rFonts w:ascii="Symbol" w:hAnsi="Symbol" w:hint="default"/>
      </w:rPr>
    </w:lvl>
    <w:lvl w:ilvl="7" w:tplc="5024FEAC">
      <w:start w:val="1"/>
      <w:numFmt w:val="bullet"/>
      <w:lvlText w:val="o"/>
      <w:lvlJc w:val="left"/>
      <w:pPr>
        <w:ind w:left="5760" w:hanging="360"/>
      </w:pPr>
      <w:rPr>
        <w:rFonts w:ascii="Courier New" w:hAnsi="Courier New" w:hint="default"/>
      </w:rPr>
    </w:lvl>
    <w:lvl w:ilvl="8" w:tplc="AFB67490">
      <w:start w:val="1"/>
      <w:numFmt w:val="bullet"/>
      <w:lvlText w:val=""/>
      <w:lvlJc w:val="left"/>
      <w:pPr>
        <w:ind w:left="6480" w:hanging="360"/>
      </w:pPr>
      <w:rPr>
        <w:rFonts w:ascii="Wingdings" w:hAnsi="Wingdings" w:hint="default"/>
      </w:rPr>
    </w:lvl>
  </w:abstractNum>
  <w:abstractNum w:abstractNumId="16" w15:restartNumberingAfterBreak="0">
    <w:nsid w:val="30E030B0"/>
    <w:multiLevelType w:val="multilevel"/>
    <w:tmpl w:val="34A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802F6"/>
    <w:multiLevelType w:val="multilevel"/>
    <w:tmpl w:val="711A7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106054"/>
    <w:multiLevelType w:val="hybridMultilevel"/>
    <w:tmpl w:val="BB5C56A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368A1263"/>
    <w:multiLevelType w:val="hybridMultilevel"/>
    <w:tmpl w:val="352EB126"/>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9012A69"/>
    <w:multiLevelType w:val="multilevel"/>
    <w:tmpl w:val="6A7ED39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3C6247FD"/>
    <w:multiLevelType w:val="hybridMultilevel"/>
    <w:tmpl w:val="B940453C"/>
    <w:lvl w:ilvl="0" w:tplc="10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2" w15:restartNumberingAfterBreak="0">
    <w:nsid w:val="3E7C6218"/>
    <w:multiLevelType w:val="multilevel"/>
    <w:tmpl w:val="1088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BF5C1D"/>
    <w:multiLevelType w:val="multilevel"/>
    <w:tmpl w:val="1D44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33FF6"/>
    <w:multiLevelType w:val="hybridMultilevel"/>
    <w:tmpl w:val="FD928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A26BB1"/>
    <w:multiLevelType w:val="hybridMultilevel"/>
    <w:tmpl w:val="B5BC82AC"/>
    <w:lvl w:ilvl="0" w:tplc="0409000F">
      <w:start w:val="1"/>
      <w:numFmt w:val="decimal"/>
      <w:lvlText w:val="%1."/>
      <w:lvlJc w:val="left"/>
      <w:pPr>
        <w:ind w:left="360" w:hanging="360"/>
      </w:pPr>
      <w:rPr>
        <w:rFonts w:hint="default"/>
      </w:rPr>
    </w:lvl>
    <w:lvl w:ilvl="1" w:tplc="879630CC">
      <w:start w:val="1"/>
      <w:numFmt w:val="lowerLetter"/>
      <w:lvlText w:val="%2."/>
      <w:lvlJc w:val="left"/>
      <w:pPr>
        <w:ind w:left="1080" w:hanging="360"/>
      </w:pPr>
      <w:rPr>
        <w:b w:val="0"/>
        <w:bCs w:val="0"/>
      </w:rPr>
    </w:lvl>
    <w:lvl w:ilvl="2" w:tplc="A45863BA">
      <w:start w:val="1"/>
      <w:numFmt w:val="upperLetter"/>
      <w:lvlText w:val="%3."/>
      <w:lvlJc w:val="left"/>
      <w:pPr>
        <w:ind w:left="1980" w:hanging="360"/>
      </w:pPr>
      <w:rPr>
        <w:rFonts w:hint="default"/>
      </w:rPr>
    </w:lvl>
    <w:lvl w:ilvl="3" w:tplc="206C1E16">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6AE45E0"/>
    <w:multiLevelType w:val="hybridMultilevel"/>
    <w:tmpl w:val="98DA7132"/>
    <w:lvl w:ilvl="0" w:tplc="FF2CDE2A">
      <w:start w:val="1"/>
      <w:numFmt w:val="decimal"/>
      <w:lvlText w:val="%1."/>
      <w:lvlJc w:val="left"/>
      <w:pPr>
        <w:ind w:left="720" w:hanging="360"/>
      </w:pPr>
      <w:rPr>
        <w:rFonts w:ascii="Arial" w:hAnsi="Arial" w:hint="default"/>
        <w:color w:val="000000" w:themeColor="text1"/>
      </w:rPr>
    </w:lvl>
    <w:lvl w:ilvl="1" w:tplc="7748979A">
      <w:start w:val="1"/>
      <w:numFmt w:val="lowerLetter"/>
      <w:lvlText w:val="%2."/>
      <w:lvlJc w:val="left"/>
      <w:pPr>
        <w:ind w:left="1440" w:hanging="360"/>
      </w:pPr>
    </w:lvl>
    <w:lvl w:ilvl="2" w:tplc="73E0E0EE">
      <w:start w:val="1"/>
      <w:numFmt w:val="lowerRoman"/>
      <w:lvlText w:val="%3."/>
      <w:lvlJc w:val="right"/>
      <w:pPr>
        <w:ind w:left="2160" w:hanging="180"/>
      </w:pPr>
    </w:lvl>
    <w:lvl w:ilvl="3" w:tplc="BA8E59A4">
      <w:start w:val="1"/>
      <w:numFmt w:val="decimal"/>
      <w:lvlText w:val="%4."/>
      <w:lvlJc w:val="left"/>
      <w:pPr>
        <w:ind w:left="2880" w:hanging="360"/>
      </w:pPr>
    </w:lvl>
    <w:lvl w:ilvl="4" w:tplc="3DEE3A84">
      <w:start w:val="1"/>
      <w:numFmt w:val="lowerLetter"/>
      <w:lvlText w:val="%5."/>
      <w:lvlJc w:val="left"/>
      <w:pPr>
        <w:ind w:left="3600" w:hanging="360"/>
      </w:pPr>
    </w:lvl>
    <w:lvl w:ilvl="5" w:tplc="68AE73B2">
      <w:start w:val="1"/>
      <w:numFmt w:val="lowerRoman"/>
      <w:lvlText w:val="%6."/>
      <w:lvlJc w:val="right"/>
      <w:pPr>
        <w:ind w:left="4320" w:hanging="180"/>
      </w:pPr>
    </w:lvl>
    <w:lvl w:ilvl="6" w:tplc="FCE6C27C">
      <w:start w:val="1"/>
      <w:numFmt w:val="decimal"/>
      <w:lvlText w:val="%7."/>
      <w:lvlJc w:val="left"/>
      <w:pPr>
        <w:ind w:left="5040" w:hanging="360"/>
      </w:pPr>
    </w:lvl>
    <w:lvl w:ilvl="7" w:tplc="AC3886A4">
      <w:start w:val="1"/>
      <w:numFmt w:val="lowerLetter"/>
      <w:lvlText w:val="%8."/>
      <w:lvlJc w:val="left"/>
      <w:pPr>
        <w:ind w:left="5760" w:hanging="360"/>
      </w:pPr>
    </w:lvl>
    <w:lvl w:ilvl="8" w:tplc="B3B84C1A">
      <w:start w:val="1"/>
      <w:numFmt w:val="lowerRoman"/>
      <w:lvlText w:val="%9."/>
      <w:lvlJc w:val="right"/>
      <w:pPr>
        <w:ind w:left="6480" w:hanging="180"/>
      </w:pPr>
    </w:lvl>
  </w:abstractNum>
  <w:abstractNum w:abstractNumId="27" w15:restartNumberingAfterBreak="0">
    <w:nsid w:val="47862EFC"/>
    <w:multiLevelType w:val="hybridMultilevel"/>
    <w:tmpl w:val="55BC7DAC"/>
    <w:lvl w:ilvl="0" w:tplc="4EF45170">
      <w:start w:val="1"/>
      <w:numFmt w:val="decimal"/>
      <w:lvlText w:val="%1."/>
      <w:lvlJc w:val="left"/>
      <w:pPr>
        <w:ind w:left="360" w:hanging="360"/>
      </w:pPr>
      <w:rPr>
        <w:rFonts w:hint="default"/>
        <w:b w:val="0"/>
        <w:bCs/>
      </w:rPr>
    </w:lvl>
    <w:lvl w:ilvl="1" w:tplc="E3642D34">
      <w:start w:val="1"/>
      <w:numFmt w:val="lowerLetter"/>
      <w:lvlText w:val="%2."/>
      <w:lvlJc w:val="left"/>
      <w:pPr>
        <w:ind w:left="964" w:hanging="244"/>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B1A5F6D"/>
    <w:multiLevelType w:val="hybridMultilevel"/>
    <w:tmpl w:val="54F0D6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C4A6A27"/>
    <w:multiLevelType w:val="hybridMultilevel"/>
    <w:tmpl w:val="5EAC57C0"/>
    <w:lvl w:ilvl="0" w:tplc="C43CC37A">
      <w:start w:val="1"/>
      <w:numFmt w:val="decimal"/>
      <w:lvlText w:val="%1."/>
      <w:lvlJc w:val="left"/>
      <w:pPr>
        <w:ind w:left="360" w:hanging="360"/>
      </w:pPr>
      <w:rPr>
        <w:rFonts w:hint="default"/>
        <w:b w:val="0"/>
        <w:bCs/>
        <w:lang w:val="en-US"/>
      </w:rPr>
    </w:lvl>
    <w:lvl w:ilvl="1" w:tplc="5186D640">
      <w:start w:val="1"/>
      <w:numFmt w:val="lowerLetter"/>
      <w:lvlText w:val="%2."/>
      <w:lvlJc w:val="left"/>
      <w:pPr>
        <w:ind w:left="964" w:hanging="244"/>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05A44FB"/>
    <w:multiLevelType w:val="hybridMultilevel"/>
    <w:tmpl w:val="E06E641E"/>
    <w:lvl w:ilvl="0" w:tplc="32F2FD76">
      <w:start w:val="1"/>
      <w:numFmt w:val="bullet"/>
      <w:lvlText w:val=""/>
      <w:lvlJc w:val="left"/>
      <w:pPr>
        <w:ind w:left="720" w:hanging="360"/>
      </w:pPr>
      <w:rPr>
        <w:rFonts w:ascii="Symbol" w:hAnsi="Symbol" w:hint="default"/>
      </w:rPr>
    </w:lvl>
    <w:lvl w:ilvl="1" w:tplc="2C7862C0">
      <w:start w:val="1"/>
      <w:numFmt w:val="bullet"/>
      <w:lvlText w:val="o"/>
      <w:lvlJc w:val="left"/>
      <w:pPr>
        <w:ind w:left="1440" w:hanging="360"/>
      </w:pPr>
      <w:rPr>
        <w:rFonts w:ascii="Courier New" w:hAnsi="Courier New" w:hint="default"/>
      </w:rPr>
    </w:lvl>
    <w:lvl w:ilvl="2" w:tplc="E4E24FD4">
      <w:start w:val="1"/>
      <w:numFmt w:val="bullet"/>
      <w:lvlText w:val=""/>
      <w:lvlJc w:val="left"/>
      <w:pPr>
        <w:ind w:left="2160" w:hanging="360"/>
      </w:pPr>
      <w:rPr>
        <w:rFonts w:ascii="Wingdings" w:hAnsi="Wingdings" w:hint="default"/>
      </w:rPr>
    </w:lvl>
    <w:lvl w:ilvl="3" w:tplc="D38EA4BA">
      <w:start w:val="1"/>
      <w:numFmt w:val="bullet"/>
      <w:lvlText w:val=""/>
      <w:lvlJc w:val="left"/>
      <w:pPr>
        <w:ind w:left="2880" w:hanging="360"/>
      </w:pPr>
      <w:rPr>
        <w:rFonts w:ascii="Symbol" w:hAnsi="Symbol" w:hint="default"/>
      </w:rPr>
    </w:lvl>
    <w:lvl w:ilvl="4" w:tplc="E43201CA">
      <w:start w:val="1"/>
      <w:numFmt w:val="bullet"/>
      <w:lvlText w:val="o"/>
      <w:lvlJc w:val="left"/>
      <w:pPr>
        <w:ind w:left="3600" w:hanging="360"/>
      </w:pPr>
      <w:rPr>
        <w:rFonts w:ascii="Courier New" w:hAnsi="Courier New" w:hint="default"/>
      </w:rPr>
    </w:lvl>
    <w:lvl w:ilvl="5" w:tplc="E7AEBD8A">
      <w:start w:val="1"/>
      <w:numFmt w:val="bullet"/>
      <w:lvlText w:val=""/>
      <w:lvlJc w:val="left"/>
      <w:pPr>
        <w:ind w:left="4320" w:hanging="360"/>
      </w:pPr>
      <w:rPr>
        <w:rFonts w:ascii="Wingdings" w:hAnsi="Wingdings" w:hint="default"/>
      </w:rPr>
    </w:lvl>
    <w:lvl w:ilvl="6" w:tplc="D742828E">
      <w:start w:val="1"/>
      <w:numFmt w:val="bullet"/>
      <w:lvlText w:val=""/>
      <w:lvlJc w:val="left"/>
      <w:pPr>
        <w:ind w:left="5040" w:hanging="360"/>
      </w:pPr>
      <w:rPr>
        <w:rFonts w:ascii="Symbol" w:hAnsi="Symbol" w:hint="default"/>
      </w:rPr>
    </w:lvl>
    <w:lvl w:ilvl="7" w:tplc="09569482">
      <w:start w:val="1"/>
      <w:numFmt w:val="bullet"/>
      <w:lvlText w:val="o"/>
      <w:lvlJc w:val="left"/>
      <w:pPr>
        <w:ind w:left="5760" w:hanging="360"/>
      </w:pPr>
      <w:rPr>
        <w:rFonts w:ascii="Courier New" w:hAnsi="Courier New" w:hint="default"/>
      </w:rPr>
    </w:lvl>
    <w:lvl w:ilvl="8" w:tplc="E9B8F790">
      <w:start w:val="1"/>
      <w:numFmt w:val="bullet"/>
      <w:lvlText w:val=""/>
      <w:lvlJc w:val="left"/>
      <w:pPr>
        <w:ind w:left="6480" w:hanging="360"/>
      </w:pPr>
      <w:rPr>
        <w:rFonts w:ascii="Wingdings" w:hAnsi="Wingdings" w:hint="default"/>
      </w:rPr>
    </w:lvl>
  </w:abstractNum>
  <w:abstractNum w:abstractNumId="31" w15:restartNumberingAfterBreak="0">
    <w:nsid w:val="536356EA"/>
    <w:multiLevelType w:val="multilevel"/>
    <w:tmpl w:val="4BA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51C48"/>
    <w:multiLevelType w:val="multilevel"/>
    <w:tmpl w:val="48D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30B9D"/>
    <w:multiLevelType w:val="hybridMultilevel"/>
    <w:tmpl w:val="7214056E"/>
    <w:lvl w:ilvl="0" w:tplc="FFFFFFFF">
      <w:start w:val="1"/>
      <w:numFmt w:val="decimal"/>
      <w:lvlText w:val="%1."/>
      <w:lvlJc w:val="left"/>
      <w:pPr>
        <w:ind w:left="360" w:hanging="360"/>
      </w:pPr>
      <w:rPr>
        <w:rFonts w:hint="default"/>
        <w:b w:val="0"/>
        <w:bCs/>
        <w:lang w:val="en-US"/>
      </w:rPr>
    </w:lvl>
    <w:lvl w:ilvl="1" w:tplc="FFFFFFFF">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E0B060D"/>
    <w:multiLevelType w:val="hybridMultilevel"/>
    <w:tmpl w:val="C814284A"/>
    <w:lvl w:ilvl="0" w:tplc="EEC0BCFA">
      <w:start w:val="1"/>
      <w:numFmt w:val="bullet"/>
      <w:lvlText w:val="þ"/>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5FECF99E"/>
    <w:multiLevelType w:val="hybridMultilevel"/>
    <w:tmpl w:val="AB90312A"/>
    <w:lvl w:ilvl="0" w:tplc="701C436E">
      <w:start w:val="1"/>
      <w:numFmt w:val="decimal"/>
      <w:lvlText w:val="%1."/>
      <w:lvlJc w:val="left"/>
      <w:pPr>
        <w:ind w:left="720" w:hanging="360"/>
      </w:pPr>
    </w:lvl>
    <w:lvl w:ilvl="1" w:tplc="66706242">
      <w:start w:val="1"/>
      <w:numFmt w:val="lowerLetter"/>
      <w:lvlText w:val="%2."/>
      <w:lvlJc w:val="left"/>
      <w:pPr>
        <w:ind w:left="1440" w:hanging="360"/>
      </w:pPr>
    </w:lvl>
    <w:lvl w:ilvl="2" w:tplc="119AB9CC">
      <w:start w:val="1"/>
      <w:numFmt w:val="lowerRoman"/>
      <w:lvlText w:val="%3."/>
      <w:lvlJc w:val="right"/>
      <w:pPr>
        <w:ind w:left="2160" w:hanging="180"/>
      </w:pPr>
    </w:lvl>
    <w:lvl w:ilvl="3" w:tplc="77AA5A6A">
      <w:start w:val="1"/>
      <w:numFmt w:val="decimal"/>
      <w:lvlText w:val="%4."/>
      <w:lvlJc w:val="left"/>
      <w:pPr>
        <w:ind w:left="2880" w:hanging="360"/>
      </w:pPr>
    </w:lvl>
    <w:lvl w:ilvl="4" w:tplc="159EB94E">
      <w:start w:val="1"/>
      <w:numFmt w:val="lowerLetter"/>
      <w:lvlText w:val="%5."/>
      <w:lvlJc w:val="left"/>
      <w:pPr>
        <w:ind w:left="3600" w:hanging="360"/>
      </w:pPr>
    </w:lvl>
    <w:lvl w:ilvl="5" w:tplc="699AB06A">
      <w:start w:val="1"/>
      <w:numFmt w:val="lowerRoman"/>
      <w:lvlText w:val="%6."/>
      <w:lvlJc w:val="right"/>
      <w:pPr>
        <w:ind w:left="4320" w:hanging="180"/>
      </w:pPr>
    </w:lvl>
    <w:lvl w:ilvl="6" w:tplc="6374D58A">
      <w:start w:val="1"/>
      <w:numFmt w:val="decimal"/>
      <w:lvlText w:val="%7."/>
      <w:lvlJc w:val="left"/>
      <w:pPr>
        <w:ind w:left="5040" w:hanging="360"/>
      </w:pPr>
    </w:lvl>
    <w:lvl w:ilvl="7" w:tplc="BAD4D6E2">
      <w:start w:val="1"/>
      <w:numFmt w:val="lowerLetter"/>
      <w:lvlText w:val="%8."/>
      <w:lvlJc w:val="left"/>
      <w:pPr>
        <w:ind w:left="5760" w:hanging="360"/>
      </w:pPr>
    </w:lvl>
    <w:lvl w:ilvl="8" w:tplc="3D6A5CB6">
      <w:start w:val="1"/>
      <w:numFmt w:val="lowerRoman"/>
      <w:lvlText w:val="%9."/>
      <w:lvlJc w:val="right"/>
      <w:pPr>
        <w:ind w:left="6480" w:hanging="180"/>
      </w:pPr>
    </w:lvl>
  </w:abstractNum>
  <w:abstractNum w:abstractNumId="36" w15:restartNumberingAfterBreak="0">
    <w:nsid w:val="60491B0D"/>
    <w:multiLevelType w:val="hybridMultilevel"/>
    <w:tmpl w:val="18F85F74"/>
    <w:lvl w:ilvl="0" w:tplc="90D6CC7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2C27949"/>
    <w:multiLevelType w:val="hybridMultilevel"/>
    <w:tmpl w:val="70DE6D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E2B2EF7"/>
    <w:multiLevelType w:val="hybridMultilevel"/>
    <w:tmpl w:val="DB2A91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8EC5215"/>
    <w:multiLevelType w:val="hybridMultilevel"/>
    <w:tmpl w:val="D02CD26C"/>
    <w:lvl w:ilvl="0" w:tplc="038C7BC6">
      <w:numFmt w:val="bullet"/>
      <w:lvlText w:val="-"/>
      <w:lvlJc w:val="left"/>
      <w:pPr>
        <w:ind w:left="720" w:hanging="360"/>
      </w:pPr>
      <w:rPr>
        <w:rFonts w:ascii="Arial" w:eastAsia="Calibr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946AD4"/>
    <w:multiLevelType w:val="hybridMultilevel"/>
    <w:tmpl w:val="96C0BA32"/>
    <w:lvl w:ilvl="0" w:tplc="A80EC636">
      <w:start w:val="1"/>
      <w:numFmt w:val="decimal"/>
      <w:lvlText w:val="%1."/>
      <w:lvlJc w:val="left"/>
      <w:pPr>
        <w:ind w:left="360" w:hanging="360"/>
      </w:pPr>
      <w:rPr>
        <w:rFonts w:hint="default"/>
        <w:b w:val="0"/>
        <w:bCs/>
        <w:lang w:val="en-US"/>
      </w:rPr>
    </w:lvl>
    <w:lvl w:ilvl="1" w:tplc="803863C4">
      <w:start w:val="1"/>
      <w:numFmt w:val="lowerLetter"/>
      <w:lvlText w:val="%2."/>
      <w:lvlJc w:val="left"/>
      <w:pPr>
        <w:ind w:left="964" w:hanging="244"/>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7A1436F7"/>
    <w:multiLevelType w:val="hybridMultilevel"/>
    <w:tmpl w:val="645C8286"/>
    <w:lvl w:ilvl="0" w:tplc="F6BAD17E">
      <w:numFmt w:val="bullet"/>
      <w:lvlText w:val="-"/>
      <w:lvlJc w:val="left"/>
      <w:pPr>
        <w:ind w:left="720" w:hanging="360"/>
      </w:pPr>
      <w:rPr>
        <w:rFonts w:ascii="Arial" w:eastAsia="Calibri"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15:restartNumberingAfterBreak="0">
    <w:nsid w:val="7CD47E3A"/>
    <w:multiLevelType w:val="hybridMultilevel"/>
    <w:tmpl w:val="FFFFFFFF"/>
    <w:lvl w:ilvl="0" w:tplc="58D2C184">
      <w:start w:val="4"/>
      <w:numFmt w:val="decimal"/>
      <w:lvlText w:val="%1."/>
      <w:lvlJc w:val="left"/>
      <w:pPr>
        <w:ind w:left="1440" w:hanging="360"/>
      </w:pPr>
    </w:lvl>
    <w:lvl w:ilvl="1" w:tplc="778815C6">
      <w:start w:val="1"/>
      <w:numFmt w:val="lowerLetter"/>
      <w:lvlText w:val="%2."/>
      <w:lvlJc w:val="left"/>
      <w:pPr>
        <w:ind w:left="1440" w:hanging="360"/>
      </w:pPr>
    </w:lvl>
    <w:lvl w:ilvl="2" w:tplc="8C16C4D8">
      <w:start w:val="1"/>
      <w:numFmt w:val="lowerRoman"/>
      <w:lvlText w:val="%3."/>
      <w:lvlJc w:val="right"/>
      <w:pPr>
        <w:ind w:left="2160" w:hanging="180"/>
      </w:pPr>
    </w:lvl>
    <w:lvl w:ilvl="3" w:tplc="284C5508">
      <w:start w:val="1"/>
      <w:numFmt w:val="decimal"/>
      <w:lvlText w:val="%4."/>
      <w:lvlJc w:val="left"/>
      <w:pPr>
        <w:ind w:left="2880" w:hanging="360"/>
      </w:pPr>
    </w:lvl>
    <w:lvl w:ilvl="4" w:tplc="93DCEC56">
      <w:start w:val="1"/>
      <w:numFmt w:val="lowerLetter"/>
      <w:lvlText w:val="%5."/>
      <w:lvlJc w:val="left"/>
      <w:pPr>
        <w:ind w:left="3600" w:hanging="360"/>
      </w:pPr>
    </w:lvl>
    <w:lvl w:ilvl="5" w:tplc="56FC8246">
      <w:start w:val="1"/>
      <w:numFmt w:val="lowerRoman"/>
      <w:lvlText w:val="%6."/>
      <w:lvlJc w:val="right"/>
      <w:pPr>
        <w:ind w:left="4320" w:hanging="180"/>
      </w:pPr>
    </w:lvl>
    <w:lvl w:ilvl="6" w:tplc="586CAA20">
      <w:start w:val="1"/>
      <w:numFmt w:val="decimal"/>
      <w:lvlText w:val="%7."/>
      <w:lvlJc w:val="left"/>
      <w:pPr>
        <w:ind w:left="5040" w:hanging="360"/>
      </w:pPr>
    </w:lvl>
    <w:lvl w:ilvl="7" w:tplc="0C08E5DC">
      <w:start w:val="1"/>
      <w:numFmt w:val="lowerLetter"/>
      <w:lvlText w:val="%8."/>
      <w:lvlJc w:val="left"/>
      <w:pPr>
        <w:ind w:left="5760" w:hanging="360"/>
      </w:pPr>
    </w:lvl>
    <w:lvl w:ilvl="8" w:tplc="DE88852C">
      <w:start w:val="1"/>
      <w:numFmt w:val="lowerRoman"/>
      <w:lvlText w:val="%9."/>
      <w:lvlJc w:val="right"/>
      <w:pPr>
        <w:ind w:left="6480" w:hanging="180"/>
      </w:pPr>
    </w:lvl>
  </w:abstractNum>
  <w:abstractNum w:abstractNumId="43" w15:restartNumberingAfterBreak="0">
    <w:nsid w:val="7F261C90"/>
    <w:multiLevelType w:val="hybridMultilevel"/>
    <w:tmpl w:val="98A69942"/>
    <w:lvl w:ilvl="0" w:tplc="FFFFFFFF">
      <w:start w:val="1"/>
      <w:numFmt w:val="decimal"/>
      <w:lvlText w:val="%1."/>
      <w:lvlJc w:val="left"/>
      <w:pPr>
        <w:ind w:left="360" w:hanging="360"/>
      </w:pPr>
      <w:rPr>
        <w:rFonts w:hint="default"/>
        <w:b w:val="0"/>
        <w:bCs/>
        <w:lang w:val="en-US"/>
      </w:rPr>
    </w:lvl>
    <w:lvl w:ilvl="1" w:tplc="04090019">
      <w:start w:val="1"/>
      <w:numFmt w:val="lowerLetter"/>
      <w:lvlText w:val="%2."/>
      <w:lvlJc w:val="left"/>
      <w:pPr>
        <w:ind w:left="108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7851799">
    <w:abstractNumId w:val="42"/>
  </w:num>
  <w:num w:numId="2" w16cid:durableId="933516283">
    <w:abstractNumId w:val="26"/>
  </w:num>
  <w:num w:numId="3" w16cid:durableId="2024621446">
    <w:abstractNumId w:val="30"/>
  </w:num>
  <w:num w:numId="4" w16cid:durableId="121852996">
    <w:abstractNumId w:val="0"/>
  </w:num>
  <w:num w:numId="5" w16cid:durableId="368991009">
    <w:abstractNumId w:val="25"/>
  </w:num>
  <w:num w:numId="6" w16cid:durableId="973170331">
    <w:abstractNumId w:val="28"/>
  </w:num>
  <w:num w:numId="7" w16cid:durableId="1585651791">
    <w:abstractNumId w:val="19"/>
  </w:num>
  <w:num w:numId="8" w16cid:durableId="5177437">
    <w:abstractNumId w:val="24"/>
  </w:num>
  <w:num w:numId="9" w16cid:durableId="1406100357">
    <w:abstractNumId w:val="10"/>
  </w:num>
  <w:num w:numId="10" w16cid:durableId="1213735851">
    <w:abstractNumId w:val="36"/>
  </w:num>
  <w:num w:numId="11" w16cid:durableId="512644101">
    <w:abstractNumId w:val="40"/>
  </w:num>
  <w:num w:numId="12" w16cid:durableId="1504121830">
    <w:abstractNumId w:val="27"/>
  </w:num>
  <w:num w:numId="13" w16cid:durableId="1054810529">
    <w:abstractNumId w:val="11"/>
  </w:num>
  <w:num w:numId="14" w16cid:durableId="1406955845">
    <w:abstractNumId w:val="13"/>
  </w:num>
  <w:num w:numId="15" w16cid:durableId="1398556035">
    <w:abstractNumId w:val="29"/>
  </w:num>
  <w:num w:numId="16" w16cid:durableId="1316716267">
    <w:abstractNumId w:val="43"/>
  </w:num>
  <w:num w:numId="17" w16cid:durableId="1694107143">
    <w:abstractNumId w:val="33"/>
  </w:num>
  <w:num w:numId="18" w16cid:durableId="789783117">
    <w:abstractNumId w:val="2"/>
  </w:num>
  <w:num w:numId="19" w16cid:durableId="2020227813">
    <w:abstractNumId w:val="12"/>
  </w:num>
  <w:num w:numId="20" w16cid:durableId="1117329943">
    <w:abstractNumId w:val="15"/>
  </w:num>
  <w:num w:numId="21" w16cid:durableId="881863791">
    <w:abstractNumId w:val="6"/>
  </w:num>
  <w:num w:numId="22" w16cid:durableId="1595238295">
    <w:abstractNumId w:val="3"/>
  </w:num>
  <w:num w:numId="23" w16cid:durableId="307823812">
    <w:abstractNumId w:val="14"/>
  </w:num>
  <w:num w:numId="24" w16cid:durableId="1836339638">
    <w:abstractNumId w:val="39"/>
  </w:num>
  <w:num w:numId="25" w16cid:durableId="1129124835">
    <w:abstractNumId w:val="5"/>
  </w:num>
  <w:num w:numId="26" w16cid:durableId="1446969597">
    <w:abstractNumId w:val="35"/>
  </w:num>
  <w:num w:numId="27" w16cid:durableId="1942641021">
    <w:abstractNumId w:val="21"/>
  </w:num>
  <w:num w:numId="28" w16cid:durableId="1430158083">
    <w:abstractNumId w:val="34"/>
  </w:num>
  <w:num w:numId="29" w16cid:durableId="1045788342">
    <w:abstractNumId w:val="37"/>
  </w:num>
  <w:num w:numId="30" w16cid:durableId="1103570108">
    <w:abstractNumId w:val="41"/>
  </w:num>
  <w:num w:numId="31" w16cid:durableId="448008692">
    <w:abstractNumId w:val="32"/>
  </w:num>
  <w:num w:numId="32" w16cid:durableId="1327323995">
    <w:abstractNumId w:val="38"/>
  </w:num>
  <w:num w:numId="33" w16cid:durableId="1387921793">
    <w:abstractNumId w:val="7"/>
  </w:num>
  <w:num w:numId="34" w16cid:durableId="694042258">
    <w:abstractNumId w:val="22"/>
  </w:num>
  <w:num w:numId="35" w16cid:durableId="214976313">
    <w:abstractNumId w:val="20"/>
  </w:num>
  <w:num w:numId="36" w16cid:durableId="1091052596">
    <w:abstractNumId w:val="23"/>
  </w:num>
  <w:num w:numId="37" w16cid:durableId="128670584">
    <w:abstractNumId w:val="4"/>
  </w:num>
  <w:num w:numId="38" w16cid:durableId="607128153">
    <w:abstractNumId w:val="31"/>
  </w:num>
  <w:num w:numId="39" w16cid:durableId="1796176939">
    <w:abstractNumId w:val="17"/>
  </w:num>
  <w:num w:numId="40" w16cid:durableId="1867254926">
    <w:abstractNumId w:val="8"/>
  </w:num>
  <w:num w:numId="41" w16cid:durableId="1729064070">
    <w:abstractNumId w:val="1"/>
  </w:num>
  <w:num w:numId="42" w16cid:durableId="1486780718">
    <w:abstractNumId w:val="9"/>
  </w:num>
  <w:num w:numId="43" w16cid:durableId="1180587703">
    <w:abstractNumId w:val="16"/>
  </w:num>
  <w:num w:numId="44" w16cid:durableId="101535848">
    <w:abstractNumId w:val="1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sta, Marco M [NC]">
    <w15:presenceInfo w15:providerId="AD" w15:userId="S::marco.presta@hrsdc-rhdcc.gc.ca::fc1cf8cd-fce3-4ad5-bd16-58725f4e6a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C1A"/>
    <w:rsid w:val="0000012E"/>
    <w:rsid w:val="00000211"/>
    <w:rsid w:val="00000390"/>
    <w:rsid w:val="00000B6B"/>
    <w:rsid w:val="00000E23"/>
    <w:rsid w:val="0000115A"/>
    <w:rsid w:val="00001164"/>
    <w:rsid w:val="000012F4"/>
    <w:rsid w:val="00001335"/>
    <w:rsid w:val="00001750"/>
    <w:rsid w:val="000019B2"/>
    <w:rsid w:val="00001BC4"/>
    <w:rsid w:val="00001C8B"/>
    <w:rsid w:val="00001DCE"/>
    <w:rsid w:val="00001EFD"/>
    <w:rsid w:val="00001FA5"/>
    <w:rsid w:val="00002041"/>
    <w:rsid w:val="000021C0"/>
    <w:rsid w:val="000021EA"/>
    <w:rsid w:val="000021F7"/>
    <w:rsid w:val="000023AF"/>
    <w:rsid w:val="000023E2"/>
    <w:rsid w:val="0000242C"/>
    <w:rsid w:val="0000261E"/>
    <w:rsid w:val="00002680"/>
    <w:rsid w:val="0000280B"/>
    <w:rsid w:val="00002A50"/>
    <w:rsid w:val="00002BB1"/>
    <w:rsid w:val="00002C05"/>
    <w:rsid w:val="00002EA1"/>
    <w:rsid w:val="00003215"/>
    <w:rsid w:val="0000334F"/>
    <w:rsid w:val="0000365C"/>
    <w:rsid w:val="00003C69"/>
    <w:rsid w:val="00003CB3"/>
    <w:rsid w:val="00003E31"/>
    <w:rsid w:val="00003E97"/>
    <w:rsid w:val="00003EA7"/>
    <w:rsid w:val="00003F08"/>
    <w:rsid w:val="0000432F"/>
    <w:rsid w:val="00004560"/>
    <w:rsid w:val="000045A0"/>
    <w:rsid w:val="0000481E"/>
    <w:rsid w:val="00004D83"/>
    <w:rsid w:val="00005163"/>
    <w:rsid w:val="0000561E"/>
    <w:rsid w:val="000058F2"/>
    <w:rsid w:val="000060D3"/>
    <w:rsid w:val="0000658B"/>
    <w:rsid w:val="000065F0"/>
    <w:rsid w:val="000066AF"/>
    <w:rsid w:val="00006A1D"/>
    <w:rsid w:val="00006ABB"/>
    <w:rsid w:val="00006BF5"/>
    <w:rsid w:val="00006D22"/>
    <w:rsid w:val="0000725C"/>
    <w:rsid w:val="00007CEC"/>
    <w:rsid w:val="000105A3"/>
    <w:rsid w:val="000105E8"/>
    <w:rsid w:val="000109A3"/>
    <w:rsid w:val="00010E44"/>
    <w:rsid w:val="000114D5"/>
    <w:rsid w:val="00011508"/>
    <w:rsid w:val="000117B3"/>
    <w:rsid w:val="000117D8"/>
    <w:rsid w:val="00011AA1"/>
    <w:rsid w:val="0001210C"/>
    <w:rsid w:val="0001211F"/>
    <w:rsid w:val="00012543"/>
    <w:rsid w:val="000126B7"/>
    <w:rsid w:val="00012757"/>
    <w:rsid w:val="00012784"/>
    <w:rsid w:val="000128C9"/>
    <w:rsid w:val="00012965"/>
    <w:rsid w:val="000129FD"/>
    <w:rsid w:val="00012A44"/>
    <w:rsid w:val="00012DB1"/>
    <w:rsid w:val="00012FA8"/>
    <w:rsid w:val="00013286"/>
    <w:rsid w:val="00013324"/>
    <w:rsid w:val="000133E4"/>
    <w:rsid w:val="00013833"/>
    <w:rsid w:val="00013F10"/>
    <w:rsid w:val="00013F87"/>
    <w:rsid w:val="000141A2"/>
    <w:rsid w:val="000142E7"/>
    <w:rsid w:val="000143F3"/>
    <w:rsid w:val="0001496C"/>
    <w:rsid w:val="00014B7C"/>
    <w:rsid w:val="00014DF7"/>
    <w:rsid w:val="00014E1B"/>
    <w:rsid w:val="00014EC8"/>
    <w:rsid w:val="00015197"/>
    <w:rsid w:val="000154E0"/>
    <w:rsid w:val="000155BE"/>
    <w:rsid w:val="00015A30"/>
    <w:rsid w:val="00015B4F"/>
    <w:rsid w:val="00015ECE"/>
    <w:rsid w:val="00016154"/>
    <w:rsid w:val="00016438"/>
    <w:rsid w:val="000164AD"/>
    <w:rsid w:val="00016656"/>
    <w:rsid w:val="0001665A"/>
    <w:rsid w:val="0001692E"/>
    <w:rsid w:val="00016974"/>
    <w:rsid w:val="00016ACB"/>
    <w:rsid w:val="00016AD8"/>
    <w:rsid w:val="00016DC4"/>
    <w:rsid w:val="00016FE1"/>
    <w:rsid w:val="00017075"/>
    <w:rsid w:val="00017823"/>
    <w:rsid w:val="000179CE"/>
    <w:rsid w:val="00017D1A"/>
    <w:rsid w:val="00017FB6"/>
    <w:rsid w:val="00020037"/>
    <w:rsid w:val="0002009F"/>
    <w:rsid w:val="00020311"/>
    <w:rsid w:val="00020367"/>
    <w:rsid w:val="000203C3"/>
    <w:rsid w:val="0002048D"/>
    <w:rsid w:val="00020EC4"/>
    <w:rsid w:val="00020ED6"/>
    <w:rsid w:val="00020FCB"/>
    <w:rsid w:val="0002131A"/>
    <w:rsid w:val="00021455"/>
    <w:rsid w:val="0002158F"/>
    <w:rsid w:val="0002168A"/>
    <w:rsid w:val="000216A8"/>
    <w:rsid w:val="000216D0"/>
    <w:rsid w:val="00021B59"/>
    <w:rsid w:val="00021B9C"/>
    <w:rsid w:val="00021EAE"/>
    <w:rsid w:val="00021F3E"/>
    <w:rsid w:val="0002200F"/>
    <w:rsid w:val="000228BB"/>
    <w:rsid w:val="00022908"/>
    <w:rsid w:val="00022B26"/>
    <w:rsid w:val="00022F30"/>
    <w:rsid w:val="00023336"/>
    <w:rsid w:val="00023451"/>
    <w:rsid w:val="000239F7"/>
    <w:rsid w:val="000242F2"/>
    <w:rsid w:val="000243B1"/>
    <w:rsid w:val="000245EF"/>
    <w:rsid w:val="0002468E"/>
    <w:rsid w:val="0002477C"/>
    <w:rsid w:val="000249AB"/>
    <w:rsid w:val="00024A0E"/>
    <w:rsid w:val="00024A5E"/>
    <w:rsid w:val="00024B13"/>
    <w:rsid w:val="00024BF8"/>
    <w:rsid w:val="00025392"/>
    <w:rsid w:val="000253B8"/>
    <w:rsid w:val="000253F8"/>
    <w:rsid w:val="000254DB"/>
    <w:rsid w:val="0002567C"/>
    <w:rsid w:val="000256D9"/>
    <w:rsid w:val="00025766"/>
    <w:rsid w:val="00025947"/>
    <w:rsid w:val="00025EAA"/>
    <w:rsid w:val="00025FAA"/>
    <w:rsid w:val="00026250"/>
    <w:rsid w:val="00026C66"/>
    <w:rsid w:val="00026F88"/>
    <w:rsid w:val="00026F9F"/>
    <w:rsid w:val="0002722F"/>
    <w:rsid w:val="00027788"/>
    <w:rsid w:val="00027829"/>
    <w:rsid w:val="000278DF"/>
    <w:rsid w:val="0002794F"/>
    <w:rsid w:val="00027AB7"/>
    <w:rsid w:val="00027F83"/>
    <w:rsid w:val="00027FCA"/>
    <w:rsid w:val="0003010C"/>
    <w:rsid w:val="000301ED"/>
    <w:rsid w:val="00030398"/>
    <w:rsid w:val="000303EF"/>
    <w:rsid w:val="000306B7"/>
    <w:rsid w:val="0003075B"/>
    <w:rsid w:val="00030E67"/>
    <w:rsid w:val="00030EC7"/>
    <w:rsid w:val="00031227"/>
    <w:rsid w:val="000312AC"/>
    <w:rsid w:val="000315F8"/>
    <w:rsid w:val="00031857"/>
    <w:rsid w:val="00031A8E"/>
    <w:rsid w:val="00031B41"/>
    <w:rsid w:val="0003252D"/>
    <w:rsid w:val="0003273F"/>
    <w:rsid w:val="00032804"/>
    <w:rsid w:val="000329B6"/>
    <w:rsid w:val="00032BA8"/>
    <w:rsid w:val="00032BC9"/>
    <w:rsid w:val="00032E46"/>
    <w:rsid w:val="00032F0D"/>
    <w:rsid w:val="00032FD3"/>
    <w:rsid w:val="00033270"/>
    <w:rsid w:val="000332EE"/>
    <w:rsid w:val="000334A4"/>
    <w:rsid w:val="000336C7"/>
    <w:rsid w:val="000337DE"/>
    <w:rsid w:val="00033979"/>
    <w:rsid w:val="000339AC"/>
    <w:rsid w:val="00033C73"/>
    <w:rsid w:val="0003408B"/>
    <w:rsid w:val="0003425A"/>
    <w:rsid w:val="00034299"/>
    <w:rsid w:val="00034489"/>
    <w:rsid w:val="0003475C"/>
    <w:rsid w:val="000348F3"/>
    <w:rsid w:val="00034AC1"/>
    <w:rsid w:val="00034D34"/>
    <w:rsid w:val="00034D68"/>
    <w:rsid w:val="00034E04"/>
    <w:rsid w:val="00034F3E"/>
    <w:rsid w:val="00034F76"/>
    <w:rsid w:val="00034FD2"/>
    <w:rsid w:val="000354C1"/>
    <w:rsid w:val="0003559E"/>
    <w:rsid w:val="00035CCE"/>
    <w:rsid w:val="00035CF5"/>
    <w:rsid w:val="00035E6A"/>
    <w:rsid w:val="00035E87"/>
    <w:rsid w:val="00035EFE"/>
    <w:rsid w:val="00036022"/>
    <w:rsid w:val="00036214"/>
    <w:rsid w:val="00036303"/>
    <w:rsid w:val="00036707"/>
    <w:rsid w:val="00036780"/>
    <w:rsid w:val="00036E60"/>
    <w:rsid w:val="000370D1"/>
    <w:rsid w:val="00037184"/>
    <w:rsid w:val="00037525"/>
    <w:rsid w:val="000375C2"/>
    <w:rsid w:val="000376A3"/>
    <w:rsid w:val="00037B36"/>
    <w:rsid w:val="00037CFF"/>
    <w:rsid w:val="00037FE9"/>
    <w:rsid w:val="00040033"/>
    <w:rsid w:val="000400BB"/>
    <w:rsid w:val="0004034A"/>
    <w:rsid w:val="00040466"/>
    <w:rsid w:val="00040746"/>
    <w:rsid w:val="00040867"/>
    <w:rsid w:val="00040BB7"/>
    <w:rsid w:val="00040C4C"/>
    <w:rsid w:val="000411B4"/>
    <w:rsid w:val="000412CD"/>
    <w:rsid w:val="00041534"/>
    <w:rsid w:val="000417C0"/>
    <w:rsid w:val="00041F7A"/>
    <w:rsid w:val="00041FC2"/>
    <w:rsid w:val="0004208A"/>
    <w:rsid w:val="000420FA"/>
    <w:rsid w:val="00042464"/>
    <w:rsid w:val="00042816"/>
    <w:rsid w:val="00042834"/>
    <w:rsid w:val="00042844"/>
    <w:rsid w:val="00042904"/>
    <w:rsid w:val="00042916"/>
    <w:rsid w:val="00042E37"/>
    <w:rsid w:val="00042E5B"/>
    <w:rsid w:val="00042FE9"/>
    <w:rsid w:val="000430E4"/>
    <w:rsid w:val="000433C9"/>
    <w:rsid w:val="000435A9"/>
    <w:rsid w:val="000436DB"/>
    <w:rsid w:val="000436FD"/>
    <w:rsid w:val="0004384B"/>
    <w:rsid w:val="0004386B"/>
    <w:rsid w:val="000438EE"/>
    <w:rsid w:val="00043C60"/>
    <w:rsid w:val="00043CC3"/>
    <w:rsid w:val="00044088"/>
    <w:rsid w:val="000444E6"/>
    <w:rsid w:val="00044568"/>
    <w:rsid w:val="0004460C"/>
    <w:rsid w:val="000447A7"/>
    <w:rsid w:val="00044926"/>
    <w:rsid w:val="00044B6F"/>
    <w:rsid w:val="00044C9D"/>
    <w:rsid w:val="00044CDF"/>
    <w:rsid w:val="00044F9F"/>
    <w:rsid w:val="00044FBB"/>
    <w:rsid w:val="000455AA"/>
    <w:rsid w:val="0004573C"/>
    <w:rsid w:val="0004583C"/>
    <w:rsid w:val="00045852"/>
    <w:rsid w:val="0004588E"/>
    <w:rsid w:val="00045932"/>
    <w:rsid w:val="00045AE6"/>
    <w:rsid w:val="00045BD7"/>
    <w:rsid w:val="00045C2F"/>
    <w:rsid w:val="00045C8E"/>
    <w:rsid w:val="00045E27"/>
    <w:rsid w:val="00045E72"/>
    <w:rsid w:val="00045F7E"/>
    <w:rsid w:val="000461C1"/>
    <w:rsid w:val="00046394"/>
    <w:rsid w:val="0004660B"/>
    <w:rsid w:val="00046C78"/>
    <w:rsid w:val="00046CC0"/>
    <w:rsid w:val="0004717F"/>
    <w:rsid w:val="0004730E"/>
    <w:rsid w:val="0004731D"/>
    <w:rsid w:val="0004761D"/>
    <w:rsid w:val="00047695"/>
    <w:rsid w:val="00047CF1"/>
    <w:rsid w:val="00047D6D"/>
    <w:rsid w:val="00047E0B"/>
    <w:rsid w:val="00047F09"/>
    <w:rsid w:val="00050329"/>
    <w:rsid w:val="000503D4"/>
    <w:rsid w:val="0005060C"/>
    <w:rsid w:val="0005063D"/>
    <w:rsid w:val="0005067E"/>
    <w:rsid w:val="00050882"/>
    <w:rsid w:val="00050D79"/>
    <w:rsid w:val="00050F79"/>
    <w:rsid w:val="000513AE"/>
    <w:rsid w:val="000516DC"/>
    <w:rsid w:val="000516E6"/>
    <w:rsid w:val="00051906"/>
    <w:rsid w:val="00051B28"/>
    <w:rsid w:val="00051B69"/>
    <w:rsid w:val="00051D7E"/>
    <w:rsid w:val="000521FB"/>
    <w:rsid w:val="00052269"/>
    <w:rsid w:val="000523F6"/>
    <w:rsid w:val="00052566"/>
    <w:rsid w:val="00052AFF"/>
    <w:rsid w:val="00052B57"/>
    <w:rsid w:val="00052D65"/>
    <w:rsid w:val="00052FC8"/>
    <w:rsid w:val="000531AB"/>
    <w:rsid w:val="000531BF"/>
    <w:rsid w:val="00053577"/>
    <w:rsid w:val="0005364B"/>
    <w:rsid w:val="00053691"/>
    <w:rsid w:val="000538CD"/>
    <w:rsid w:val="00053A7C"/>
    <w:rsid w:val="00053B83"/>
    <w:rsid w:val="00053F0C"/>
    <w:rsid w:val="00054038"/>
    <w:rsid w:val="00054181"/>
    <w:rsid w:val="00054434"/>
    <w:rsid w:val="0005472F"/>
    <w:rsid w:val="00054779"/>
    <w:rsid w:val="00054800"/>
    <w:rsid w:val="00054805"/>
    <w:rsid w:val="000548D3"/>
    <w:rsid w:val="00054C7F"/>
    <w:rsid w:val="00054D12"/>
    <w:rsid w:val="00054D5F"/>
    <w:rsid w:val="00054DAF"/>
    <w:rsid w:val="000551D4"/>
    <w:rsid w:val="00055240"/>
    <w:rsid w:val="00055855"/>
    <w:rsid w:val="000558D2"/>
    <w:rsid w:val="00055D60"/>
    <w:rsid w:val="0005617C"/>
    <w:rsid w:val="0005618F"/>
    <w:rsid w:val="00056468"/>
    <w:rsid w:val="0005665F"/>
    <w:rsid w:val="000566F0"/>
    <w:rsid w:val="000567F6"/>
    <w:rsid w:val="000568B0"/>
    <w:rsid w:val="000568DE"/>
    <w:rsid w:val="00056B2A"/>
    <w:rsid w:val="00056D70"/>
    <w:rsid w:val="00056D71"/>
    <w:rsid w:val="00056DFC"/>
    <w:rsid w:val="00056F6D"/>
    <w:rsid w:val="00057166"/>
    <w:rsid w:val="00057472"/>
    <w:rsid w:val="000574ED"/>
    <w:rsid w:val="000575D4"/>
    <w:rsid w:val="00057801"/>
    <w:rsid w:val="00057C56"/>
    <w:rsid w:val="00057EB6"/>
    <w:rsid w:val="00060089"/>
    <w:rsid w:val="00060109"/>
    <w:rsid w:val="00060147"/>
    <w:rsid w:val="000603E2"/>
    <w:rsid w:val="00060505"/>
    <w:rsid w:val="00060906"/>
    <w:rsid w:val="000612A0"/>
    <w:rsid w:val="000613AB"/>
    <w:rsid w:val="0006171E"/>
    <w:rsid w:val="00061833"/>
    <w:rsid w:val="00061A60"/>
    <w:rsid w:val="00061C72"/>
    <w:rsid w:val="000622AE"/>
    <w:rsid w:val="0006250B"/>
    <w:rsid w:val="00062654"/>
    <w:rsid w:val="00062A82"/>
    <w:rsid w:val="00062CEE"/>
    <w:rsid w:val="00062E12"/>
    <w:rsid w:val="00062E81"/>
    <w:rsid w:val="00062F05"/>
    <w:rsid w:val="00062FD5"/>
    <w:rsid w:val="00063066"/>
    <w:rsid w:val="000631A4"/>
    <w:rsid w:val="00063346"/>
    <w:rsid w:val="000636D7"/>
    <w:rsid w:val="0006379E"/>
    <w:rsid w:val="00063862"/>
    <w:rsid w:val="000639C0"/>
    <w:rsid w:val="00063BF4"/>
    <w:rsid w:val="00063C39"/>
    <w:rsid w:val="00063EA5"/>
    <w:rsid w:val="00063EEC"/>
    <w:rsid w:val="00063F06"/>
    <w:rsid w:val="0006430D"/>
    <w:rsid w:val="00064396"/>
    <w:rsid w:val="0006443D"/>
    <w:rsid w:val="000645E3"/>
    <w:rsid w:val="00064617"/>
    <w:rsid w:val="00064AC1"/>
    <w:rsid w:val="00064B7B"/>
    <w:rsid w:val="00064BE7"/>
    <w:rsid w:val="00064BE8"/>
    <w:rsid w:val="00065189"/>
    <w:rsid w:val="000651BF"/>
    <w:rsid w:val="000654D6"/>
    <w:rsid w:val="00065500"/>
    <w:rsid w:val="00065579"/>
    <w:rsid w:val="0006573E"/>
    <w:rsid w:val="00065890"/>
    <w:rsid w:val="00065EEF"/>
    <w:rsid w:val="00065FC3"/>
    <w:rsid w:val="000660C5"/>
    <w:rsid w:val="000667C1"/>
    <w:rsid w:val="00066896"/>
    <w:rsid w:val="00066ADF"/>
    <w:rsid w:val="00066C02"/>
    <w:rsid w:val="000671BB"/>
    <w:rsid w:val="000673C9"/>
    <w:rsid w:val="00067466"/>
    <w:rsid w:val="00067471"/>
    <w:rsid w:val="00067749"/>
    <w:rsid w:val="00067B87"/>
    <w:rsid w:val="00067C8C"/>
    <w:rsid w:val="0007004C"/>
    <w:rsid w:val="000700B2"/>
    <w:rsid w:val="0007013F"/>
    <w:rsid w:val="000704D5"/>
    <w:rsid w:val="0007052B"/>
    <w:rsid w:val="00070635"/>
    <w:rsid w:val="000706DA"/>
    <w:rsid w:val="00070805"/>
    <w:rsid w:val="0007097A"/>
    <w:rsid w:val="000710C9"/>
    <w:rsid w:val="0007117B"/>
    <w:rsid w:val="000716A2"/>
    <w:rsid w:val="00071864"/>
    <w:rsid w:val="000718C9"/>
    <w:rsid w:val="00071BD7"/>
    <w:rsid w:val="000727F5"/>
    <w:rsid w:val="0007298B"/>
    <w:rsid w:val="00072A41"/>
    <w:rsid w:val="00072AC3"/>
    <w:rsid w:val="00072B8E"/>
    <w:rsid w:val="00072F09"/>
    <w:rsid w:val="00073200"/>
    <w:rsid w:val="000733F0"/>
    <w:rsid w:val="000734DF"/>
    <w:rsid w:val="000737C3"/>
    <w:rsid w:val="00073A7C"/>
    <w:rsid w:val="00073EA2"/>
    <w:rsid w:val="00073EC6"/>
    <w:rsid w:val="00074586"/>
    <w:rsid w:val="00074669"/>
    <w:rsid w:val="000748BE"/>
    <w:rsid w:val="000749D6"/>
    <w:rsid w:val="00074BCC"/>
    <w:rsid w:val="00074CE3"/>
    <w:rsid w:val="00074E4A"/>
    <w:rsid w:val="00074E76"/>
    <w:rsid w:val="00074E7A"/>
    <w:rsid w:val="00074ED9"/>
    <w:rsid w:val="00075345"/>
    <w:rsid w:val="00075518"/>
    <w:rsid w:val="0007587B"/>
    <w:rsid w:val="00075D5F"/>
    <w:rsid w:val="00075E9D"/>
    <w:rsid w:val="000760A1"/>
    <w:rsid w:val="00076173"/>
    <w:rsid w:val="000762BC"/>
    <w:rsid w:val="000766EA"/>
    <w:rsid w:val="00076899"/>
    <w:rsid w:val="000769E2"/>
    <w:rsid w:val="00076A20"/>
    <w:rsid w:val="00076B4D"/>
    <w:rsid w:val="00077085"/>
    <w:rsid w:val="0007716D"/>
    <w:rsid w:val="0007722F"/>
    <w:rsid w:val="00077316"/>
    <w:rsid w:val="000773BF"/>
    <w:rsid w:val="00077650"/>
    <w:rsid w:val="00077668"/>
    <w:rsid w:val="000776D9"/>
    <w:rsid w:val="0007789C"/>
    <w:rsid w:val="00077B64"/>
    <w:rsid w:val="00077B88"/>
    <w:rsid w:val="00077DE1"/>
    <w:rsid w:val="00077E02"/>
    <w:rsid w:val="000801D8"/>
    <w:rsid w:val="00080226"/>
    <w:rsid w:val="00080460"/>
    <w:rsid w:val="00080646"/>
    <w:rsid w:val="000807E0"/>
    <w:rsid w:val="0008082D"/>
    <w:rsid w:val="00080983"/>
    <w:rsid w:val="00080DEE"/>
    <w:rsid w:val="00080F4B"/>
    <w:rsid w:val="0008151C"/>
    <w:rsid w:val="000816C2"/>
    <w:rsid w:val="00081B9E"/>
    <w:rsid w:val="00081E09"/>
    <w:rsid w:val="00082082"/>
    <w:rsid w:val="000823BD"/>
    <w:rsid w:val="000827A3"/>
    <w:rsid w:val="00082807"/>
    <w:rsid w:val="00082AAD"/>
    <w:rsid w:val="00082B3C"/>
    <w:rsid w:val="00082BD5"/>
    <w:rsid w:val="00082D5D"/>
    <w:rsid w:val="00082EE5"/>
    <w:rsid w:val="00083086"/>
    <w:rsid w:val="000833E8"/>
    <w:rsid w:val="00083457"/>
    <w:rsid w:val="00083598"/>
    <w:rsid w:val="0008364D"/>
    <w:rsid w:val="000837D4"/>
    <w:rsid w:val="00083A15"/>
    <w:rsid w:val="00083D03"/>
    <w:rsid w:val="00083D8C"/>
    <w:rsid w:val="00083EA2"/>
    <w:rsid w:val="00083F16"/>
    <w:rsid w:val="000841CE"/>
    <w:rsid w:val="000845E5"/>
    <w:rsid w:val="00084634"/>
    <w:rsid w:val="000846E7"/>
    <w:rsid w:val="000847AE"/>
    <w:rsid w:val="00084897"/>
    <w:rsid w:val="00084CE6"/>
    <w:rsid w:val="00085130"/>
    <w:rsid w:val="0008534D"/>
    <w:rsid w:val="00085351"/>
    <w:rsid w:val="000856AC"/>
    <w:rsid w:val="0008574A"/>
    <w:rsid w:val="00085868"/>
    <w:rsid w:val="00085920"/>
    <w:rsid w:val="00085EC8"/>
    <w:rsid w:val="000860FB"/>
    <w:rsid w:val="000863B5"/>
    <w:rsid w:val="0008656F"/>
    <w:rsid w:val="0008664F"/>
    <w:rsid w:val="000866C9"/>
    <w:rsid w:val="0008681F"/>
    <w:rsid w:val="00086844"/>
    <w:rsid w:val="000868E1"/>
    <w:rsid w:val="00086BB1"/>
    <w:rsid w:val="00086CFF"/>
    <w:rsid w:val="00086DBC"/>
    <w:rsid w:val="000871C8"/>
    <w:rsid w:val="00087368"/>
    <w:rsid w:val="00087594"/>
    <w:rsid w:val="000875BB"/>
    <w:rsid w:val="0008763F"/>
    <w:rsid w:val="00087715"/>
    <w:rsid w:val="0008778E"/>
    <w:rsid w:val="00087A34"/>
    <w:rsid w:val="00087AEF"/>
    <w:rsid w:val="00087B0C"/>
    <w:rsid w:val="00087E0B"/>
    <w:rsid w:val="00087F29"/>
    <w:rsid w:val="00090126"/>
    <w:rsid w:val="00090381"/>
    <w:rsid w:val="000905CC"/>
    <w:rsid w:val="000906D1"/>
    <w:rsid w:val="00090796"/>
    <w:rsid w:val="00090943"/>
    <w:rsid w:val="00090D30"/>
    <w:rsid w:val="00090ECA"/>
    <w:rsid w:val="0009105E"/>
    <w:rsid w:val="00091485"/>
    <w:rsid w:val="0009152A"/>
    <w:rsid w:val="00091535"/>
    <w:rsid w:val="00091572"/>
    <w:rsid w:val="0009192C"/>
    <w:rsid w:val="00091B60"/>
    <w:rsid w:val="00091C38"/>
    <w:rsid w:val="00091C7E"/>
    <w:rsid w:val="00091E83"/>
    <w:rsid w:val="000923CA"/>
    <w:rsid w:val="00092948"/>
    <w:rsid w:val="000929FB"/>
    <w:rsid w:val="00092B83"/>
    <w:rsid w:val="00092BC0"/>
    <w:rsid w:val="00092C00"/>
    <w:rsid w:val="00092D70"/>
    <w:rsid w:val="00092F28"/>
    <w:rsid w:val="000930B9"/>
    <w:rsid w:val="000930E9"/>
    <w:rsid w:val="000930F2"/>
    <w:rsid w:val="00093203"/>
    <w:rsid w:val="0009327A"/>
    <w:rsid w:val="00093AD4"/>
    <w:rsid w:val="00093C52"/>
    <w:rsid w:val="00093E25"/>
    <w:rsid w:val="00093EAB"/>
    <w:rsid w:val="00094241"/>
    <w:rsid w:val="00094388"/>
    <w:rsid w:val="000945FB"/>
    <w:rsid w:val="00094A52"/>
    <w:rsid w:val="00094DAC"/>
    <w:rsid w:val="00094E15"/>
    <w:rsid w:val="00094F32"/>
    <w:rsid w:val="0009500B"/>
    <w:rsid w:val="000953AB"/>
    <w:rsid w:val="000953CF"/>
    <w:rsid w:val="000954F8"/>
    <w:rsid w:val="0009564E"/>
    <w:rsid w:val="0009574E"/>
    <w:rsid w:val="000959D6"/>
    <w:rsid w:val="00095A02"/>
    <w:rsid w:val="00095A11"/>
    <w:rsid w:val="000962B6"/>
    <w:rsid w:val="0009635E"/>
    <w:rsid w:val="00096DF1"/>
    <w:rsid w:val="00096EFA"/>
    <w:rsid w:val="00096FFC"/>
    <w:rsid w:val="00097067"/>
    <w:rsid w:val="0009781F"/>
    <w:rsid w:val="00097987"/>
    <w:rsid w:val="000979F5"/>
    <w:rsid w:val="00097E1C"/>
    <w:rsid w:val="00097EEF"/>
    <w:rsid w:val="000A00A9"/>
    <w:rsid w:val="000A0A01"/>
    <w:rsid w:val="000A0A7E"/>
    <w:rsid w:val="000A0DB5"/>
    <w:rsid w:val="000A0DDC"/>
    <w:rsid w:val="000A0E5D"/>
    <w:rsid w:val="000A0F17"/>
    <w:rsid w:val="000A10E7"/>
    <w:rsid w:val="000A17E2"/>
    <w:rsid w:val="000A1CAC"/>
    <w:rsid w:val="000A1CF7"/>
    <w:rsid w:val="000A1F8C"/>
    <w:rsid w:val="000A2150"/>
    <w:rsid w:val="000A234E"/>
    <w:rsid w:val="000A23D6"/>
    <w:rsid w:val="000A2525"/>
    <w:rsid w:val="000A282A"/>
    <w:rsid w:val="000A2EA6"/>
    <w:rsid w:val="000A312D"/>
    <w:rsid w:val="000A319E"/>
    <w:rsid w:val="000A3351"/>
    <w:rsid w:val="000A33A3"/>
    <w:rsid w:val="000A348F"/>
    <w:rsid w:val="000A361B"/>
    <w:rsid w:val="000A37F6"/>
    <w:rsid w:val="000A3AB2"/>
    <w:rsid w:val="000A3B22"/>
    <w:rsid w:val="000A3B60"/>
    <w:rsid w:val="000A3BF7"/>
    <w:rsid w:val="000A4264"/>
    <w:rsid w:val="000A4565"/>
    <w:rsid w:val="000A45EA"/>
    <w:rsid w:val="000A46BE"/>
    <w:rsid w:val="000A50E2"/>
    <w:rsid w:val="000A55FA"/>
    <w:rsid w:val="000A5720"/>
    <w:rsid w:val="000A6186"/>
    <w:rsid w:val="000A61E3"/>
    <w:rsid w:val="000A636A"/>
    <w:rsid w:val="000A63DA"/>
    <w:rsid w:val="000A6448"/>
    <w:rsid w:val="000A65BD"/>
    <w:rsid w:val="000A66AC"/>
    <w:rsid w:val="000A67FC"/>
    <w:rsid w:val="000A6AFB"/>
    <w:rsid w:val="000A6BFC"/>
    <w:rsid w:val="000A7027"/>
    <w:rsid w:val="000A7233"/>
    <w:rsid w:val="000A7359"/>
    <w:rsid w:val="000A76BD"/>
    <w:rsid w:val="000A7868"/>
    <w:rsid w:val="000B0164"/>
    <w:rsid w:val="000B03C5"/>
    <w:rsid w:val="000B03F1"/>
    <w:rsid w:val="000B05A8"/>
    <w:rsid w:val="000B0720"/>
    <w:rsid w:val="000B0746"/>
    <w:rsid w:val="000B09FC"/>
    <w:rsid w:val="000B0A46"/>
    <w:rsid w:val="000B11AA"/>
    <w:rsid w:val="000B1257"/>
    <w:rsid w:val="000B137F"/>
    <w:rsid w:val="000B1469"/>
    <w:rsid w:val="000B15E0"/>
    <w:rsid w:val="000B171F"/>
    <w:rsid w:val="000B1EE1"/>
    <w:rsid w:val="000B1F2A"/>
    <w:rsid w:val="000B22BA"/>
    <w:rsid w:val="000B2393"/>
    <w:rsid w:val="000B23B4"/>
    <w:rsid w:val="000B2764"/>
    <w:rsid w:val="000B29B3"/>
    <w:rsid w:val="000B2CB6"/>
    <w:rsid w:val="000B2CDF"/>
    <w:rsid w:val="000B2D37"/>
    <w:rsid w:val="000B2DE2"/>
    <w:rsid w:val="000B2DEA"/>
    <w:rsid w:val="000B2EB9"/>
    <w:rsid w:val="000B2F3F"/>
    <w:rsid w:val="000B30EF"/>
    <w:rsid w:val="000B31DA"/>
    <w:rsid w:val="000B33A1"/>
    <w:rsid w:val="000B33B4"/>
    <w:rsid w:val="000B3581"/>
    <w:rsid w:val="000B35B9"/>
    <w:rsid w:val="000B36C4"/>
    <w:rsid w:val="000B3817"/>
    <w:rsid w:val="000B39E9"/>
    <w:rsid w:val="000B3BCD"/>
    <w:rsid w:val="000B3D1B"/>
    <w:rsid w:val="000B3D70"/>
    <w:rsid w:val="000B439C"/>
    <w:rsid w:val="000B4478"/>
    <w:rsid w:val="000B4844"/>
    <w:rsid w:val="000B49C7"/>
    <w:rsid w:val="000B4A42"/>
    <w:rsid w:val="000B4C58"/>
    <w:rsid w:val="000B563E"/>
    <w:rsid w:val="000B5789"/>
    <w:rsid w:val="000B57EA"/>
    <w:rsid w:val="000B586D"/>
    <w:rsid w:val="000B59BD"/>
    <w:rsid w:val="000B5A42"/>
    <w:rsid w:val="000B5E6F"/>
    <w:rsid w:val="000B606A"/>
    <w:rsid w:val="000B65EE"/>
    <w:rsid w:val="000B6631"/>
    <w:rsid w:val="000B67FE"/>
    <w:rsid w:val="000B6BD3"/>
    <w:rsid w:val="000B6D1A"/>
    <w:rsid w:val="000B6D87"/>
    <w:rsid w:val="000B6EC7"/>
    <w:rsid w:val="000B70E4"/>
    <w:rsid w:val="000B70FB"/>
    <w:rsid w:val="000B73FB"/>
    <w:rsid w:val="000B75AF"/>
    <w:rsid w:val="000B775D"/>
    <w:rsid w:val="000B79DC"/>
    <w:rsid w:val="000B7D77"/>
    <w:rsid w:val="000B7EBE"/>
    <w:rsid w:val="000C07F3"/>
    <w:rsid w:val="000C0804"/>
    <w:rsid w:val="000C0820"/>
    <w:rsid w:val="000C0E1E"/>
    <w:rsid w:val="000C0E27"/>
    <w:rsid w:val="000C1034"/>
    <w:rsid w:val="000C18BB"/>
    <w:rsid w:val="000C2039"/>
    <w:rsid w:val="000C2105"/>
    <w:rsid w:val="000C228A"/>
    <w:rsid w:val="000C2493"/>
    <w:rsid w:val="000C2627"/>
    <w:rsid w:val="000C2A56"/>
    <w:rsid w:val="000C2BBE"/>
    <w:rsid w:val="000C2DDA"/>
    <w:rsid w:val="000C2E9D"/>
    <w:rsid w:val="000C2F03"/>
    <w:rsid w:val="000C2FF8"/>
    <w:rsid w:val="000C30A8"/>
    <w:rsid w:val="000C3376"/>
    <w:rsid w:val="000C39B7"/>
    <w:rsid w:val="000C3C29"/>
    <w:rsid w:val="000C3C9F"/>
    <w:rsid w:val="000C3E46"/>
    <w:rsid w:val="000C3F3C"/>
    <w:rsid w:val="000C40A4"/>
    <w:rsid w:val="000C4218"/>
    <w:rsid w:val="000C4476"/>
    <w:rsid w:val="000C448D"/>
    <w:rsid w:val="000C45AB"/>
    <w:rsid w:val="000C4C30"/>
    <w:rsid w:val="000C4E32"/>
    <w:rsid w:val="000C4EE1"/>
    <w:rsid w:val="000C4FCA"/>
    <w:rsid w:val="000C5127"/>
    <w:rsid w:val="000C5377"/>
    <w:rsid w:val="000C5967"/>
    <w:rsid w:val="000C5C05"/>
    <w:rsid w:val="000C5D11"/>
    <w:rsid w:val="000C5DB3"/>
    <w:rsid w:val="000C5EEA"/>
    <w:rsid w:val="000C6043"/>
    <w:rsid w:val="000C644A"/>
    <w:rsid w:val="000C6476"/>
    <w:rsid w:val="000C6A31"/>
    <w:rsid w:val="000C6C6D"/>
    <w:rsid w:val="000C6E97"/>
    <w:rsid w:val="000C6F59"/>
    <w:rsid w:val="000C6FC7"/>
    <w:rsid w:val="000C6FD7"/>
    <w:rsid w:val="000C6FF7"/>
    <w:rsid w:val="000C7189"/>
    <w:rsid w:val="000C743B"/>
    <w:rsid w:val="000C7655"/>
    <w:rsid w:val="000C790C"/>
    <w:rsid w:val="000C7AFD"/>
    <w:rsid w:val="000C7BFA"/>
    <w:rsid w:val="000C7ED3"/>
    <w:rsid w:val="000D0280"/>
    <w:rsid w:val="000D074A"/>
    <w:rsid w:val="000D0812"/>
    <w:rsid w:val="000D08DA"/>
    <w:rsid w:val="000D0932"/>
    <w:rsid w:val="000D0A57"/>
    <w:rsid w:val="000D0DB4"/>
    <w:rsid w:val="000D0FF0"/>
    <w:rsid w:val="000D14F5"/>
    <w:rsid w:val="000D1571"/>
    <w:rsid w:val="000D1625"/>
    <w:rsid w:val="000D1717"/>
    <w:rsid w:val="000D194E"/>
    <w:rsid w:val="000D1958"/>
    <w:rsid w:val="000D19AC"/>
    <w:rsid w:val="000D1ACE"/>
    <w:rsid w:val="000D1B6A"/>
    <w:rsid w:val="000D1CFC"/>
    <w:rsid w:val="000D1E4D"/>
    <w:rsid w:val="000D21C3"/>
    <w:rsid w:val="000D25FA"/>
    <w:rsid w:val="000D2A72"/>
    <w:rsid w:val="000D2A88"/>
    <w:rsid w:val="000D2A9C"/>
    <w:rsid w:val="000D3155"/>
    <w:rsid w:val="000D35B9"/>
    <w:rsid w:val="000D3615"/>
    <w:rsid w:val="000D367A"/>
    <w:rsid w:val="000D36E3"/>
    <w:rsid w:val="000D399D"/>
    <w:rsid w:val="000D3B7C"/>
    <w:rsid w:val="000D3EA7"/>
    <w:rsid w:val="000D3EE1"/>
    <w:rsid w:val="000D3FB5"/>
    <w:rsid w:val="000D4527"/>
    <w:rsid w:val="000D46D5"/>
    <w:rsid w:val="000D4730"/>
    <w:rsid w:val="000D4752"/>
    <w:rsid w:val="000D4900"/>
    <w:rsid w:val="000D4B84"/>
    <w:rsid w:val="000D4B8D"/>
    <w:rsid w:val="000D4CD0"/>
    <w:rsid w:val="000D52B6"/>
    <w:rsid w:val="000D5489"/>
    <w:rsid w:val="000D580D"/>
    <w:rsid w:val="000D581F"/>
    <w:rsid w:val="000D58DD"/>
    <w:rsid w:val="000D5A64"/>
    <w:rsid w:val="000D6481"/>
    <w:rsid w:val="000D6553"/>
    <w:rsid w:val="000D671E"/>
    <w:rsid w:val="000D6FD0"/>
    <w:rsid w:val="000D7048"/>
    <w:rsid w:val="000D7099"/>
    <w:rsid w:val="000D716F"/>
    <w:rsid w:val="000D73B8"/>
    <w:rsid w:val="000D755A"/>
    <w:rsid w:val="000D7769"/>
    <w:rsid w:val="000D7887"/>
    <w:rsid w:val="000D7966"/>
    <w:rsid w:val="000D7BF3"/>
    <w:rsid w:val="000E00D1"/>
    <w:rsid w:val="000E011C"/>
    <w:rsid w:val="000E015F"/>
    <w:rsid w:val="000E026C"/>
    <w:rsid w:val="000E03CD"/>
    <w:rsid w:val="000E0917"/>
    <w:rsid w:val="000E0A67"/>
    <w:rsid w:val="000E0CF9"/>
    <w:rsid w:val="000E0E30"/>
    <w:rsid w:val="000E1062"/>
    <w:rsid w:val="000E111C"/>
    <w:rsid w:val="000E1121"/>
    <w:rsid w:val="000E1168"/>
    <w:rsid w:val="000E1279"/>
    <w:rsid w:val="000E1364"/>
    <w:rsid w:val="000E142B"/>
    <w:rsid w:val="000E15BE"/>
    <w:rsid w:val="000E1623"/>
    <w:rsid w:val="000E1657"/>
    <w:rsid w:val="000E17C9"/>
    <w:rsid w:val="000E18F9"/>
    <w:rsid w:val="000E190E"/>
    <w:rsid w:val="000E1C23"/>
    <w:rsid w:val="000E1C92"/>
    <w:rsid w:val="000E1E35"/>
    <w:rsid w:val="000E1F95"/>
    <w:rsid w:val="000E2234"/>
    <w:rsid w:val="000E243F"/>
    <w:rsid w:val="000E24AD"/>
    <w:rsid w:val="000E28B6"/>
    <w:rsid w:val="000E2DE8"/>
    <w:rsid w:val="000E33A2"/>
    <w:rsid w:val="000E3544"/>
    <w:rsid w:val="000E3552"/>
    <w:rsid w:val="000E35A7"/>
    <w:rsid w:val="000E3C5A"/>
    <w:rsid w:val="000E3CD2"/>
    <w:rsid w:val="000E3E35"/>
    <w:rsid w:val="000E4402"/>
    <w:rsid w:val="000E44AF"/>
    <w:rsid w:val="000E471B"/>
    <w:rsid w:val="000E478E"/>
    <w:rsid w:val="000E4872"/>
    <w:rsid w:val="000E5005"/>
    <w:rsid w:val="000E5118"/>
    <w:rsid w:val="000E513F"/>
    <w:rsid w:val="000E5196"/>
    <w:rsid w:val="000E5973"/>
    <w:rsid w:val="000E5A7E"/>
    <w:rsid w:val="000E5D53"/>
    <w:rsid w:val="000E5F6D"/>
    <w:rsid w:val="000E5FDE"/>
    <w:rsid w:val="000E63CE"/>
    <w:rsid w:val="000E6459"/>
    <w:rsid w:val="000E646F"/>
    <w:rsid w:val="000E6537"/>
    <w:rsid w:val="000E6B2D"/>
    <w:rsid w:val="000E6B7A"/>
    <w:rsid w:val="000E6BAE"/>
    <w:rsid w:val="000E6C0D"/>
    <w:rsid w:val="000E6D50"/>
    <w:rsid w:val="000E6D9B"/>
    <w:rsid w:val="000E6F7E"/>
    <w:rsid w:val="000E7089"/>
    <w:rsid w:val="000E70E5"/>
    <w:rsid w:val="000E7463"/>
    <w:rsid w:val="000E7670"/>
    <w:rsid w:val="000E76CB"/>
    <w:rsid w:val="000E77D2"/>
    <w:rsid w:val="000E7BC8"/>
    <w:rsid w:val="000E7C7F"/>
    <w:rsid w:val="000E7D80"/>
    <w:rsid w:val="000E7DBA"/>
    <w:rsid w:val="000E7E60"/>
    <w:rsid w:val="000E7E8D"/>
    <w:rsid w:val="000E7EA1"/>
    <w:rsid w:val="000F0874"/>
    <w:rsid w:val="000F0A2B"/>
    <w:rsid w:val="000F0B10"/>
    <w:rsid w:val="000F0D2C"/>
    <w:rsid w:val="000F0FDE"/>
    <w:rsid w:val="000F1089"/>
    <w:rsid w:val="000F13BA"/>
    <w:rsid w:val="000F1463"/>
    <w:rsid w:val="000F16F3"/>
    <w:rsid w:val="000F1772"/>
    <w:rsid w:val="000F1B1A"/>
    <w:rsid w:val="000F1CCD"/>
    <w:rsid w:val="000F1DC5"/>
    <w:rsid w:val="000F24E6"/>
    <w:rsid w:val="000F35B9"/>
    <w:rsid w:val="000F35FF"/>
    <w:rsid w:val="000F3926"/>
    <w:rsid w:val="000F3953"/>
    <w:rsid w:val="000F3AA9"/>
    <w:rsid w:val="000F3ACC"/>
    <w:rsid w:val="000F3AD7"/>
    <w:rsid w:val="000F40B8"/>
    <w:rsid w:val="000F40E7"/>
    <w:rsid w:val="000F414D"/>
    <w:rsid w:val="000F4335"/>
    <w:rsid w:val="000F45D1"/>
    <w:rsid w:val="000F46A4"/>
    <w:rsid w:val="000F46B6"/>
    <w:rsid w:val="000F49A5"/>
    <w:rsid w:val="000F4BB9"/>
    <w:rsid w:val="000F4D30"/>
    <w:rsid w:val="000F512B"/>
    <w:rsid w:val="000F529F"/>
    <w:rsid w:val="000F54B8"/>
    <w:rsid w:val="000F569D"/>
    <w:rsid w:val="000F56AD"/>
    <w:rsid w:val="000F5785"/>
    <w:rsid w:val="000F5B61"/>
    <w:rsid w:val="000F614F"/>
    <w:rsid w:val="000F62F0"/>
    <w:rsid w:val="000F658C"/>
    <w:rsid w:val="000F663A"/>
    <w:rsid w:val="000F66BF"/>
    <w:rsid w:val="000F67FF"/>
    <w:rsid w:val="000F6CBF"/>
    <w:rsid w:val="000F6E11"/>
    <w:rsid w:val="000F71D6"/>
    <w:rsid w:val="000F72FD"/>
    <w:rsid w:val="000F775D"/>
    <w:rsid w:val="000F7883"/>
    <w:rsid w:val="000F788F"/>
    <w:rsid w:val="000F7A0C"/>
    <w:rsid w:val="000F7F2F"/>
    <w:rsid w:val="001000C0"/>
    <w:rsid w:val="0010042B"/>
    <w:rsid w:val="00100488"/>
    <w:rsid w:val="001004A3"/>
    <w:rsid w:val="001006D6"/>
    <w:rsid w:val="0010081C"/>
    <w:rsid w:val="00100846"/>
    <w:rsid w:val="0010089B"/>
    <w:rsid w:val="00100954"/>
    <w:rsid w:val="001009A2"/>
    <w:rsid w:val="00100B4C"/>
    <w:rsid w:val="00100BEF"/>
    <w:rsid w:val="00100D3E"/>
    <w:rsid w:val="00101092"/>
    <w:rsid w:val="001010A6"/>
    <w:rsid w:val="001011E5"/>
    <w:rsid w:val="00101740"/>
    <w:rsid w:val="00101AD1"/>
    <w:rsid w:val="00101B7E"/>
    <w:rsid w:val="00101B92"/>
    <w:rsid w:val="00101CE6"/>
    <w:rsid w:val="001021F8"/>
    <w:rsid w:val="00102615"/>
    <w:rsid w:val="00102645"/>
    <w:rsid w:val="00102A59"/>
    <w:rsid w:val="00102A76"/>
    <w:rsid w:val="00102D45"/>
    <w:rsid w:val="00103310"/>
    <w:rsid w:val="001033FF"/>
    <w:rsid w:val="00103709"/>
    <w:rsid w:val="001038D2"/>
    <w:rsid w:val="00103C58"/>
    <w:rsid w:val="00103D9A"/>
    <w:rsid w:val="00104277"/>
    <w:rsid w:val="001044EC"/>
    <w:rsid w:val="00104947"/>
    <w:rsid w:val="00104C95"/>
    <w:rsid w:val="00104F7F"/>
    <w:rsid w:val="00105142"/>
    <w:rsid w:val="0010531D"/>
    <w:rsid w:val="001058AD"/>
    <w:rsid w:val="00105AF9"/>
    <w:rsid w:val="00105B65"/>
    <w:rsid w:val="00105C99"/>
    <w:rsid w:val="00105DE5"/>
    <w:rsid w:val="001060C6"/>
    <w:rsid w:val="001066A3"/>
    <w:rsid w:val="001066B8"/>
    <w:rsid w:val="00106718"/>
    <w:rsid w:val="00106EFF"/>
    <w:rsid w:val="001074FE"/>
    <w:rsid w:val="0010758F"/>
    <w:rsid w:val="001075DE"/>
    <w:rsid w:val="00107789"/>
    <w:rsid w:val="00107802"/>
    <w:rsid w:val="0010782E"/>
    <w:rsid w:val="001078CA"/>
    <w:rsid w:val="00107AAA"/>
    <w:rsid w:val="00107B6D"/>
    <w:rsid w:val="00107BB7"/>
    <w:rsid w:val="00107C50"/>
    <w:rsid w:val="00107CD5"/>
    <w:rsid w:val="00107D60"/>
    <w:rsid w:val="001100A7"/>
    <w:rsid w:val="00110146"/>
    <w:rsid w:val="00110638"/>
    <w:rsid w:val="00110837"/>
    <w:rsid w:val="00110A63"/>
    <w:rsid w:val="00110C4C"/>
    <w:rsid w:val="00110DF4"/>
    <w:rsid w:val="00110E17"/>
    <w:rsid w:val="00110E9E"/>
    <w:rsid w:val="00110F52"/>
    <w:rsid w:val="00111019"/>
    <w:rsid w:val="001111C6"/>
    <w:rsid w:val="001112C4"/>
    <w:rsid w:val="0011153E"/>
    <w:rsid w:val="00111AD8"/>
    <w:rsid w:val="00111D43"/>
    <w:rsid w:val="00111E50"/>
    <w:rsid w:val="00111F88"/>
    <w:rsid w:val="0011207F"/>
    <w:rsid w:val="001125CA"/>
    <w:rsid w:val="00112817"/>
    <w:rsid w:val="00113086"/>
    <w:rsid w:val="001134A2"/>
    <w:rsid w:val="00113527"/>
    <w:rsid w:val="001135B4"/>
    <w:rsid w:val="0011374E"/>
    <w:rsid w:val="001137F1"/>
    <w:rsid w:val="00113A6C"/>
    <w:rsid w:val="00113BC1"/>
    <w:rsid w:val="00113DDE"/>
    <w:rsid w:val="001141FC"/>
    <w:rsid w:val="00114965"/>
    <w:rsid w:val="00114A22"/>
    <w:rsid w:val="00114AD4"/>
    <w:rsid w:val="0011512A"/>
    <w:rsid w:val="00115587"/>
    <w:rsid w:val="001156AD"/>
    <w:rsid w:val="0011573E"/>
    <w:rsid w:val="00115857"/>
    <w:rsid w:val="0011594B"/>
    <w:rsid w:val="00115A9D"/>
    <w:rsid w:val="00115B13"/>
    <w:rsid w:val="00115B59"/>
    <w:rsid w:val="00115E45"/>
    <w:rsid w:val="00116061"/>
    <w:rsid w:val="00116223"/>
    <w:rsid w:val="001165DD"/>
    <w:rsid w:val="0011676C"/>
    <w:rsid w:val="00116834"/>
    <w:rsid w:val="00116A57"/>
    <w:rsid w:val="00116BF2"/>
    <w:rsid w:val="00116D17"/>
    <w:rsid w:val="00116E1D"/>
    <w:rsid w:val="001170DA"/>
    <w:rsid w:val="001172FC"/>
    <w:rsid w:val="0011763E"/>
    <w:rsid w:val="00117D98"/>
    <w:rsid w:val="00120294"/>
    <w:rsid w:val="0012077B"/>
    <w:rsid w:val="00120940"/>
    <w:rsid w:val="001209B0"/>
    <w:rsid w:val="00120BCB"/>
    <w:rsid w:val="00120F48"/>
    <w:rsid w:val="00120FE2"/>
    <w:rsid w:val="00121148"/>
    <w:rsid w:val="001212BB"/>
    <w:rsid w:val="001213AB"/>
    <w:rsid w:val="00121416"/>
    <w:rsid w:val="0012157F"/>
    <w:rsid w:val="001215CF"/>
    <w:rsid w:val="00121606"/>
    <w:rsid w:val="0012166C"/>
    <w:rsid w:val="001216D4"/>
    <w:rsid w:val="001216F5"/>
    <w:rsid w:val="0012170D"/>
    <w:rsid w:val="00121780"/>
    <w:rsid w:val="0012179D"/>
    <w:rsid w:val="00121E4B"/>
    <w:rsid w:val="001220FF"/>
    <w:rsid w:val="00122B53"/>
    <w:rsid w:val="00122E22"/>
    <w:rsid w:val="0012330F"/>
    <w:rsid w:val="00123705"/>
    <w:rsid w:val="0012394E"/>
    <w:rsid w:val="00123B18"/>
    <w:rsid w:val="00123DD2"/>
    <w:rsid w:val="00123E0B"/>
    <w:rsid w:val="00123FF9"/>
    <w:rsid w:val="00124AAF"/>
    <w:rsid w:val="00124B6F"/>
    <w:rsid w:val="00124DAC"/>
    <w:rsid w:val="00124EF8"/>
    <w:rsid w:val="001252FD"/>
    <w:rsid w:val="0012549A"/>
    <w:rsid w:val="0012572D"/>
    <w:rsid w:val="001257E3"/>
    <w:rsid w:val="00125A3B"/>
    <w:rsid w:val="00125A8C"/>
    <w:rsid w:val="00125C30"/>
    <w:rsid w:val="00125FAF"/>
    <w:rsid w:val="00126176"/>
    <w:rsid w:val="001262FC"/>
    <w:rsid w:val="0012633F"/>
    <w:rsid w:val="00126498"/>
    <w:rsid w:val="00126887"/>
    <w:rsid w:val="00126BB1"/>
    <w:rsid w:val="00126E7F"/>
    <w:rsid w:val="001273F2"/>
    <w:rsid w:val="001274B0"/>
    <w:rsid w:val="00127588"/>
    <w:rsid w:val="001276E5"/>
    <w:rsid w:val="001278EF"/>
    <w:rsid w:val="00127B88"/>
    <w:rsid w:val="00127BA9"/>
    <w:rsid w:val="00127CD2"/>
    <w:rsid w:val="00127DD2"/>
    <w:rsid w:val="00127F76"/>
    <w:rsid w:val="00127FB9"/>
    <w:rsid w:val="00130505"/>
    <w:rsid w:val="001306A7"/>
    <w:rsid w:val="00130840"/>
    <w:rsid w:val="00130905"/>
    <w:rsid w:val="00130D51"/>
    <w:rsid w:val="00131019"/>
    <w:rsid w:val="001313F7"/>
    <w:rsid w:val="00131495"/>
    <w:rsid w:val="001315C1"/>
    <w:rsid w:val="00131A6A"/>
    <w:rsid w:val="00131A79"/>
    <w:rsid w:val="00131C90"/>
    <w:rsid w:val="00131CE4"/>
    <w:rsid w:val="00131E41"/>
    <w:rsid w:val="00131E59"/>
    <w:rsid w:val="00132270"/>
    <w:rsid w:val="001322D3"/>
    <w:rsid w:val="00132644"/>
    <w:rsid w:val="00132A75"/>
    <w:rsid w:val="00132AC8"/>
    <w:rsid w:val="00132C30"/>
    <w:rsid w:val="00132EE1"/>
    <w:rsid w:val="00132FFD"/>
    <w:rsid w:val="00133004"/>
    <w:rsid w:val="001339EF"/>
    <w:rsid w:val="00133CCD"/>
    <w:rsid w:val="00133CF7"/>
    <w:rsid w:val="00133DEC"/>
    <w:rsid w:val="00133EDF"/>
    <w:rsid w:val="00133EF6"/>
    <w:rsid w:val="0013408E"/>
    <w:rsid w:val="0013449B"/>
    <w:rsid w:val="001344DB"/>
    <w:rsid w:val="00134630"/>
    <w:rsid w:val="00134A68"/>
    <w:rsid w:val="00134E0B"/>
    <w:rsid w:val="00134E9F"/>
    <w:rsid w:val="0013522A"/>
    <w:rsid w:val="00135327"/>
    <w:rsid w:val="001353C3"/>
    <w:rsid w:val="00135420"/>
    <w:rsid w:val="0013546B"/>
    <w:rsid w:val="0013563D"/>
    <w:rsid w:val="0013565E"/>
    <w:rsid w:val="00135901"/>
    <w:rsid w:val="0013597C"/>
    <w:rsid w:val="00135AD9"/>
    <w:rsid w:val="00135FCF"/>
    <w:rsid w:val="001360C2"/>
    <w:rsid w:val="00136145"/>
    <w:rsid w:val="00136205"/>
    <w:rsid w:val="0013636F"/>
    <w:rsid w:val="001366AD"/>
    <w:rsid w:val="001367DE"/>
    <w:rsid w:val="00136BDF"/>
    <w:rsid w:val="00136CD4"/>
    <w:rsid w:val="00136D67"/>
    <w:rsid w:val="00137077"/>
    <w:rsid w:val="001371E4"/>
    <w:rsid w:val="001372C9"/>
    <w:rsid w:val="001372EF"/>
    <w:rsid w:val="00137380"/>
    <w:rsid w:val="0013767C"/>
    <w:rsid w:val="0013774C"/>
    <w:rsid w:val="001378D1"/>
    <w:rsid w:val="001379F6"/>
    <w:rsid w:val="00137C7D"/>
    <w:rsid w:val="00137DE4"/>
    <w:rsid w:val="001405B5"/>
    <w:rsid w:val="001409B4"/>
    <w:rsid w:val="00140BE1"/>
    <w:rsid w:val="00140ED4"/>
    <w:rsid w:val="00140F56"/>
    <w:rsid w:val="0014119C"/>
    <w:rsid w:val="001412D8"/>
    <w:rsid w:val="001413DB"/>
    <w:rsid w:val="00141564"/>
    <w:rsid w:val="0014161D"/>
    <w:rsid w:val="001416C5"/>
    <w:rsid w:val="00141CD6"/>
    <w:rsid w:val="00141CEA"/>
    <w:rsid w:val="00141EFD"/>
    <w:rsid w:val="00141FD6"/>
    <w:rsid w:val="0014258C"/>
    <w:rsid w:val="0014260B"/>
    <w:rsid w:val="0014270E"/>
    <w:rsid w:val="00142977"/>
    <w:rsid w:val="00142D14"/>
    <w:rsid w:val="00142D34"/>
    <w:rsid w:val="00142FD5"/>
    <w:rsid w:val="001434F0"/>
    <w:rsid w:val="0014361A"/>
    <w:rsid w:val="0014366F"/>
    <w:rsid w:val="001436E8"/>
    <w:rsid w:val="00143924"/>
    <w:rsid w:val="001439F8"/>
    <w:rsid w:val="00143A2F"/>
    <w:rsid w:val="00143A3E"/>
    <w:rsid w:val="00143AD2"/>
    <w:rsid w:val="00143BDB"/>
    <w:rsid w:val="00144093"/>
    <w:rsid w:val="001441B8"/>
    <w:rsid w:val="00144891"/>
    <w:rsid w:val="00144A86"/>
    <w:rsid w:val="00144E17"/>
    <w:rsid w:val="00145008"/>
    <w:rsid w:val="00145010"/>
    <w:rsid w:val="00145041"/>
    <w:rsid w:val="001450DC"/>
    <w:rsid w:val="00145263"/>
    <w:rsid w:val="001452F2"/>
    <w:rsid w:val="001454EA"/>
    <w:rsid w:val="00145764"/>
    <w:rsid w:val="00145C5B"/>
    <w:rsid w:val="00145F42"/>
    <w:rsid w:val="0014604A"/>
    <w:rsid w:val="0014612B"/>
    <w:rsid w:val="00146364"/>
    <w:rsid w:val="0014644A"/>
    <w:rsid w:val="0014660F"/>
    <w:rsid w:val="00146BBC"/>
    <w:rsid w:val="00146E7B"/>
    <w:rsid w:val="00146F7A"/>
    <w:rsid w:val="00146FB2"/>
    <w:rsid w:val="001471D5"/>
    <w:rsid w:val="001472B8"/>
    <w:rsid w:val="0014734A"/>
    <w:rsid w:val="00147380"/>
    <w:rsid w:val="00147680"/>
    <w:rsid w:val="001477D6"/>
    <w:rsid w:val="0014785F"/>
    <w:rsid w:val="00147A19"/>
    <w:rsid w:val="0015027F"/>
    <w:rsid w:val="0015074B"/>
    <w:rsid w:val="0015094D"/>
    <w:rsid w:val="0015097C"/>
    <w:rsid w:val="00150A49"/>
    <w:rsid w:val="00150DEB"/>
    <w:rsid w:val="00150E78"/>
    <w:rsid w:val="00151843"/>
    <w:rsid w:val="00151AA6"/>
    <w:rsid w:val="00151BE9"/>
    <w:rsid w:val="00152026"/>
    <w:rsid w:val="00152080"/>
    <w:rsid w:val="001521B3"/>
    <w:rsid w:val="001522D2"/>
    <w:rsid w:val="00152337"/>
    <w:rsid w:val="00152855"/>
    <w:rsid w:val="00152CFC"/>
    <w:rsid w:val="00152F2A"/>
    <w:rsid w:val="00153004"/>
    <w:rsid w:val="001530A9"/>
    <w:rsid w:val="0015318E"/>
    <w:rsid w:val="00153500"/>
    <w:rsid w:val="00153765"/>
    <w:rsid w:val="00153876"/>
    <w:rsid w:val="00153C9E"/>
    <w:rsid w:val="001541F5"/>
    <w:rsid w:val="0015438A"/>
    <w:rsid w:val="001546C2"/>
    <w:rsid w:val="00154877"/>
    <w:rsid w:val="00154960"/>
    <w:rsid w:val="001549BC"/>
    <w:rsid w:val="00154E3F"/>
    <w:rsid w:val="00154F84"/>
    <w:rsid w:val="001550AF"/>
    <w:rsid w:val="00155229"/>
    <w:rsid w:val="001552A1"/>
    <w:rsid w:val="001553C7"/>
    <w:rsid w:val="001558C2"/>
    <w:rsid w:val="00155D79"/>
    <w:rsid w:val="00155EEE"/>
    <w:rsid w:val="00155F62"/>
    <w:rsid w:val="00155FCE"/>
    <w:rsid w:val="0015619C"/>
    <w:rsid w:val="001564C0"/>
    <w:rsid w:val="00156542"/>
    <w:rsid w:val="00156673"/>
    <w:rsid w:val="00156678"/>
    <w:rsid w:val="00156ADD"/>
    <w:rsid w:val="00157251"/>
    <w:rsid w:val="0015770E"/>
    <w:rsid w:val="00157915"/>
    <w:rsid w:val="00157996"/>
    <w:rsid w:val="00157BF2"/>
    <w:rsid w:val="00157F25"/>
    <w:rsid w:val="00157FD3"/>
    <w:rsid w:val="001600D9"/>
    <w:rsid w:val="001601AE"/>
    <w:rsid w:val="00160369"/>
    <w:rsid w:val="0016050D"/>
    <w:rsid w:val="00160997"/>
    <w:rsid w:val="00160BB8"/>
    <w:rsid w:val="00160C85"/>
    <w:rsid w:val="00161010"/>
    <w:rsid w:val="00161078"/>
    <w:rsid w:val="00161086"/>
    <w:rsid w:val="00161092"/>
    <w:rsid w:val="00161178"/>
    <w:rsid w:val="001613A1"/>
    <w:rsid w:val="00161403"/>
    <w:rsid w:val="00161404"/>
    <w:rsid w:val="001614BB"/>
    <w:rsid w:val="001614FD"/>
    <w:rsid w:val="001616A7"/>
    <w:rsid w:val="0016176C"/>
    <w:rsid w:val="001617D3"/>
    <w:rsid w:val="00161A67"/>
    <w:rsid w:val="00161BF3"/>
    <w:rsid w:val="00161C0E"/>
    <w:rsid w:val="00161FE3"/>
    <w:rsid w:val="0016207A"/>
    <w:rsid w:val="00162114"/>
    <w:rsid w:val="001625A3"/>
    <w:rsid w:val="00162909"/>
    <w:rsid w:val="00162BCB"/>
    <w:rsid w:val="00162F44"/>
    <w:rsid w:val="00162FBD"/>
    <w:rsid w:val="0016317D"/>
    <w:rsid w:val="0016339B"/>
    <w:rsid w:val="0016355B"/>
    <w:rsid w:val="00163753"/>
    <w:rsid w:val="001638DB"/>
    <w:rsid w:val="0016399C"/>
    <w:rsid w:val="001639FE"/>
    <w:rsid w:val="00163E33"/>
    <w:rsid w:val="0016401F"/>
    <w:rsid w:val="00164037"/>
    <w:rsid w:val="001640FB"/>
    <w:rsid w:val="00164504"/>
    <w:rsid w:val="0016465C"/>
    <w:rsid w:val="001646CC"/>
    <w:rsid w:val="001646EE"/>
    <w:rsid w:val="001646F5"/>
    <w:rsid w:val="0016473B"/>
    <w:rsid w:val="0016481E"/>
    <w:rsid w:val="00164914"/>
    <w:rsid w:val="00164D39"/>
    <w:rsid w:val="00164D79"/>
    <w:rsid w:val="0016503F"/>
    <w:rsid w:val="001650C5"/>
    <w:rsid w:val="0016516D"/>
    <w:rsid w:val="001652AF"/>
    <w:rsid w:val="0016558E"/>
    <w:rsid w:val="001657F7"/>
    <w:rsid w:val="00165859"/>
    <w:rsid w:val="001658D1"/>
    <w:rsid w:val="0016592F"/>
    <w:rsid w:val="00165947"/>
    <w:rsid w:val="00165C38"/>
    <w:rsid w:val="00166024"/>
    <w:rsid w:val="001661FC"/>
    <w:rsid w:val="00166222"/>
    <w:rsid w:val="0016644C"/>
    <w:rsid w:val="001669BE"/>
    <w:rsid w:val="00166D9B"/>
    <w:rsid w:val="0016716C"/>
    <w:rsid w:val="0016728D"/>
    <w:rsid w:val="0016757D"/>
    <w:rsid w:val="0016764F"/>
    <w:rsid w:val="001676DA"/>
    <w:rsid w:val="001677E5"/>
    <w:rsid w:val="00167800"/>
    <w:rsid w:val="0016785E"/>
    <w:rsid w:val="00167B0D"/>
    <w:rsid w:val="00167D2E"/>
    <w:rsid w:val="00167D99"/>
    <w:rsid w:val="00167E88"/>
    <w:rsid w:val="001701AE"/>
    <w:rsid w:val="001703AC"/>
    <w:rsid w:val="00170416"/>
    <w:rsid w:val="00170980"/>
    <w:rsid w:val="00170B28"/>
    <w:rsid w:val="00170D6C"/>
    <w:rsid w:val="001712D7"/>
    <w:rsid w:val="0017159C"/>
    <w:rsid w:val="0017176C"/>
    <w:rsid w:val="001719AF"/>
    <w:rsid w:val="00171C78"/>
    <w:rsid w:val="00171CA4"/>
    <w:rsid w:val="001720BF"/>
    <w:rsid w:val="00172129"/>
    <w:rsid w:val="001721D7"/>
    <w:rsid w:val="001721DA"/>
    <w:rsid w:val="001722EF"/>
    <w:rsid w:val="001726C7"/>
    <w:rsid w:val="001726F9"/>
    <w:rsid w:val="0017272E"/>
    <w:rsid w:val="00172792"/>
    <w:rsid w:val="00172904"/>
    <w:rsid w:val="001729E4"/>
    <w:rsid w:val="00172B99"/>
    <w:rsid w:val="00172C85"/>
    <w:rsid w:val="00172EA8"/>
    <w:rsid w:val="00173580"/>
    <w:rsid w:val="00173A9B"/>
    <w:rsid w:val="00173EF2"/>
    <w:rsid w:val="001743E4"/>
    <w:rsid w:val="0017452A"/>
    <w:rsid w:val="00174697"/>
    <w:rsid w:val="00174721"/>
    <w:rsid w:val="00174779"/>
    <w:rsid w:val="001749A6"/>
    <w:rsid w:val="00174C7D"/>
    <w:rsid w:val="00174EA4"/>
    <w:rsid w:val="001752AB"/>
    <w:rsid w:val="0017535C"/>
    <w:rsid w:val="001756EC"/>
    <w:rsid w:val="00175983"/>
    <w:rsid w:val="00175EDD"/>
    <w:rsid w:val="00175F08"/>
    <w:rsid w:val="00175F7E"/>
    <w:rsid w:val="001762D2"/>
    <w:rsid w:val="001763F8"/>
    <w:rsid w:val="0017651E"/>
    <w:rsid w:val="001766B9"/>
    <w:rsid w:val="00176DBA"/>
    <w:rsid w:val="00176F5E"/>
    <w:rsid w:val="00176FFA"/>
    <w:rsid w:val="0017701F"/>
    <w:rsid w:val="001771F6"/>
    <w:rsid w:val="00177301"/>
    <w:rsid w:val="001773E9"/>
    <w:rsid w:val="0017758E"/>
    <w:rsid w:val="001778C3"/>
    <w:rsid w:val="00177914"/>
    <w:rsid w:val="001779FD"/>
    <w:rsid w:val="00177A7A"/>
    <w:rsid w:val="00177BA1"/>
    <w:rsid w:val="00177C31"/>
    <w:rsid w:val="00177ED6"/>
    <w:rsid w:val="00177F36"/>
    <w:rsid w:val="0018029C"/>
    <w:rsid w:val="001802A9"/>
    <w:rsid w:val="001803A0"/>
    <w:rsid w:val="0018040A"/>
    <w:rsid w:val="0018048E"/>
    <w:rsid w:val="001804FA"/>
    <w:rsid w:val="00180536"/>
    <w:rsid w:val="0018058C"/>
    <w:rsid w:val="00180A95"/>
    <w:rsid w:val="00180B08"/>
    <w:rsid w:val="00180D12"/>
    <w:rsid w:val="00180EA0"/>
    <w:rsid w:val="00180EDF"/>
    <w:rsid w:val="0018109A"/>
    <w:rsid w:val="001811F0"/>
    <w:rsid w:val="001812DD"/>
    <w:rsid w:val="0018134E"/>
    <w:rsid w:val="0018167E"/>
    <w:rsid w:val="001816D3"/>
    <w:rsid w:val="0018186A"/>
    <w:rsid w:val="00181ED1"/>
    <w:rsid w:val="00181F8B"/>
    <w:rsid w:val="00181FD6"/>
    <w:rsid w:val="001820EE"/>
    <w:rsid w:val="00182267"/>
    <w:rsid w:val="00182536"/>
    <w:rsid w:val="00182693"/>
    <w:rsid w:val="00182921"/>
    <w:rsid w:val="00182BAA"/>
    <w:rsid w:val="00182BEC"/>
    <w:rsid w:val="00182D68"/>
    <w:rsid w:val="00183553"/>
    <w:rsid w:val="00183723"/>
    <w:rsid w:val="0018380D"/>
    <w:rsid w:val="0018397C"/>
    <w:rsid w:val="00183B61"/>
    <w:rsid w:val="00183BF9"/>
    <w:rsid w:val="00183C5D"/>
    <w:rsid w:val="00183E20"/>
    <w:rsid w:val="0018450A"/>
    <w:rsid w:val="001847D1"/>
    <w:rsid w:val="00184A2F"/>
    <w:rsid w:val="00184EAC"/>
    <w:rsid w:val="00184F31"/>
    <w:rsid w:val="00185282"/>
    <w:rsid w:val="0018528D"/>
    <w:rsid w:val="001853F5"/>
    <w:rsid w:val="001853FE"/>
    <w:rsid w:val="001855BE"/>
    <w:rsid w:val="001858BB"/>
    <w:rsid w:val="00185B9B"/>
    <w:rsid w:val="00185C15"/>
    <w:rsid w:val="001861AB"/>
    <w:rsid w:val="0018640A"/>
    <w:rsid w:val="001866C7"/>
    <w:rsid w:val="00186797"/>
    <w:rsid w:val="001869B8"/>
    <w:rsid w:val="00186D4C"/>
    <w:rsid w:val="001870D5"/>
    <w:rsid w:val="00187230"/>
    <w:rsid w:val="00187316"/>
    <w:rsid w:val="00187428"/>
    <w:rsid w:val="001876CA"/>
    <w:rsid w:val="00187766"/>
    <w:rsid w:val="0018781C"/>
    <w:rsid w:val="00187963"/>
    <w:rsid w:val="00187C94"/>
    <w:rsid w:val="00187F50"/>
    <w:rsid w:val="00190021"/>
    <w:rsid w:val="00190290"/>
    <w:rsid w:val="00190506"/>
    <w:rsid w:val="00190806"/>
    <w:rsid w:val="00190C5D"/>
    <w:rsid w:val="00190E09"/>
    <w:rsid w:val="00191147"/>
    <w:rsid w:val="00191296"/>
    <w:rsid w:val="00191476"/>
    <w:rsid w:val="0019166F"/>
    <w:rsid w:val="001917E3"/>
    <w:rsid w:val="001917FC"/>
    <w:rsid w:val="001918A0"/>
    <w:rsid w:val="00191D50"/>
    <w:rsid w:val="00191D8F"/>
    <w:rsid w:val="00191FE2"/>
    <w:rsid w:val="0019205E"/>
    <w:rsid w:val="001921B2"/>
    <w:rsid w:val="00192471"/>
    <w:rsid w:val="001924A9"/>
    <w:rsid w:val="001925F9"/>
    <w:rsid w:val="0019267B"/>
    <w:rsid w:val="00192A31"/>
    <w:rsid w:val="00192B8F"/>
    <w:rsid w:val="00192C9F"/>
    <w:rsid w:val="00192F15"/>
    <w:rsid w:val="0019324F"/>
    <w:rsid w:val="001932E7"/>
    <w:rsid w:val="00193A70"/>
    <w:rsid w:val="00193AF5"/>
    <w:rsid w:val="00193F89"/>
    <w:rsid w:val="00194079"/>
    <w:rsid w:val="00194179"/>
    <w:rsid w:val="001941B1"/>
    <w:rsid w:val="001945FF"/>
    <w:rsid w:val="0019499A"/>
    <w:rsid w:val="00194EB7"/>
    <w:rsid w:val="00194F8B"/>
    <w:rsid w:val="001950A0"/>
    <w:rsid w:val="00195172"/>
    <w:rsid w:val="00195303"/>
    <w:rsid w:val="001954D5"/>
    <w:rsid w:val="00195C0D"/>
    <w:rsid w:val="00195C66"/>
    <w:rsid w:val="00195CAD"/>
    <w:rsid w:val="00195F9E"/>
    <w:rsid w:val="00196090"/>
    <w:rsid w:val="001961C0"/>
    <w:rsid w:val="0019639A"/>
    <w:rsid w:val="00196433"/>
    <w:rsid w:val="001964BD"/>
    <w:rsid w:val="00196591"/>
    <w:rsid w:val="00196618"/>
    <w:rsid w:val="0019681D"/>
    <w:rsid w:val="001968B8"/>
    <w:rsid w:val="00196A6A"/>
    <w:rsid w:val="00196C59"/>
    <w:rsid w:val="00196C8F"/>
    <w:rsid w:val="00196EAC"/>
    <w:rsid w:val="00196F35"/>
    <w:rsid w:val="00196F57"/>
    <w:rsid w:val="0019713C"/>
    <w:rsid w:val="00197229"/>
    <w:rsid w:val="001974C9"/>
    <w:rsid w:val="001974F1"/>
    <w:rsid w:val="00197918"/>
    <w:rsid w:val="001979AC"/>
    <w:rsid w:val="001979D7"/>
    <w:rsid w:val="00197A6B"/>
    <w:rsid w:val="00197B37"/>
    <w:rsid w:val="00197C75"/>
    <w:rsid w:val="00197E78"/>
    <w:rsid w:val="001A005F"/>
    <w:rsid w:val="001A0249"/>
    <w:rsid w:val="001A024F"/>
    <w:rsid w:val="001A0476"/>
    <w:rsid w:val="001A0611"/>
    <w:rsid w:val="001A06AC"/>
    <w:rsid w:val="001A0A06"/>
    <w:rsid w:val="001A0F3F"/>
    <w:rsid w:val="001A0FFD"/>
    <w:rsid w:val="001A102A"/>
    <w:rsid w:val="001A108C"/>
    <w:rsid w:val="001A131C"/>
    <w:rsid w:val="001A1350"/>
    <w:rsid w:val="001A14D6"/>
    <w:rsid w:val="001A15D1"/>
    <w:rsid w:val="001A19A6"/>
    <w:rsid w:val="001A1C73"/>
    <w:rsid w:val="001A1D99"/>
    <w:rsid w:val="001A20BA"/>
    <w:rsid w:val="001A211B"/>
    <w:rsid w:val="001A221A"/>
    <w:rsid w:val="001A223D"/>
    <w:rsid w:val="001A24B2"/>
    <w:rsid w:val="001A2AF2"/>
    <w:rsid w:val="001A2D22"/>
    <w:rsid w:val="001A3180"/>
    <w:rsid w:val="001A3463"/>
    <w:rsid w:val="001A3642"/>
    <w:rsid w:val="001A36C9"/>
    <w:rsid w:val="001A3869"/>
    <w:rsid w:val="001A3AE7"/>
    <w:rsid w:val="001A3C14"/>
    <w:rsid w:val="001A3DF6"/>
    <w:rsid w:val="001A432E"/>
    <w:rsid w:val="001A4843"/>
    <w:rsid w:val="001A4BDE"/>
    <w:rsid w:val="001A5097"/>
    <w:rsid w:val="001A516F"/>
    <w:rsid w:val="001A517B"/>
    <w:rsid w:val="001A523E"/>
    <w:rsid w:val="001A53C6"/>
    <w:rsid w:val="001A55A5"/>
    <w:rsid w:val="001A58AE"/>
    <w:rsid w:val="001A5AA3"/>
    <w:rsid w:val="001A5F67"/>
    <w:rsid w:val="001A62E6"/>
    <w:rsid w:val="001A6381"/>
    <w:rsid w:val="001A63F9"/>
    <w:rsid w:val="001A65AA"/>
    <w:rsid w:val="001A6638"/>
    <w:rsid w:val="001A67B5"/>
    <w:rsid w:val="001A6867"/>
    <w:rsid w:val="001A686C"/>
    <w:rsid w:val="001A6918"/>
    <w:rsid w:val="001A6D8B"/>
    <w:rsid w:val="001A6F0C"/>
    <w:rsid w:val="001A71DC"/>
    <w:rsid w:val="001A7322"/>
    <w:rsid w:val="001A73EA"/>
    <w:rsid w:val="001A76DF"/>
    <w:rsid w:val="001A7746"/>
    <w:rsid w:val="001A79E8"/>
    <w:rsid w:val="001A7B1A"/>
    <w:rsid w:val="001B001B"/>
    <w:rsid w:val="001B03C3"/>
    <w:rsid w:val="001B0795"/>
    <w:rsid w:val="001B07BD"/>
    <w:rsid w:val="001B0953"/>
    <w:rsid w:val="001B0990"/>
    <w:rsid w:val="001B0A1F"/>
    <w:rsid w:val="001B0BE9"/>
    <w:rsid w:val="001B0F05"/>
    <w:rsid w:val="001B0FB6"/>
    <w:rsid w:val="001B1059"/>
    <w:rsid w:val="001B1312"/>
    <w:rsid w:val="001B1363"/>
    <w:rsid w:val="001B15A2"/>
    <w:rsid w:val="001B18C6"/>
    <w:rsid w:val="001B1CA1"/>
    <w:rsid w:val="001B1CEA"/>
    <w:rsid w:val="001B1F39"/>
    <w:rsid w:val="001B1FE1"/>
    <w:rsid w:val="001B20B1"/>
    <w:rsid w:val="001B2285"/>
    <w:rsid w:val="001B27BB"/>
    <w:rsid w:val="001B27DE"/>
    <w:rsid w:val="001B291C"/>
    <w:rsid w:val="001B2AD8"/>
    <w:rsid w:val="001B2F1E"/>
    <w:rsid w:val="001B2FE5"/>
    <w:rsid w:val="001B3329"/>
    <w:rsid w:val="001B3506"/>
    <w:rsid w:val="001B39C8"/>
    <w:rsid w:val="001B3CBA"/>
    <w:rsid w:val="001B3EA7"/>
    <w:rsid w:val="001B3F10"/>
    <w:rsid w:val="001B3F1C"/>
    <w:rsid w:val="001B4175"/>
    <w:rsid w:val="001B41CC"/>
    <w:rsid w:val="001B43BD"/>
    <w:rsid w:val="001B44CD"/>
    <w:rsid w:val="001B479C"/>
    <w:rsid w:val="001B488F"/>
    <w:rsid w:val="001B4951"/>
    <w:rsid w:val="001B4A97"/>
    <w:rsid w:val="001B4B20"/>
    <w:rsid w:val="001B4BF5"/>
    <w:rsid w:val="001B5496"/>
    <w:rsid w:val="001B551A"/>
    <w:rsid w:val="001B5832"/>
    <w:rsid w:val="001B5992"/>
    <w:rsid w:val="001B5F98"/>
    <w:rsid w:val="001B61A0"/>
    <w:rsid w:val="001B652B"/>
    <w:rsid w:val="001B6704"/>
    <w:rsid w:val="001B6AEB"/>
    <w:rsid w:val="001B6B92"/>
    <w:rsid w:val="001B6C8D"/>
    <w:rsid w:val="001B6D94"/>
    <w:rsid w:val="001B6E9E"/>
    <w:rsid w:val="001B702A"/>
    <w:rsid w:val="001B7356"/>
    <w:rsid w:val="001B7B6E"/>
    <w:rsid w:val="001B7BF0"/>
    <w:rsid w:val="001C00AC"/>
    <w:rsid w:val="001C014A"/>
    <w:rsid w:val="001C0255"/>
    <w:rsid w:val="001C04AB"/>
    <w:rsid w:val="001C0D30"/>
    <w:rsid w:val="001C0D82"/>
    <w:rsid w:val="001C191A"/>
    <w:rsid w:val="001C1BD7"/>
    <w:rsid w:val="001C1F69"/>
    <w:rsid w:val="001C1FF3"/>
    <w:rsid w:val="001C2227"/>
    <w:rsid w:val="001C22B0"/>
    <w:rsid w:val="001C22FB"/>
    <w:rsid w:val="001C23BB"/>
    <w:rsid w:val="001C2454"/>
    <w:rsid w:val="001C24C8"/>
    <w:rsid w:val="001C25D7"/>
    <w:rsid w:val="001C2702"/>
    <w:rsid w:val="001C288F"/>
    <w:rsid w:val="001C295F"/>
    <w:rsid w:val="001C2B49"/>
    <w:rsid w:val="001C2C82"/>
    <w:rsid w:val="001C2CF8"/>
    <w:rsid w:val="001C2FD8"/>
    <w:rsid w:val="001C300A"/>
    <w:rsid w:val="001C30DE"/>
    <w:rsid w:val="001C3120"/>
    <w:rsid w:val="001C352C"/>
    <w:rsid w:val="001C3D60"/>
    <w:rsid w:val="001C3E40"/>
    <w:rsid w:val="001C4228"/>
    <w:rsid w:val="001C4341"/>
    <w:rsid w:val="001C438C"/>
    <w:rsid w:val="001C4446"/>
    <w:rsid w:val="001C46BF"/>
    <w:rsid w:val="001C46C8"/>
    <w:rsid w:val="001C4855"/>
    <w:rsid w:val="001C48AF"/>
    <w:rsid w:val="001C4B1C"/>
    <w:rsid w:val="001C4BD4"/>
    <w:rsid w:val="001C510F"/>
    <w:rsid w:val="001C5114"/>
    <w:rsid w:val="001C51DE"/>
    <w:rsid w:val="001C55E7"/>
    <w:rsid w:val="001C5686"/>
    <w:rsid w:val="001C58F5"/>
    <w:rsid w:val="001C6457"/>
    <w:rsid w:val="001C650D"/>
    <w:rsid w:val="001C685C"/>
    <w:rsid w:val="001C692F"/>
    <w:rsid w:val="001C6C18"/>
    <w:rsid w:val="001C6C64"/>
    <w:rsid w:val="001C6C9C"/>
    <w:rsid w:val="001C7012"/>
    <w:rsid w:val="001C7146"/>
    <w:rsid w:val="001C7402"/>
    <w:rsid w:val="001C7733"/>
    <w:rsid w:val="001C7CA7"/>
    <w:rsid w:val="001C7D30"/>
    <w:rsid w:val="001C7E2B"/>
    <w:rsid w:val="001D003B"/>
    <w:rsid w:val="001D01AE"/>
    <w:rsid w:val="001D0210"/>
    <w:rsid w:val="001D03A4"/>
    <w:rsid w:val="001D03FC"/>
    <w:rsid w:val="001D047C"/>
    <w:rsid w:val="001D04C2"/>
    <w:rsid w:val="001D04F2"/>
    <w:rsid w:val="001D06E0"/>
    <w:rsid w:val="001D0B13"/>
    <w:rsid w:val="001D0B9B"/>
    <w:rsid w:val="001D0CEA"/>
    <w:rsid w:val="001D0CF1"/>
    <w:rsid w:val="001D0D71"/>
    <w:rsid w:val="001D0E42"/>
    <w:rsid w:val="001D126E"/>
    <w:rsid w:val="001D1352"/>
    <w:rsid w:val="001D15FE"/>
    <w:rsid w:val="001D177B"/>
    <w:rsid w:val="001D188F"/>
    <w:rsid w:val="001D1922"/>
    <w:rsid w:val="001D1DD0"/>
    <w:rsid w:val="001D1E71"/>
    <w:rsid w:val="001D2272"/>
    <w:rsid w:val="001D270C"/>
    <w:rsid w:val="001D2837"/>
    <w:rsid w:val="001D29B1"/>
    <w:rsid w:val="001D2F44"/>
    <w:rsid w:val="001D2FCB"/>
    <w:rsid w:val="001D3118"/>
    <w:rsid w:val="001D32A6"/>
    <w:rsid w:val="001D3510"/>
    <w:rsid w:val="001D3CA6"/>
    <w:rsid w:val="001D3D53"/>
    <w:rsid w:val="001D3EBB"/>
    <w:rsid w:val="001D3FFC"/>
    <w:rsid w:val="001D402D"/>
    <w:rsid w:val="001D414F"/>
    <w:rsid w:val="001D41D1"/>
    <w:rsid w:val="001D4207"/>
    <w:rsid w:val="001D4406"/>
    <w:rsid w:val="001D447F"/>
    <w:rsid w:val="001D4672"/>
    <w:rsid w:val="001D46B4"/>
    <w:rsid w:val="001D4735"/>
    <w:rsid w:val="001D47DA"/>
    <w:rsid w:val="001D482B"/>
    <w:rsid w:val="001D4989"/>
    <w:rsid w:val="001D4B98"/>
    <w:rsid w:val="001D4C71"/>
    <w:rsid w:val="001D4F40"/>
    <w:rsid w:val="001D502B"/>
    <w:rsid w:val="001D50E1"/>
    <w:rsid w:val="001D512D"/>
    <w:rsid w:val="001D54E0"/>
    <w:rsid w:val="001D55AA"/>
    <w:rsid w:val="001D55FE"/>
    <w:rsid w:val="001D5D92"/>
    <w:rsid w:val="001D5EFE"/>
    <w:rsid w:val="001D66F4"/>
    <w:rsid w:val="001D7AEB"/>
    <w:rsid w:val="001D7AEF"/>
    <w:rsid w:val="001D7D30"/>
    <w:rsid w:val="001D7D42"/>
    <w:rsid w:val="001D7DBD"/>
    <w:rsid w:val="001DE3DB"/>
    <w:rsid w:val="001E00DC"/>
    <w:rsid w:val="001E04D6"/>
    <w:rsid w:val="001E04EE"/>
    <w:rsid w:val="001E0A04"/>
    <w:rsid w:val="001E0D33"/>
    <w:rsid w:val="001E1000"/>
    <w:rsid w:val="001E10E2"/>
    <w:rsid w:val="001E123E"/>
    <w:rsid w:val="001E124F"/>
    <w:rsid w:val="001E1401"/>
    <w:rsid w:val="001E17C9"/>
    <w:rsid w:val="001E1963"/>
    <w:rsid w:val="001E196C"/>
    <w:rsid w:val="001E1AFC"/>
    <w:rsid w:val="001E1B9D"/>
    <w:rsid w:val="001E1C37"/>
    <w:rsid w:val="001E1F22"/>
    <w:rsid w:val="001E2016"/>
    <w:rsid w:val="001E2265"/>
    <w:rsid w:val="001E249C"/>
    <w:rsid w:val="001E259F"/>
    <w:rsid w:val="001E2781"/>
    <w:rsid w:val="001E2822"/>
    <w:rsid w:val="001E2B04"/>
    <w:rsid w:val="001E2D33"/>
    <w:rsid w:val="001E2DBF"/>
    <w:rsid w:val="001E2E1C"/>
    <w:rsid w:val="001E2F24"/>
    <w:rsid w:val="001E2FF8"/>
    <w:rsid w:val="001E332F"/>
    <w:rsid w:val="001E35F4"/>
    <w:rsid w:val="001E360D"/>
    <w:rsid w:val="001E36D9"/>
    <w:rsid w:val="001E3794"/>
    <w:rsid w:val="001E3916"/>
    <w:rsid w:val="001E3F3D"/>
    <w:rsid w:val="001E3F79"/>
    <w:rsid w:val="001E3FF4"/>
    <w:rsid w:val="001E400B"/>
    <w:rsid w:val="001E40AD"/>
    <w:rsid w:val="001E4389"/>
    <w:rsid w:val="001E45EE"/>
    <w:rsid w:val="001E46A6"/>
    <w:rsid w:val="001E46C3"/>
    <w:rsid w:val="001E47F5"/>
    <w:rsid w:val="001E4816"/>
    <w:rsid w:val="001E49AD"/>
    <w:rsid w:val="001E4B0B"/>
    <w:rsid w:val="001E4C57"/>
    <w:rsid w:val="001E5270"/>
    <w:rsid w:val="001E52D9"/>
    <w:rsid w:val="001E543F"/>
    <w:rsid w:val="001E5600"/>
    <w:rsid w:val="001E59EB"/>
    <w:rsid w:val="001E5E40"/>
    <w:rsid w:val="001E606B"/>
    <w:rsid w:val="001E6092"/>
    <w:rsid w:val="001E61EF"/>
    <w:rsid w:val="001E656C"/>
    <w:rsid w:val="001E675D"/>
    <w:rsid w:val="001E680C"/>
    <w:rsid w:val="001E6920"/>
    <w:rsid w:val="001E6CA5"/>
    <w:rsid w:val="001E712B"/>
    <w:rsid w:val="001E7438"/>
    <w:rsid w:val="001E781D"/>
    <w:rsid w:val="001E789B"/>
    <w:rsid w:val="001E7B5E"/>
    <w:rsid w:val="001E7C42"/>
    <w:rsid w:val="001E7E05"/>
    <w:rsid w:val="001E7EFF"/>
    <w:rsid w:val="001F01A5"/>
    <w:rsid w:val="001F040B"/>
    <w:rsid w:val="001F04FA"/>
    <w:rsid w:val="001F0588"/>
    <w:rsid w:val="001F06DD"/>
    <w:rsid w:val="001F0725"/>
    <w:rsid w:val="001F0858"/>
    <w:rsid w:val="001F0987"/>
    <w:rsid w:val="001F0AFC"/>
    <w:rsid w:val="001F0C87"/>
    <w:rsid w:val="001F0C99"/>
    <w:rsid w:val="001F1306"/>
    <w:rsid w:val="001F1612"/>
    <w:rsid w:val="001F1683"/>
    <w:rsid w:val="001F16D1"/>
    <w:rsid w:val="001F16DD"/>
    <w:rsid w:val="001F1845"/>
    <w:rsid w:val="001F1885"/>
    <w:rsid w:val="001F189C"/>
    <w:rsid w:val="001F1A4E"/>
    <w:rsid w:val="001F1CCA"/>
    <w:rsid w:val="001F1CCC"/>
    <w:rsid w:val="001F1D08"/>
    <w:rsid w:val="001F1E2F"/>
    <w:rsid w:val="001F1E4C"/>
    <w:rsid w:val="001F1F0F"/>
    <w:rsid w:val="001F1FCD"/>
    <w:rsid w:val="001F2162"/>
    <w:rsid w:val="001F21DA"/>
    <w:rsid w:val="001F24F3"/>
    <w:rsid w:val="001F2678"/>
    <w:rsid w:val="001F2A49"/>
    <w:rsid w:val="001F2F5A"/>
    <w:rsid w:val="001F3318"/>
    <w:rsid w:val="001F34DC"/>
    <w:rsid w:val="001F3579"/>
    <w:rsid w:val="001F369F"/>
    <w:rsid w:val="001F37EF"/>
    <w:rsid w:val="001F394E"/>
    <w:rsid w:val="001F3E88"/>
    <w:rsid w:val="001F437A"/>
    <w:rsid w:val="001F43D0"/>
    <w:rsid w:val="001F4417"/>
    <w:rsid w:val="001F44BB"/>
    <w:rsid w:val="001F4644"/>
    <w:rsid w:val="001F474E"/>
    <w:rsid w:val="001F4A8A"/>
    <w:rsid w:val="001F4B8C"/>
    <w:rsid w:val="001F4EEC"/>
    <w:rsid w:val="001F4F5A"/>
    <w:rsid w:val="001F52E4"/>
    <w:rsid w:val="001F5856"/>
    <w:rsid w:val="001F5B71"/>
    <w:rsid w:val="001F6124"/>
    <w:rsid w:val="001F6310"/>
    <w:rsid w:val="001F65B1"/>
    <w:rsid w:val="001F65F6"/>
    <w:rsid w:val="001F686E"/>
    <w:rsid w:val="001F6968"/>
    <w:rsid w:val="001F69F9"/>
    <w:rsid w:val="001F6E25"/>
    <w:rsid w:val="001F6E27"/>
    <w:rsid w:val="001F6FA5"/>
    <w:rsid w:val="001F713C"/>
    <w:rsid w:val="001F73A1"/>
    <w:rsid w:val="001F7679"/>
    <w:rsid w:val="001F77CB"/>
    <w:rsid w:val="001F7901"/>
    <w:rsid w:val="001F7ABD"/>
    <w:rsid w:val="001F7CB7"/>
    <w:rsid w:val="002000BA"/>
    <w:rsid w:val="002001D6"/>
    <w:rsid w:val="002001E3"/>
    <w:rsid w:val="002002D7"/>
    <w:rsid w:val="002003E5"/>
    <w:rsid w:val="002004E4"/>
    <w:rsid w:val="00200600"/>
    <w:rsid w:val="0020074B"/>
    <w:rsid w:val="00200752"/>
    <w:rsid w:val="002007C4"/>
    <w:rsid w:val="00201123"/>
    <w:rsid w:val="002011AB"/>
    <w:rsid w:val="002011E3"/>
    <w:rsid w:val="002013AE"/>
    <w:rsid w:val="0020152D"/>
    <w:rsid w:val="0020197A"/>
    <w:rsid w:val="00201998"/>
    <w:rsid w:val="00201ABA"/>
    <w:rsid w:val="00201B1F"/>
    <w:rsid w:val="002021F4"/>
    <w:rsid w:val="002022D1"/>
    <w:rsid w:val="00202350"/>
    <w:rsid w:val="0020242A"/>
    <w:rsid w:val="0020264A"/>
    <w:rsid w:val="00202BA6"/>
    <w:rsid w:val="00202ED8"/>
    <w:rsid w:val="0020309F"/>
    <w:rsid w:val="00203108"/>
    <w:rsid w:val="00203222"/>
    <w:rsid w:val="002032B3"/>
    <w:rsid w:val="002036B4"/>
    <w:rsid w:val="00203C84"/>
    <w:rsid w:val="00203F04"/>
    <w:rsid w:val="00204043"/>
    <w:rsid w:val="002040A2"/>
    <w:rsid w:val="00204320"/>
    <w:rsid w:val="002044E6"/>
    <w:rsid w:val="00204995"/>
    <w:rsid w:val="00204A8B"/>
    <w:rsid w:val="00204BC9"/>
    <w:rsid w:val="00204D78"/>
    <w:rsid w:val="00204E18"/>
    <w:rsid w:val="00205816"/>
    <w:rsid w:val="0020588D"/>
    <w:rsid w:val="00205B7A"/>
    <w:rsid w:val="00205D78"/>
    <w:rsid w:val="00205D7E"/>
    <w:rsid w:val="00205DCF"/>
    <w:rsid w:val="00205E2C"/>
    <w:rsid w:val="00205FF6"/>
    <w:rsid w:val="002062F4"/>
    <w:rsid w:val="00206478"/>
    <w:rsid w:val="002064DC"/>
    <w:rsid w:val="00206A47"/>
    <w:rsid w:val="00206ACB"/>
    <w:rsid w:val="00206E31"/>
    <w:rsid w:val="0020721C"/>
    <w:rsid w:val="00207305"/>
    <w:rsid w:val="002073A6"/>
    <w:rsid w:val="002073FC"/>
    <w:rsid w:val="00207D50"/>
    <w:rsid w:val="00207F83"/>
    <w:rsid w:val="00210063"/>
    <w:rsid w:val="002102FA"/>
    <w:rsid w:val="0021047E"/>
    <w:rsid w:val="00210710"/>
    <w:rsid w:val="0021080F"/>
    <w:rsid w:val="002109E1"/>
    <w:rsid w:val="00210A71"/>
    <w:rsid w:val="00210ECB"/>
    <w:rsid w:val="002110BA"/>
    <w:rsid w:val="00211824"/>
    <w:rsid w:val="002118EE"/>
    <w:rsid w:val="002118F9"/>
    <w:rsid w:val="0021191C"/>
    <w:rsid w:val="00211A27"/>
    <w:rsid w:val="00211CB9"/>
    <w:rsid w:val="00211CF8"/>
    <w:rsid w:val="00211D3B"/>
    <w:rsid w:val="00211E9D"/>
    <w:rsid w:val="00211F7D"/>
    <w:rsid w:val="0021221E"/>
    <w:rsid w:val="0021223C"/>
    <w:rsid w:val="00212706"/>
    <w:rsid w:val="0021278F"/>
    <w:rsid w:val="00212811"/>
    <w:rsid w:val="00212A96"/>
    <w:rsid w:val="00212CA7"/>
    <w:rsid w:val="00212E3C"/>
    <w:rsid w:val="00213A95"/>
    <w:rsid w:val="00213CAD"/>
    <w:rsid w:val="002141C9"/>
    <w:rsid w:val="002142D0"/>
    <w:rsid w:val="00214744"/>
    <w:rsid w:val="002147D3"/>
    <w:rsid w:val="00214B51"/>
    <w:rsid w:val="00214DA0"/>
    <w:rsid w:val="00214EE5"/>
    <w:rsid w:val="002151D5"/>
    <w:rsid w:val="002151F1"/>
    <w:rsid w:val="0021529C"/>
    <w:rsid w:val="002154F5"/>
    <w:rsid w:val="002155BA"/>
    <w:rsid w:val="0021579D"/>
    <w:rsid w:val="00215829"/>
    <w:rsid w:val="00215AC7"/>
    <w:rsid w:val="00216036"/>
    <w:rsid w:val="002162D2"/>
    <w:rsid w:val="00216526"/>
    <w:rsid w:val="002165C8"/>
    <w:rsid w:val="0021673F"/>
    <w:rsid w:val="00216820"/>
    <w:rsid w:val="00216D2B"/>
    <w:rsid w:val="00216EC7"/>
    <w:rsid w:val="00216F3D"/>
    <w:rsid w:val="00217098"/>
    <w:rsid w:val="002171AF"/>
    <w:rsid w:val="00217267"/>
    <w:rsid w:val="002173E2"/>
    <w:rsid w:val="0021755F"/>
    <w:rsid w:val="002177DB"/>
    <w:rsid w:val="00217DFB"/>
    <w:rsid w:val="00220015"/>
    <w:rsid w:val="00220159"/>
    <w:rsid w:val="002201ED"/>
    <w:rsid w:val="002208B7"/>
    <w:rsid w:val="00220A12"/>
    <w:rsid w:val="00220BB2"/>
    <w:rsid w:val="0022110B"/>
    <w:rsid w:val="0022135B"/>
    <w:rsid w:val="002214BE"/>
    <w:rsid w:val="002218B5"/>
    <w:rsid w:val="002218FC"/>
    <w:rsid w:val="0022196B"/>
    <w:rsid w:val="00221E7D"/>
    <w:rsid w:val="00221F6D"/>
    <w:rsid w:val="0022201D"/>
    <w:rsid w:val="0022217C"/>
    <w:rsid w:val="002223A6"/>
    <w:rsid w:val="00222580"/>
    <w:rsid w:val="00222690"/>
    <w:rsid w:val="002228F7"/>
    <w:rsid w:val="002229E8"/>
    <w:rsid w:val="00222A6E"/>
    <w:rsid w:val="00222DD5"/>
    <w:rsid w:val="00223447"/>
    <w:rsid w:val="00223CE2"/>
    <w:rsid w:val="0022402D"/>
    <w:rsid w:val="00224255"/>
    <w:rsid w:val="002244FD"/>
    <w:rsid w:val="00224836"/>
    <w:rsid w:val="002249B4"/>
    <w:rsid w:val="00224A38"/>
    <w:rsid w:val="0022504B"/>
    <w:rsid w:val="002250A6"/>
    <w:rsid w:val="0022553E"/>
    <w:rsid w:val="0022615E"/>
    <w:rsid w:val="00226287"/>
    <w:rsid w:val="002262A8"/>
    <w:rsid w:val="0022651F"/>
    <w:rsid w:val="00226757"/>
    <w:rsid w:val="0022683D"/>
    <w:rsid w:val="00226859"/>
    <w:rsid w:val="002269CE"/>
    <w:rsid w:val="00227425"/>
    <w:rsid w:val="00227DAE"/>
    <w:rsid w:val="00227F7C"/>
    <w:rsid w:val="002290C9"/>
    <w:rsid w:val="00230070"/>
    <w:rsid w:val="00230166"/>
    <w:rsid w:val="002303B9"/>
    <w:rsid w:val="002308A1"/>
    <w:rsid w:val="00230E36"/>
    <w:rsid w:val="0023130D"/>
    <w:rsid w:val="00231407"/>
    <w:rsid w:val="002316C7"/>
    <w:rsid w:val="002318E5"/>
    <w:rsid w:val="0023192E"/>
    <w:rsid w:val="002319B9"/>
    <w:rsid w:val="00231B8B"/>
    <w:rsid w:val="00231C95"/>
    <w:rsid w:val="00231F99"/>
    <w:rsid w:val="002320A5"/>
    <w:rsid w:val="0023227D"/>
    <w:rsid w:val="002323D9"/>
    <w:rsid w:val="00232409"/>
    <w:rsid w:val="00232501"/>
    <w:rsid w:val="002328C0"/>
    <w:rsid w:val="00232A99"/>
    <w:rsid w:val="00232B31"/>
    <w:rsid w:val="00232B4B"/>
    <w:rsid w:val="00232BFD"/>
    <w:rsid w:val="00232DBA"/>
    <w:rsid w:val="0023300D"/>
    <w:rsid w:val="002333E5"/>
    <w:rsid w:val="002335E8"/>
    <w:rsid w:val="00233774"/>
    <w:rsid w:val="00233901"/>
    <w:rsid w:val="0023396F"/>
    <w:rsid w:val="00233AAE"/>
    <w:rsid w:val="00233AB3"/>
    <w:rsid w:val="00233D3B"/>
    <w:rsid w:val="00233FEE"/>
    <w:rsid w:val="00234383"/>
    <w:rsid w:val="002343C4"/>
    <w:rsid w:val="00234570"/>
    <w:rsid w:val="00234693"/>
    <w:rsid w:val="002352D5"/>
    <w:rsid w:val="00235492"/>
    <w:rsid w:val="002358DF"/>
    <w:rsid w:val="002360A1"/>
    <w:rsid w:val="002365DA"/>
    <w:rsid w:val="0023684F"/>
    <w:rsid w:val="00236852"/>
    <w:rsid w:val="002368AB"/>
    <w:rsid w:val="002368F4"/>
    <w:rsid w:val="00236A21"/>
    <w:rsid w:val="00236BB1"/>
    <w:rsid w:val="00236CF1"/>
    <w:rsid w:val="00236D85"/>
    <w:rsid w:val="00237012"/>
    <w:rsid w:val="0023705D"/>
    <w:rsid w:val="002371A9"/>
    <w:rsid w:val="0023730E"/>
    <w:rsid w:val="0023751F"/>
    <w:rsid w:val="00237570"/>
    <w:rsid w:val="00237885"/>
    <w:rsid w:val="00237BA4"/>
    <w:rsid w:val="00240467"/>
    <w:rsid w:val="0024069E"/>
    <w:rsid w:val="00240805"/>
    <w:rsid w:val="00240829"/>
    <w:rsid w:val="00240BFE"/>
    <w:rsid w:val="002410BB"/>
    <w:rsid w:val="00241547"/>
    <w:rsid w:val="00241668"/>
    <w:rsid w:val="00241BA9"/>
    <w:rsid w:val="00241BAC"/>
    <w:rsid w:val="00241D5B"/>
    <w:rsid w:val="00241E59"/>
    <w:rsid w:val="00241F1B"/>
    <w:rsid w:val="00241F5C"/>
    <w:rsid w:val="00242178"/>
    <w:rsid w:val="002422AC"/>
    <w:rsid w:val="002422BA"/>
    <w:rsid w:val="00242399"/>
    <w:rsid w:val="00242696"/>
    <w:rsid w:val="00242704"/>
    <w:rsid w:val="00242859"/>
    <w:rsid w:val="002429E8"/>
    <w:rsid w:val="002429F8"/>
    <w:rsid w:val="00242AF5"/>
    <w:rsid w:val="00242F04"/>
    <w:rsid w:val="00243049"/>
    <w:rsid w:val="00243597"/>
    <w:rsid w:val="0024385D"/>
    <w:rsid w:val="0024399F"/>
    <w:rsid w:val="00244026"/>
    <w:rsid w:val="0024407A"/>
    <w:rsid w:val="00244ACC"/>
    <w:rsid w:val="00244BEC"/>
    <w:rsid w:val="00244F0C"/>
    <w:rsid w:val="0024518E"/>
    <w:rsid w:val="00245280"/>
    <w:rsid w:val="0024538D"/>
    <w:rsid w:val="00245404"/>
    <w:rsid w:val="00245B49"/>
    <w:rsid w:val="00245BCA"/>
    <w:rsid w:val="00245DA6"/>
    <w:rsid w:val="00245F13"/>
    <w:rsid w:val="00246078"/>
    <w:rsid w:val="0024628E"/>
    <w:rsid w:val="002464B0"/>
    <w:rsid w:val="00246ABD"/>
    <w:rsid w:val="00246BB3"/>
    <w:rsid w:val="00246D4E"/>
    <w:rsid w:val="00246F30"/>
    <w:rsid w:val="002479C1"/>
    <w:rsid w:val="00247A0E"/>
    <w:rsid w:val="00247B25"/>
    <w:rsid w:val="00247CF7"/>
    <w:rsid w:val="002501A6"/>
    <w:rsid w:val="00250418"/>
    <w:rsid w:val="00250581"/>
    <w:rsid w:val="00250790"/>
    <w:rsid w:val="00250D4E"/>
    <w:rsid w:val="00250DE4"/>
    <w:rsid w:val="0025113A"/>
    <w:rsid w:val="002511EE"/>
    <w:rsid w:val="00251351"/>
    <w:rsid w:val="00251510"/>
    <w:rsid w:val="00251612"/>
    <w:rsid w:val="002516AF"/>
    <w:rsid w:val="002516C6"/>
    <w:rsid w:val="00251735"/>
    <w:rsid w:val="002518E4"/>
    <w:rsid w:val="00251F8F"/>
    <w:rsid w:val="00252009"/>
    <w:rsid w:val="00252139"/>
    <w:rsid w:val="00252668"/>
    <w:rsid w:val="0025278E"/>
    <w:rsid w:val="0025286E"/>
    <w:rsid w:val="00252A54"/>
    <w:rsid w:val="00252A8F"/>
    <w:rsid w:val="00252C87"/>
    <w:rsid w:val="00252E24"/>
    <w:rsid w:val="002539DD"/>
    <w:rsid w:val="00253DDA"/>
    <w:rsid w:val="00253E75"/>
    <w:rsid w:val="00254260"/>
    <w:rsid w:val="00254340"/>
    <w:rsid w:val="00254567"/>
    <w:rsid w:val="00254731"/>
    <w:rsid w:val="00254AF1"/>
    <w:rsid w:val="00254AF9"/>
    <w:rsid w:val="00254E63"/>
    <w:rsid w:val="00254FCB"/>
    <w:rsid w:val="002552EA"/>
    <w:rsid w:val="002556B0"/>
    <w:rsid w:val="002556B9"/>
    <w:rsid w:val="0025585C"/>
    <w:rsid w:val="00255995"/>
    <w:rsid w:val="00255A23"/>
    <w:rsid w:val="00255C40"/>
    <w:rsid w:val="00255ED4"/>
    <w:rsid w:val="00255EF5"/>
    <w:rsid w:val="002561D8"/>
    <w:rsid w:val="0025626A"/>
    <w:rsid w:val="002562F5"/>
    <w:rsid w:val="0025632D"/>
    <w:rsid w:val="002566F6"/>
    <w:rsid w:val="00256D7F"/>
    <w:rsid w:val="00256F97"/>
    <w:rsid w:val="0025719A"/>
    <w:rsid w:val="0025760E"/>
    <w:rsid w:val="0025794C"/>
    <w:rsid w:val="0025797A"/>
    <w:rsid w:val="00257988"/>
    <w:rsid w:val="00257C73"/>
    <w:rsid w:val="00257F85"/>
    <w:rsid w:val="00260210"/>
    <w:rsid w:val="00260307"/>
    <w:rsid w:val="00260497"/>
    <w:rsid w:val="0026088C"/>
    <w:rsid w:val="00260B17"/>
    <w:rsid w:val="00260B8D"/>
    <w:rsid w:val="00260BE1"/>
    <w:rsid w:val="00260C78"/>
    <w:rsid w:val="00260F16"/>
    <w:rsid w:val="00260F97"/>
    <w:rsid w:val="00261079"/>
    <w:rsid w:val="002610D3"/>
    <w:rsid w:val="002611C2"/>
    <w:rsid w:val="0026140A"/>
    <w:rsid w:val="0026198A"/>
    <w:rsid w:val="00261D4D"/>
    <w:rsid w:val="00261EDD"/>
    <w:rsid w:val="00261FA9"/>
    <w:rsid w:val="00262089"/>
    <w:rsid w:val="002621DF"/>
    <w:rsid w:val="0026228E"/>
    <w:rsid w:val="00262BD6"/>
    <w:rsid w:val="00262E1B"/>
    <w:rsid w:val="0026320B"/>
    <w:rsid w:val="0026323E"/>
    <w:rsid w:val="002638A7"/>
    <w:rsid w:val="00263A59"/>
    <w:rsid w:val="00263A8B"/>
    <w:rsid w:val="00263B09"/>
    <w:rsid w:val="00263BF5"/>
    <w:rsid w:val="00263C71"/>
    <w:rsid w:val="0026412B"/>
    <w:rsid w:val="002643AD"/>
    <w:rsid w:val="00264585"/>
    <w:rsid w:val="002647EE"/>
    <w:rsid w:val="00264B3B"/>
    <w:rsid w:val="00264E29"/>
    <w:rsid w:val="00264EE9"/>
    <w:rsid w:val="00264EF6"/>
    <w:rsid w:val="00265136"/>
    <w:rsid w:val="00265776"/>
    <w:rsid w:val="0026585B"/>
    <w:rsid w:val="00265E56"/>
    <w:rsid w:val="00265FB7"/>
    <w:rsid w:val="00266091"/>
    <w:rsid w:val="00266397"/>
    <w:rsid w:val="002663D6"/>
    <w:rsid w:val="00266520"/>
    <w:rsid w:val="002668DE"/>
    <w:rsid w:val="00266D26"/>
    <w:rsid w:val="00266E4C"/>
    <w:rsid w:val="00266E57"/>
    <w:rsid w:val="00266EB1"/>
    <w:rsid w:val="00266EBF"/>
    <w:rsid w:val="00266EF4"/>
    <w:rsid w:val="002671CF"/>
    <w:rsid w:val="00267257"/>
    <w:rsid w:val="00267261"/>
    <w:rsid w:val="0026767F"/>
    <w:rsid w:val="002676FF"/>
    <w:rsid w:val="00267925"/>
    <w:rsid w:val="00267B2E"/>
    <w:rsid w:val="00267BCD"/>
    <w:rsid w:val="00267CBA"/>
    <w:rsid w:val="00267E4D"/>
    <w:rsid w:val="00267F3D"/>
    <w:rsid w:val="00267FB3"/>
    <w:rsid w:val="002702ED"/>
    <w:rsid w:val="00270400"/>
    <w:rsid w:val="002704D3"/>
    <w:rsid w:val="002708BD"/>
    <w:rsid w:val="00270D24"/>
    <w:rsid w:val="002710F8"/>
    <w:rsid w:val="0027179A"/>
    <w:rsid w:val="002718AA"/>
    <w:rsid w:val="00271969"/>
    <w:rsid w:val="002719FA"/>
    <w:rsid w:val="00271E8F"/>
    <w:rsid w:val="00271EEC"/>
    <w:rsid w:val="00271FC1"/>
    <w:rsid w:val="00272019"/>
    <w:rsid w:val="00272249"/>
    <w:rsid w:val="002728E6"/>
    <w:rsid w:val="002728EC"/>
    <w:rsid w:val="002728F8"/>
    <w:rsid w:val="00272A9F"/>
    <w:rsid w:val="00273451"/>
    <w:rsid w:val="002734A9"/>
    <w:rsid w:val="0027360C"/>
    <w:rsid w:val="00273889"/>
    <w:rsid w:val="00273B56"/>
    <w:rsid w:val="00273C58"/>
    <w:rsid w:val="00273D64"/>
    <w:rsid w:val="00273E28"/>
    <w:rsid w:val="00273FC9"/>
    <w:rsid w:val="002740BA"/>
    <w:rsid w:val="00274104"/>
    <w:rsid w:val="0027438E"/>
    <w:rsid w:val="002743DC"/>
    <w:rsid w:val="00274709"/>
    <w:rsid w:val="0027471F"/>
    <w:rsid w:val="00274877"/>
    <w:rsid w:val="002748EF"/>
    <w:rsid w:val="002749D7"/>
    <w:rsid w:val="002749DC"/>
    <w:rsid w:val="00274CCA"/>
    <w:rsid w:val="00274D85"/>
    <w:rsid w:val="00274DE9"/>
    <w:rsid w:val="002754A2"/>
    <w:rsid w:val="00275505"/>
    <w:rsid w:val="0027568A"/>
    <w:rsid w:val="002756CF"/>
    <w:rsid w:val="00275744"/>
    <w:rsid w:val="002757F1"/>
    <w:rsid w:val="002757F2"/>
    <w:rsid w:val="00275C3E"/>
    <w:rsid w:val="00275C69"/>
    <w:rsid w:val="00276106"/>
    <w:rsid w:val="002761BD"/>
    <w:rsid w:val="002764CF"/>
    <w:rsid w:val="0027652E"/>
    <w:rsid w:val="002765A4"/>
    <w:rsid w:val="002765E1"/>
    <w:rsid w:val="002767B3"/>
    <w:rsid w:val="00276853"/>
    <w:rsid w:val="002768C0"/>
    <w:rsid w:val="002769FB"/>
    <w:rsid w:val="00276B2F"/>
    <w:rsid w:val="00276ECC"/>
    <w:rsid w:val="00277245"/>
    <w:rsid w:val="002772AD"/>
    <w:rsid w:val="002774B8"/>
    <w:rsid w:val="00277975"/>
    <w:rsid w:val="00277A28"/>
    <w:rsid w:val="00277DE4"/>
    <w:rsid w:val="00277E8F"/>
    <w:rsid w:val="00277EE7"/>
    <w:rsid w:val="00280329"/>
    <w:rsid w:val="00280463"/>
    <w:rsid w:val="00280764"/>
    <w:rsid w:val="00280E90"/>
    <w:rsid w:val="00280EC1"/>
    <w:rsid w:val="00280EFF"/>
    <w:rsid w:val="002812F0"/>
    <w:rsid w:val="002813C9"/>
    <w:rsid w:val="0028143E"/>
    <w:rsid w:val="002814FB"/>
    <w:rsid w:val="0028160E"/>
    <w:rsid w:val="002818EF"/>
    <w:rsid w:val="00281EFE"/>
    <w:rsid w:val="00281F5C"/>
    <w:rsid w:val="002820E7"/>
    <w:rsid w:val="002823FB"/>
    <w:rsid w:val="00282846"/>
    <w:rsid w:val="002828DF"/>
    <w:rsid w:val="00282B3F"/>
    <w:rsid w:val="00282D19"/>
    <w:rsid w:val="00282DB2"/>
    <w:rsid w:val="002834F8"/>
    <w:rsid w:val="00283BD6"/>
    <w:rsid w:val="00283CCC"/>
    <w:rsid w:val="00283DA6"/>
    <w:rsid w:val="00284108"/>
    <w:rsid w:val="0028411F"/>
    <w:rsid w:val="0028431F"/>
    <w:rsid w:val="00284AB6"/>
    <w:rsid w:val="00284BAB"/>
    <w:rsid w:val="00284BCD"/>
    <w:rsid w:val="00284BD1"/>
    <w:rsid w:val="002851DD"/>
    <w:rsid w:val="0028539C"/>
    <w:rsid w:val="00285495"/>
    <w:rsid w:val="002856BA"/>
    <w:rsid w:val="0028570E"/>
    <w:rsid w:val="00285981"/>
    <w:rsid w:val="00285A6F"/>
    <w:rsid w:val="00285EA3"/>
    <w:rsid w:val="00285FC6"/>
    <w:rsid w:val="00286142"/>
    <w:rsid w:val="002861A0"/>
    <w:rsid w:val="002861F2"/>
    <w:rsid w:val="00286253"/>
    <w:rsid w:val="002864FD"/>
    <w:rsid w:val="002867DD"/>
    <w:rsid w:val="0028696A"/>
    <w:rsid w:val="00286C70"/>
    <w:rsid w:val="00286DE5"/>
    <w:rsid w:val="00286EE3"/>
    <w:rsid w:val="0028710A"/>
    <w:rsid w:val="00287552"/>
    <w:rsid w:val="00287755"/>
    <w:rsid w:val="0028777A"/>
    <w:rsid w:val="00287BF9"/>
    <w:rsid w:val="00287C7F"/>
    <w:rsid w:val="00287C82"/>
    <w:rsid w:val="00287F8F"/>
    <w:rsid w:val="002901CB"/>
    <w:rsid w:val="002902E5"/>
    <w:rsid w:val="002903E5"/>
    <w:rsid w:val="0029048C"/>
    <w:rsid w:val="002905D4"/>
    <w:rsid w:val="00290E40"/>
    <w:rsid w:val="00291540"/>
    <w:rsid w:val="002916AA"/>
    <w:rsid w:val="002917D5"/>
    <w:rsid w:val="00291877"/>
    <w:rsid w:val="00291B49"/>
    <w:rsid w:val="00291DDD"/>
    <w:rsid w:val="00291E91"/>
    <w:rsid w:val="002921AE"/>
    <w:rsid w:val="00292293"/>
    <w:rsid w:val="002922BA"/>
    <w:rsid w:val="00292397"/>
    <w:rsid w:val="002927BE"/>
    <w:rsid w:val="00292898"/>
    <w:rsid w:val="00292C45"/>
    <w:rsid w:val="00292EA5"/>
    <w:rsid w:val="00292EFD"/>
    <w:rsid w:val="0029314E"/>
    <w:rsid w:val="00293227"/>
    <w:rsid w:val="00293256"/>
    <w:rsid w:val="00293632"/>
    <w:rsid w:val="0029371C"/>
    <w:rsid w:val="002937F4"/>
    <w:rsid w:val="002939BF"/>
    <w:rsid w:val="002939EC"/>
    <w:rsid w:val="00293A8D"/>
    <w:rsid w:val="00293A94"/>
    <w:rsid w:val="00293AD1"/>
    <w:rsid w:val="002940A8"/>
    <w:rsid w:val="00294121"/>
    <w:rsid w:val="0029420C"/>
    <w:rsid w:val="002944BB"/>
    <w:rsid w:val="00294509"/>
    <w:rsid w:val="0029462B"/>
    <w:rsid w:val="00294A70"/>
    <w:rsid w:val="00294ABE"/>
    <w:rsid w:val="00294E8B"/>
    <w:rsid w:val="00294E98"/>
    <w:rsid w:val="002952C6"/>
    <w:rsid w:val="002952E7"/>
    <w:rsid w:val="002953A5"/>
    <w:rsid w:val="00295488"/>
    <w:rsid w:val="0029598E"/>
    <w:rsid w:val="00295AAC"/>
    <w:rsid w:val="00295AB3"/>
    <w:rsid w:val="00295ADB"/>
    <w:rsid w:val="00295B55"/>
    <w:rsid w:val="00295BE8"/>
    <w:rsid w:val="00295E4F"/>
    <w:rsid w:val="00295E9C"/>
    <w:rsid w:val="00296023"/>
    <w:rsid w:val="00296143"/>
    <w:rsid w:val="002964F6"/>
    <w:rsid w:val="002965CF"/>
    <w:rsid w:val="00296632"/>
    <w:rsid w:val="00296635"/>
    <w:rsid w:val="00296A61"/>
    <w:rsid w:val="00296B52"/>
    <w:rsid w:val="00296DBE"/>
    <w:rsid w:val="00296E17"/>
    <w:rsid w:val="00296F2D"/>
    <w:rsid w:val="00296FD5"/>
    <w:rsid w:val="00297426"/>
    <w:rsid w:val="0029749A"/>
    <w:rsid w:val="0029763F"/>
    <w:rsid w:val="00298756"/>
    <w:rsid w:val="002A035B"/>
    <w:rsid w:val="002A03A9"/>
    <w:rsid w:val="002A03BD"/>
    <w:rsid w:val="002A0433"/>
    <w:rsid w:val="002A072F"/>
    <w:rsid w:val="002A07CF"/>
    <w:rsid w:val="002A08D2"/>
    <w:rsid w:val="002A0BE1"/>
    <w:rsid w:val="002A0BEF"/>
    <w:rsid w:val="002A1246"/>
    <w:rsid w:val="002A1250"/>
    <w:rsid w:val="002A1B81"/>
    <w:rsid w:val="002A1C82"/>
    <w:rsid w:val="002A1EFC"/>
    <w:rsid w:val="002A1F1D"/>
    <w:rsid w:val="002A243D"/>
    <w:rsid w:val="002A2800"/>
    <w:rsid w:val="002A288D"/>
    <w:rsid w:val="002A28E4"/>
    <w:rsid w:val="002A2CD6"/>
    <w:rsid w:val="002A2E29"/>
    <w:rsid w:val="002A2E82"/>
    <w:rsid w:val="002A31AE"/>
    <w:rsid w:val="002A3486"/>
    <w:rsid w:val="002A3752"/>
    <w:rsid w:val="002A38AB"/>
    <w:rsid w:val="002A3A34"/>
    <w:rsid w:val="002A3CC8"/>
    <w:rsid w:val="002A3D05"/>
    <w:rsid w:val="002A3DCE"/>
    <w:rsid w:val="002A452D"/>
    <w:rsid w:val="002A4BD6"/>
    <w:rsid w:val="002A52CE"/>
    <w:rsid w:val="002A576E"/>
    <w:rsid w:val="002A5835"/>
    <w:rsid w:val="002A5A2B"/>
    <w:rsid w:val="002A5CCE"/>
    <w:rsid w:val="002A5D31"/>
    <w:rsid w:val="002A5EDB"/>
    <w:rsid w:val="002A60F1"/>
    <w:rsid w:val="002A63EE"/>
    <w:rsid w:val="002A6408"/>
    <w:rsid w:val="002A66A6"/>
    <w:rsid w:val="002A6785"/>
    <w:rsid w:val="002A67C8"/>
    <w:rsid w:val="002A6D89"/>
    <w:rsid w:val="002A6F3B"/>
    <w:rsid w:val="002A7027"/>
    <w:rsid w:val="002A71E6"/>
    <w:rsid w:val="002A7668"/>
    <w:rsid w:val="002A7840"/>
    <w:rsid w:val="002A7D8A"/>
    <w:rsid w:val="002A7D98"/>
    <w:rsid w:val="002A7EC2"/>
    <w:rsid w:val="002B0075"/>
    <w:rsid w:val="002B017A"/>
    <w:rsid w:val="002B02CD"/>
    <w:rsid w:val="002B03D2"/>
    <w:rsid w:val="002B0578"/>
    <w:rsid w:val="002B06A5"/>
    <w:rsid w:val="002B0EA6"/>
    <w:rsid w:val="002B0EF1"/>
    <w:rsid w:val="002B0F8A"/>
    <w:rsid w:val="002B1177"/>
    <w:rsid w:val="002B124C"/>
    <w:rsid w:val="002B140A"/>
    <w:rsid w:val="002B142D"/>
    <w:rsid w:val="002B1519"/>
    <w:rsid w:val="002B1694"/>
    <w:rsid w:val="002B171E"/>
    <w:rsid w:val="002B1C74"/>
    <w:rsid w:val="002B1DBA"/>
    <w:rsid w:val="002B2151"/>
    <w:rsid w:val="002B24EB"/>
    <w:rsid w:val="002B293B"/>
    <w:rsid w:val="002B2C1D"/>
    <w:rsid w:val="002B2C8A"/>
    <w:rsid w:val="002B3C32"/>
    <w:rsid w:val="002B3ECA"/>
    <w:rsid w:val="002B40BD"/>
    <w:rsid w:val="002B417E"/>
    <w:rsid w:val="002B4404"/>
    <w:rsid w:val="002B497A"/>
    <w:rsid w:val="002B497C"/>
    <w:rsid w:val="002B4AF9"/>
    <w:rsid w:val="002B4BB8"/>
    <w:rsid w:val="002B4EA1"/>
    <w:rsid w:val="002B54AE"/>
    <w:rsid w:val="002B567F"/>
    <w:rsid w:val="002B57F9"/>
    <w:rsid w:val="002B5C26"/>
    <w:rsid w:val="002B5E3B"/>
    <w:rsid w:val="002B5F68"/>
    <w:rsid w:val="002B60F7"/>
    <w:rsid w:val="002B62A6"/>
    <w:rsid w:val="002B656D"/>
    <w:rsid w:val="002B66D1"/>
    <w:rsid w:val="002B67A7"/>
    <w:rsid w:val="002B6EE7"/>
    <w:rsid w:val="002B6F8E"/>
    <w:rsid w:val="002B6FBE"/>
    <w:rsid w:val="002B73E8"/>
    <w:rsid w:val="002B74BB"/>
    <w:rsid w:val="002B780B"/>
    <w:rsid w:val="002B7AA2"/>
    <w:rsid w:val="002B7C1A"/>
    <w:rsid w:val="002B7EB0"/>
    <w:rsid w:val="002C011F"/>
    <w:rsid w:val="002C02DB"/>
    <w:rsid w:val="002C05A8"/>
    <w:rsid w:val="002C060D"/>
    <w:rsid w:val="002C06F0"/>
    <w:rsid w:val="002C06F8"/>
    <w:rsid w:val="002C0F91"/>
    <w:rsid w:val="002C1381"/>
    <w:rsid w:val="002C145C"/>
    <w:rsid w:val="002C1670"/>
    <w:rsid w:val="002C1935"/>
    <w:rsid w:val="002C19A3"/>
    <w:rsid w:val="002C1A0B"/>
    <w:rsid w:val="002C1C48"/>
    <w:rsid w:val="002C1CDD"/>
    <w:rsid w:val="002C1D86"/>
    <w:rsid w:val="002C205A"/>
    <w:rsid w:val="002C2226"/>
    <w:rsid w:val="002C23F0"/>
    <w:rsid w:val="002C246B"/>
    <w:rsid w:val="002C2B3A"/>
    <w:rsid w:val="002C2D23"/>
    <w:rsid w:val="002C2EB9"/>
    <w:rsid w:val="002C3019"/>
    <w:rsid w:val="002C30CD"/>
    <w:rsid w:val="002C3144"/>
    <w:rsid w:val="002C3209"/>
    <w:rsid w:val="002C3294"/>
    <w:rsid w:val="002C3390"/>
    <w:rsid w:val="002C3809"/>
    <w:rsid w:val="002C38E4"/>
    <w:rsid w:val="002C39F2"/>
    <w:rsid w:val="002C3A49"/>
    <w:rsid w:val="002C3C54"/>
    <w:rsid w:val="002C3D23"/>
    <w:rsid w:val="002C3F10"/>
    <w:rsid w:val="002C40B9"/>
    <w:rsid w:val="002C41EC"/>
    <w:rsid w:val="002C43CA"/>
    <w:rsid w:val="002C4731"/>
    <w:rsid w:val="002C49B6"/>
    <w:rsid w:val="002C4BED"/>
    <w:rsid w:val="002C4DC6"/>
    <w:rsid w:val="002C4DE0"/>
    <w:rsid w:val="002C4FB5"/>
    <w:rsid w:val="002C5101"/>
    <w:rsid w:val="002C52E8"/>
    <w:rsid w:val="002C5300"/>
    <w:rsid w:val="002C5715"/>
    <w:rsid w:val="002C5775"/>
    <w:rsid w:val="002C59D9"/>
    <w:rsid w:val="002C5A44"/>
    <w:rsid w:val="002C5B7D"/>
    <w:rsid w:val="002C5DBA"/>
    <w:rsid w:val="002C5F9A"/>
    <w:rsid w:val="002C6005"/>
    <w:rsid w:val="002C6105"/>
    <w:rsid w:val="002C64BF"/>
    <w:rsid w:val="002C6857"/>
    <w:rsid w:val="002C6C3E"/>
    <w:rsid w:val="002C703E"/>
    <w:rsid w:val="002C7182"/>
    <w:rsid w:val="002C7196"/>
    <w:rsid w:val="002C7260"/>
    <w:rsid w:val="002C7275"/>
    <w:rsid w:val="002C73DD"/>
    <w:rsid w:val="002C753A"/>
    <w:rsid w:val="002C78FA"/>
    <w:rsid w:val="002C7A2B"/>
    <w:rsid w:val="002C7DD6"/>
    <w:rsid w:val="002C7E21"/>
    <w:rsid w:val="002C7FAE"/>
    <w:rsid w:val="002CA9E4"/>
    <w:rsid w:val="002D0018"/>
    <w:rsid w:val="002D0124"/>
    <w:rsid w:val="002D0342"/>
    <w:rsid w:val="002D071B"/>
    <w:rsid w:val="002D09F0"/>
    <w:rsid w:val="002D0A2B"/>
    <w:rsid w:val="002D0A86"/>
    <w:rsid w:val="002D0D46"/>
    <w:rsid w:val="002D0FFD"/>
    <w:rsid w:val="002D1059"/>
    <w:rsid w:val="002D139D"/>
    <w:rsid w:val="002D13A5"/>
    <w:rsid w:val="002D1445"/>
    <w:rsid w:val="002D15F2"/>
    <w:rsid w:val="002D1D04"/>
    <w:rsid w:val="002D1E4C"/>
    <w:rsid w:val="002D22D8"/>
    <w:rsid w:val="002D255A"/>
    <w:rsid w:val="002D2736"/>
    <w:rsid w:val="002D2770"/>
    <w:rsid w:val="002D2950"/>
    <w:rsid w:val="002D2DA5"/>
    <w:rsid w:val="002D2FE1"/>
    <w:rsid w:val="002D31CA"/>
    <w:rsid w:val="002D376D"/>
    <w:rsid w:val="002D3843"/>
    <w:rsid w:val="002D39A6"/>
    <w:rsid w:val="002D3A41"/>
    <w:rsid w:val="002D3C0F"/>
    <w:rsid w:val="002D42CB"/>
    <w:rsid w:val="002D4343"/>
    <w:rsid w:val="002D45BB"/>
    <w:rsid w:val="002D464E"/>
    <w:rsid w:val="002D4691"/>
    <w:rsid w:val="002D47C2"/>
    <w:rsid w:val="002D4B45"/>
    <w:rsid w:val="002D4BC0"/>
    <w:rsid w:val="002D4CF7"/>
    <w:rsid w:val="002D4F51"/>
    <w:rsid w:val="002D50D1"/>
    <w:rsid w:val="002D51F2"/>
    <w:rsid w:val="002D528D"/>
    <w:rsid w:val="002D538E"/>
    <w:rsid w:val="002D53E7"/>
    <w:rsid w:val="002D54F0"/>
    <w:rsid w:val="002D553C"/>
    <w:rsid w:val="002D5652"/>
    <w:rsid w:val="002D585A"/>
    <w:rsid w:val="002D5993"/>
    <w:rsid w:val="002D5D80"/>
    <w:rsid w:val="002D61BD"/>
    <w:rsid w:val="002D6252"/>
    <w:rsid w:val="002D6258"/>
    <w:rsid w:val="002D662E"/>
    <w:rsid w:val="002D6B39"/>
    <w:rsid w:val="002D6F47"/>
    <w:rsid w:val="002D7265"/>
    <w:rsid w:val="002D7B7A"/>
    <w:rsid w:val="002D7C45"/>
    <w:rsid w:val="002D7E18"/>
    <w:rsid w:val="002D7FB1"/>
    <w:rsid w:val="002D7FC0"/>
    <w:rsid w:val="002E017D"/>
    <w:rsid w:val="002E0266"/>
    <w:rsid w:val="002E0434"/>
    <w:rsid w:val="002E060B"/>
    <w:rsid w:val="002E08DC"/>
    <w:rsid w:val="002E0A04"/>
    <w:rsid w:val="002E0AC0"/>
    <w:rsid w:val="002E0BBB"/>
    <w:rsid w:val="002E1493"/>
    <w:rsid w:val="002E19BB"/>
    <w:rsid w:val="002E1A1A"/>
    <w:rsid w:val="002E1AC0"/>
    <w:rsid w:val="002E2644"/>
    <w:rsid w:val="002E278B"/>
    <w:rsid w:val="002E28AE"/>
    <w:rsid w:val="002E2BD3"/>
    <w:rsid w:val="002E3048"/>
    <w:rsid w:val="002E32D8"/>
    <w:rsid w:val="002E330F"/>
    <w:rsid w:val="002E35C7"/>
    <w:rsid w:val="002E36C7"/>
    <w:rsid w:val="002E3764"/>
    <w:rsid w:val="002E38C0"/>
    <w:rsid w:val="002E3A9F"/>
    <w:rsid w:val="002E3CE8"/>
    <w:rsid w:val="002E3FD9"/>
    <w:rsid w:val="002E4171"/>
    <w:rsid w:val="002E4496"/>
    <w:rsid w:val="002E4588"/>
    <w:rsid w:val="002E49EF"/>
    <w:rsid w:val="002E5400"/>
    <w:rsid w:val="002E5471"/>
    <w:rsid w:val="002E5699"/>
    <w:rsid w:val="002E5A1A"/>
    <w:rsid w:val="002E5B04"/>
    <w:rsid w:val="002E5E5A"/>
    <w:rsid w:val="002E6306"/>
    <w:rsid w:val="002E6513"/>
    <w:rsid w:val="002E6712"/>
    <w:rsid w:val="002E673E"/>
    <w:rsid w:val="002E6795"/>
    <w:rsid w:val="002E6873"/>
    <w:rsid w:val="002E6B75"/>
    <w:rsid w:val="002E6B9D"/>
    <w:rsid w:val="002E6C3E"/>
    <w:rsid w:val="002E6E9C"/>
    <w:rsid w:val="002E7437"/>
    <w:rsid w:val="002E74E4"/>
    <w:rsid w:val="002E79E2"/>
    <w:rsid w:val="002E79F8"/>
    <w:rsid w:val="002E7BA5"/>
    <w:rsid w:val="002E7C9B"/>
    <w:rsid w:val="002E7DF8"/>
    <w:rsid w:val="002EF861"/>
    <w:rsid w:val="002F017B"/>
    <w:rsid w:val="002F01F9"/>
    <w:rsid w:val="002F02DD"/>
    <w:rsid w:val="002F0336"/>
    <w:rsid w:val="002F05FC"/>
    <w:rsid w:val="002F0A1C"/>
    <w:rsid w:val="002F0AE0"/>
    <w:rsid w:val="002F0E16"/>
    <w:rsid w:val="002F0EC0"/>
    <w:rsid w:val="002F13DA"/>
    <w:rsid w:val="002F1739"/>
    <w:rsid w:val="002F182C"/>
    <w:rsid w:val="002F19F4"/>
    <w:rsid w:val="002F1EB1"/>
    <w:rsid w:val="002F1F0F"/>
    <w:rsid w:val="002F1FFC"/>
    <w:rsid w:val="002F20C2"/>
    <w:rsid w:val="002F218A"/>
    <w:rsid w:val="002F2490"/>
    <w:rsid w:val="002F2508"/>
    <w:rsid w:val="002F2B5B"/>
    <w:rsid w:val="002F2FB5"/>
    <w:rsid w:val="002F31F7"/>
    <w:rsid w:val="002F33FB"/>
    <w:rsid w:val="002F3507"/>
    <w:rsid w:val="002F36BB"/>
    <w:rsid w:val="002F3AE7"/>
    <w:rsid w:val="002F3D34"/>
    <w:rsid w:val="002F3DAC"/>
    <w:rsid w:val="002F3DFA"/>
    <w:rsid w:val="002F3FF4"/>
    <w:rsid w:val="002F4320"/>
    <w:rsid w:val="002F4544"/>
    <w:rsid w:val="002F4718"/>
    <w:rsid w:val="002F4885"/>
    <w:rsid w:val="002F4B46"/>
    <w:rsid w:val="002F4C3B"/>
    <w:rsid w:val="002F4EEC"/>
    <w:rsid w:val="002F4FF3"/>
    <w:rsid w:val="002F5461"/>
    <w:rsid w:val="002F5463"/>
    <w:rsid w:val="002F562F"/>
    <w:rsid w:val="002F5A4B"/>
    <w:rsid w:val="002F5AA1"/>
    <w:rsid w:val="002F5E97"/>
    <w:rsid w:val="002F602F"/>
    <w:rsid w:val="002F60DE"/>
    <w:rsid w:val="002F64C9"/>
    <w:rsid w:val="002F6C9F"/>
    <w:rsid w:val="002F6EFF"/>
    <w:rsid w:val="002F6FED"/>
    <w:rsid w:val="002F7169"/>
    <w:rsid w:val="002F76D5"/>
    <w:rsid w:val="002F79FC"/>
    <w:rsid w:val="002F7AA0"/>
    <w:rsid w:val="002F7B5D"/>
    <w:rsid w:val="002F7BA7"/>
    <w:rsid w:val="00300112"/>
    <w:rsid w:val="003001EE"/>
    <w:rsid w:val="00300314"/>
    <w:rsid w:val="0030062A"/>
    <w:rsid w:val="00300693"/>
    <w:rsid w:val="0030088C"/>
    <w:rsid w:val="00300907"/>
    <w:rsid w:val="00300EA1"/>
    <w:rsid w:val="00300FDD"/>
    <w:rsid w:val="00301035"/>
    <w:rsid w:val="003011F5"/>
    <w:rsid w:val="003013E9"/>
    <w:rsid w:val="00301984"/>
    <w:rsid w:val="00302189"/>
    <w:rsid w:val="003021DB"/>
    <w:rsid w:val="0030246C"/>
    <w:rsid w:val="003031C9"/>
    <w:rsid w:val="0030367E"/>
    <w:rsid w:val="0030370A"/>
    <w:rsid w:val="00303869"/>
    <w:rsid w:val="00303B58"/>
    <w:rsid w:val="00303BC2"/>
    <w:rsid w:val="00303DEE"/>
    <w:rsid w:val="00303E14"/>
    <w:rsid w:val="003041BE"/>
    <w:rsid w:val="003042D5"/>
    <w:rsid w:val="003044AD"/>
    <w:rsid w:val="00304660"/>
    <w:rsid w:val="00304B42"/>
    <w:rsid w:val="00304E7F"/>
    <w:rsid w:val="003055BD"/>
    <w:rsid w:val="003055C4"/>
    <w:rsid w:val="00305629"/>
    <w:rsid w:val="003056D4"/>
    <w:rsid w:val="0030588B"/>
    <w:rsid w:val="00305904"/>
    <w:rsid w:val="00305BA8"/>
    <w:rsid w:val="00305BB8"/>
    <w:rsid w:val="00305C35"/>
    <w:rsid w:val="00305C4E"/>
    <w:rsid w:val="00305D38"/>
    <w:rsid w:val="00305DC5"/>
    <w:rsid w:val="00305F48"/>
    <w:rsid w:val="00305F86"/>
    <w:rsid w:val="00306007"/>
    <w:rsid w:val="00306165"/>
    <w:rsid w:val="003064AB"/>
    <w:rsid w:val="003066D8"/>
    <w:rsid w:val="00306701"/>
    <w:rsid w:val="0030677D"/>
    <w:rsid w:val="00306806"/>
    <w:rsid w:val="003069FA"/>
    <w:rsid w:val="00306A38"/>
    <w:rsid w:val="00306C7D"/>
    <w:rsid w:val="00306CEE"/>
    <w:rsid w:val="00306DBC"/>
    <w:rsid w:val="00306E23"/>
    <w:rsid w:val="00306E43"/>
    <w:rsid w:val="003072F1"/>
    <w:rsid w:val="00307575"/>
    <w:rsid w:val="0030761D"/>
    <w:rsid w:val="00307670"/>
    <w:rsid w:val="003076F1"/>
    <w:rsid w:val="0030771C"/>
    <w:rsid w:val="003079B9"/>
    <w:rsid w:val="00307BF8"/>
    <w:rsid w:val="00307D34"/>
    <w:rsid w:val="00307D4C"/>
    <w:rsid w:val="00307DB1"/>
    <w:rsid w:val="00307E94"/>
    <w:rsid w:val="0031024B"/>
    <w:rsid w:val="00310339"/>
    <w:rsid w:val="00310464"/>
    <w:rsid w:val="003105DF"/>
    <w:rsid w:val="003105E3"/>
    <w:rsid w:val="003107B9"/>
    <w:rsid w:val="00310900"/>
    <w:rsid w:val="00310D8A"/>
    <w:rsid w:val="00310FA6"/>
    <w:rsid w:val="0031102B"/>
    <w:rsid w:val="00311139"/>
    <w:rsid w:val="0031138F"/>
    <w:rsid w:val="00311672"/>
    <w:rsid w:val="00311685"/>
    <w:rsid w:val="00311931"/>
    <w:rsid w:val="00311B8E"/>
    <w:rsid w:val="00311DB5"/>
    <w:rsid w:val="003122D4"/>
    <w:rsid w:val="0031250D"/>
    <w:rsid w:val="00312A00"/>
    <w:rsid w:val="00312B17"/>
    <w:rsid w:val="00312BD0"/>
    <w:rsid w:val="00313539"/>
    <w:rsid w:val="00313B99"/>
    <w:rsid w:val="00314278"/>
    <w:rsid w:val="003143EB"/>
    <w:rsid w:val="00314418"/>
    <w:rsid w:val="00314777"/>
    <w:rsid w:val="00314D6F"/>
    <w:rsid w:val="00314D72"/>
    <w:rsid w:val="00314E20"/>
    <w:rsid w:val="00315046"/>
    <w:rsid w:val="00315335"/>
    <w:rsid w:val="00315886"/>
    <w:rsid w:val="003159A8"/>
    <w:rsid w:val="00315A3F"/>
    <w:rsid w:val="00315E7F"/>
    <w:rsid w:val="00316403"/>
    <w:rsid w:val="0031660F"/>
    <w:rsid w:val="0031671B"/>
    <w:rsid w:val="00316DBB"/>
    <w:rsid w:val="00316E1A"/>
    <w:rsid w:val="00316E4E"/>
    <w:rsid w:val="00316F2F"/>
    <w:rsid w:val="0031785F"/>
    <w:rsid w:val="00317CF7"/>
    <w:rsid w:val="003202C6"/>
    <w:rsid w:val="00320475"/>
    <w:rsid w:val="003205BB"/>
    <w:rsid w:val="003205C4"/>
    <w:rsid w:val="00320707"/>
    <w:rsid w:val="00320801"/>
    <w:rsid w:val="0032092C"/>
    <w:rsid w:val="00320BF8"/>
    <w:rsid w:val="003211A7"/>
    <w:rsid w:val="003212CA"/>
    <w:rsid w:val="003213CE"/>
    <w:rsid w:val="00321572"/>
    <w:rsid w:val="003216AF"/>
    <w:rsid w:val="00321842"/>
    <w:rsid w:val="003219C8"/>
    <w:rsid w:val="00321A27"/>
    <w:rsid w:val="00321A7C"/>
    <w:rsid w:val="00321CD9"/>
    <w:rsid w:val="00321D0E"/>
    <w:rsid w:val="00321DE9"/>
    <w:rsid w:val="00321F12"/>
    <w:rsid w:val="00322011"/>
    <w:rsid w:val="0032218B"/>
    <w:rsid w:val="003221CB"/>
    <w:rsid w:val="003223D3"/>
    <w:rsid w:val="003224A5"/>
    <w:rsid w:val="0032251D"/>
    <w:rsid w:val="003227BB"/>
    <w:rsid w:val="0032297C"/>
    <w:rsid w:val="00322DB7"/>
    <w:rsid w:val="00322E31"/>
    <w:rsid w:val="00322F1E"/>
    <w:rsid w:val="00322FCD"/>
    <w:rsid w:val="003230BC"/>
    <w:rsid w:val="003232C7"/>
    <w:rsid w:val="00323911"/>
    <w:rsid w:val="00323A1A"/>
    <w:rsid w:val="00323E92"/>
    <w:rsid w:val="00323EFC"/>
    <w:rsid w:val="00323F32"/>
    <w:rsid w:val="00323FE0"/>
    <w:rsid w:val="0032400F"/>
    <w:rsid w:val="003240B9"/>
    <w:rsid w:val="003241C2"/>
    <w:rsid w:val="00324300"/>
    <w:rsid w:val="003245AA"/>
    <w:rsid w:val="003245D3"/>
    <w:rsid w:val="0032469C"/>
    <w:rsid w:val="003249B0"/>
    <w:rsid w:val="00324BF5"/>
    <w:rsid w:val="00324E9E"/>
    <w:rsid w:val="00325344"/>
    <w:rsid w:val="0032554C"/>
    <w:rsid w:val="0032575C"/>
    <w:rsid w:val="00325A3E"/>
    <w:rsid w:val="00325B4F"/>
    <w:rsid w:val="00325B62"/>
    <w:rsid w:val="00325B8D"/>
    <w:rsid w:val="00325E01"/>
    <w:rsid w:val="0032603A"/>
    <w:rsid w:val="00326362"/>
    <w:rsid w:val="003264F0"/>
    <w:rsid w:val="00326A46"/>
    <w:rsid w:val="00326B72"/>
    <w:rsid w:val="00326C72"/>
    <w:rsid w:val="00326D99"/>
    <w:rsid w:val="00326E5A"/>
    <w:rsid w:val="00326F43"/>
    <w:rsid w:val="00326F47"/>
    <w:rsid w:val="00327235"/>
    <w:rsid w:val="00327695"/>
    <w:rsid w:val="0032797A"/>
    <w:rsid w:val="00327B98"/>
    <w:rsid w:val="00327D3E"/>
    <w:rsid w:val="00327D59"/>
    <w:rsid w:val="00327E8B"/>
    <w:rsid w:val="00330AA0"/>
    <w:rsid w:val="00330BC6"/>
    <w:rsid w:val="00330ED8"/>
    <w:rsid w:val="0033111D"/>
    <w:rsid w:val="0033116A"/>
    <w:rsid w:val="003311DC"/>
    <w:rsid w:val="003314F7"/>
    <w:rsid w:val="003317B7"/>
    <w:rsid w:val="00331BD3"/>
    <w:rsid w:val="00331BF4"/>
    <w:rsid w:val="00331C67"/>
    <w:rsid w:val="00331E3B"/>
    <w:rsid w:val="00332454"/>
    <w:rsid w:val="0033245E"/>
    <w:rsid w:val="003325C0"/>
    <w:rsid w:val="0033299D"/>
    <w:rsid w:val="0033299E"/>
    <w:rsid w:val="00332A50"/>
    <w:rsid w:val="00332B45"/>
    <w:rsid w:val="003330F0"/>
    <w:rsid w:val="0033326E"/>
    <w:rsid w:val="003332A4"/>
    <w:rsid w:val="003336F9"/>
    <w:rsid w:val="003338F5"/>
    <w:rsid w:val="00333EFE"/>
    <w:rsid w:val="0033403B"/>
    <w:rsid w:val="0033416B"/>
    <w:rsid w:val="00334565"/>
    <w:rsid w:val="0033478E"/>
    <w:rsid w:val="00334839"/>
    <w:rsid w:val="00334B62"/>
    <w:rsid w:val="00334FC9"/>
    <w:rsid w:val="003351F3"/>
    <w:rsid w:val="00335380"/>
    <w:rsid w:val="003354CC"/>
    <w:rsid w:val="003357FA"/>
    <w:rsid w:val="00335809"/>
    <w:rsid w:val="003358DA"/>
    <w:rsid w:val="00335994"/>
    <w:rsid w:val="00335CA0"/>
    <w:rsid w:val="00335E96"/>
    <w:rsid w:val="00335F53"/>
    <w:rsid w:val="00335F6A"/>
    <w:rsid w:val="0033625A"/>
    <w:rsid w:val="0033629E"/>
    <w:rsid w:val="0033644C"/>
    <w:rsid w:val="00336514"/>
    <w:rsid w:val="0033667B"/>
    <w:rsid w:val="00336685"/>
    <w:rsid w:val="00336778"/>
    <w:rsid w:val="003367F9"/>
    <w:rsid w:val="00336A74"/>
    <w:rsid w:val="00336C7D"/>
    <w:rsid w:val="00336DD5"/>
    <w:rsid w:val="003370DC"/>
    <w:rsid w:val="003371DD"/>
    <w:rsid w:val="00337393"/>
    <w:rsid w:val="00337530"/>
    <w:rsid w:val="00337557"/>
    <w:rsid w:val="0033768B"/>
    <w:rsid w:val="003379DB"/>
    <w:rsid w:val="00337C55"/>
    <w:rsid w:val="00337D75"/>
    <w:rsid w:val="00337FCD"/>
    <w:rsid w:val="00340055"/>
    <w:rsid w:val="00340092"/>
    <w:rsid w:val="00340268"/>
    <w:rsid w:val="0034073E"/>
    <w:rsid w:val="0034077F"/>
    <w:rsid w:val="00340C14"/>
    <w:rsid w:val="00340D4B"/>
    <w:rsid w:val="00340F1E"/>
    <w:rsid w:val="00341056"/>
    <w:rsid w:val="003413DD"/>
    <w:rsid w:val="00341685"/>
    <w:rsid w:val="00341B6E"/>
    <w:rsid w:val="00341C27"/>
    <w:rsid w:val="0034201E"/>
    <w:rsid w:val="00342085"/>
    <w:rsid w:val="00342141"/>
    <w:rsid w:val="00342201"/>
    <w:rsid w:val="0034250E"/>
    <w:rsid w:val="003427FE"/>
    <w:rsid w:val="00342DA3"/>
    <w:rsid w:val="0034306D"/>
    <w:rsid w:val="00343229"/>
    <w:rsid w:val="0034332A"/>
    <w:rsid w:val="003434CF"/>
    <w:rsid w:val="0034375B"/>
    <w:rsid w:val="00343E98"/>
    <w:rsid w:val="00343FAA"/>
    <w:rsid w:val="0034408C"/>
    <w:rsid w:val="00344163"/>
    <w:rsid w:val="00344596"/>
    <w:rsid w:val="003445FC"/>
    <w:rsid w:val="00344796"/>
    <w:rsid w:val="00344AA4"/>
    <w:rsid w:val="00345267"/>
    <w:rsid w:val="003454FA"/>
    <w:rsid w:val="0034591B"/>
    <w:rsid w:val="00345B5A"/>
    <w:rsid w:val="003460DB"/>
    <w:rsid w:val="00346327"/>
    <w:rsid w:val="0034648F"/>
    <w:rsid w:val="00346635"/>
    <w:rsid w:val="003467AC"/>
    <w:rsid w:val="003468BA"/>
    <w:rsid w:val="00346BAC"/>
    <w:rsid w:val="00346F16"/>
    <w:rsid w:val="00346F73"/>
    <w:rsid w:val="003470F5"/>
    <w:rsid w:val="003473F7"/>
    <w:rsid w:val="00347639"/>
    <w:rsid w:val="00347749"/>
    <w:rsid w:val="00347936"/>
    <w:rsid w:val="00347CC6"/>
    <w:rsid w:val="00347E29"/>
    <w:rsid w:val="00347EAA"/>
    <w:rsid w:val="0034A90B"/>
    <w:rsid w:val="0034E350"/>
    <w:rsid w:val="00350056"/>
    <w:rsid w:val="00350065"/>
    <w:rsid w:val="003501DB"/>
    <w:rsid w:val="00350618"/>
    <w:rsid w:val="003506A9"/>
    <w:rsid w:val="003508E8"/>
    <w:rsid w:val="003509F4"/>
    <w:rsid w:val="00350FEE"/>
    <w:rsid w:val="00351347"/>
    <w:rsid w:val="00351431"/>
    <w:rsid w:val="00351532"/>
    <w:rsid w:val="0035185C"/>
    <w:rsid w:val="0035187B"/>
    <w:rsid w:val="003519A5"/>
    <w:rsid w:val="003519F1"/>
    <w:rsid w:val="00351DFB"/>
    <w:rsid w:val="00351F0F"/>
    <w:rsid w:val="00351F52"/>
    <w:rsid w:val="003520B2"/>
    <w:rsid w:val="003520B4"/>
    <w:rsid w:val="00352A20"/>
    <w:rsid w:val="00352A30"/>
    <w:rsid w:val="00352B15"/>
    <w:rsid w:val="00352BA6"/>
    <w:rsid w:val="003530B0"/>
    <w:rsid w:val="003534D2"/>
    <w:rsid w:val="0035375A"/>
    <w:rsid w:val="003537B9"/>
    <w:rsid w:val="00353B87"/>
    <w:rsid w:val="00353D03"/>
    <w:rsid w:val="00353F13"/>
    <w:rsid w:val="003541F2"/>
    <w:rsid w:val="00354361"/>
    <w:rsid w:val="003544BB"/>
    <w:rsid w:val="00354506"/>
    <w:rsid w:val="00354645"/>
    <w:rsid w:val="003547AF"/>
    <w:rsid w:val="0035488C"/>
    <w:rsid w:val="003549FC"/>
    <w:rsid w:val="00354A53"/>
    <w:rsid w:val="00354C39"/>
    <w:rsid w:val="00354C99"/>
    <w:rsid w:val="00354D9C"/>
    <w:rsid w:val="00354FCA"/>
    <w:rsid w:val="00355368"/>
    <w:rsid w:val="0035537C"/>
    <w:rsid w:val="00355394"/>
    <w:rsid w:val="00355453"/>
    <w:rsid w:val="003558D5"/>
    <w:rsid w:val="0035594D"/>
    <w:rsid w:val="00355A06"/>
    <w:rsid w:val="00355B52"/>
    <w:rsid w:val="00355BB5"/>
    <w:rsid w:val="00355C2B"/>
    <w:rsid w:val="00355F26"/>
    <w:rsid w:val="00356318"/>
    <w:rsid w:val="00356586"/>
    <w:rsid w:val="00356721"/>
    <w:rsid w:val="0035702B"/>
    <w:rsid w:val="003570AA"/>
    <w:rsid w:val="003572CA"/>
    <w:rsid w:val="00357502"/>
    <w:rsid w:val="0035775C"/>
    <w:rsid w:val="0035778D"/>
    <w:rsid w:val="0035789C"/>
    <w:rsid w:val="00357D3A"/>
    <w:rsid w:val="0036026E"/>
    <w:rsid w:val="00360286"/>
    <w:rsid w:val="003602CB"/>
    <w:rsid w:val="0036062F"/>
    <w:rsid w:val="0036093F"/>
    <w:rsid w:val="0036097D"/>
    <w:rsid w:val="00360B94"/>
    <w:rsid w:val="00360CCB"/>
    <w:rsid w:val="00360CDE"/>
    <w:rsid w:val="00360D57"/>
    <w:rsid w:val="00361028"/>
    <w:rsid w:val="003615A0"/>
    <w:rsid w:val="003617DA"/>
    <w:rsid w:val="00361A53"/>
    <w:rsid w:val="00362056"/>
    <w:rsid w:val="0036220F"/>
    <w:rsid w:val="0036247A"/>
    <w:rsid w:val="003626A7"/>
    <w:rsid w:val="003626FD"/>
    <w:rsid w:val="00362B7D"/>
    <w:rsid w:val="00363095"/>
    <w:rsid w:val="003630AD"/>
    <w:rsid w:val="003630D4"/>
    <w:rsid w:val="003631CA"/>
    <w:rsid w:val="00363262"/>
    <w:rsid w:val="0036326B"/>
    <w:rsid w:val="00363273"/>
    <w:rsid w:val="003632C9"/>
    <w:rsid w:val="0036338C"/>
    <w:rsid w:val="003635DE"/>
    <w:rsid w:val="00363AA0"/>
    <w:rsid w:val="00363ED6"/>
    <w:rsid w:val="00364060"/>
    <w:rsid w:val="00364114"/>
    <w:rsid w:val="00364115"/>
    <w:rsid w:val="00364357"/>
    <w:rsid w:val="003646ED"/>
    <w:rsid w:val="00364B6A"/>
    <w:rsid w:val="00364E23"/>
    <w:rsid w:val="00364E55"/>
    <w:rsid w:val="00364F0F"/>
    <w:rsid w:val="00364FED"/>
    <w:rsid w:val="003651CF"/>
    <w:rsid w:val="00365310"/>
    <w:rsid w:val="00365751"/>
    <w:rsid w:val="00365788"/>
    <w:rsid w:val="00365826"/>
    <w:rsid w:val="003658B1"/>
    <w:rsid w:val="0036598A"/>
    <w:rsid w:val="003659B6"/>
    <w:rsid w:val="00365B22"/>
    <w:rsid w:val="00365B5F"/>
    <w:rsid w:val="00365CA5"/>
    <w:rsid w:val="00365D40"/>
    <w:rsid w:val="003660F5"/>
    <w:rsid w:val="00366104"/>
    <w:rsid w:val="0036639C"/>
    <w:rsid w:val="00366A54"/>
    <w:rsid w:val="00366D97"/>
    <w:rsid w:val="00366E99"/>
    <w:rsid w:val="00366FD2"/>
    <w:rsid w:val="00367199"/>
    <w:rsid w:val="0036741C"/>
    <w:rsid w:val="003675DA"/>
    <w:rsid w:val="00367672"/>
    <w:rsid w:val="0036774D"/>
    <w:rsid w:val="003677DA"/>
    <w:rsid w:val="00367860"/>
    <w:rsid w:val="003704A1"/>
    <w:rsid w:val="003705AA"/>
    <w:rsid w:val="003705D1"/>
    <w:rsid w:val="00370A01"/>
    <w:rsid w:val="00370AEF"/>
    <w:rsid w:val="00370B13"/>
    <w:rsid w:val="00370B3D"/>
    <w:rsid w:val="00370B7D"/>
    <w:rsid w:val="003710AC"/>
    <w:rsid w:val="00371172"/>
    <w:rsid w:val="0037118F"/>
    <w:rsid w:val="003711C9"/>
    <w:rsid w:val="003715D6"/>
    <w:rsid w:val="00371670"/>
    <w:rsid w:val="00371762"/>
    <w:rsid w:val="00371800"/>
    <w:rsid w:val="0037192E"/>
    <w:rsid w:val="0037267C"/>
    <w:rsid w:val="0037271C"/>
    <w:rsid w:val="003727C0"/>
    <w:rsid w:val="00372B63"/>
    <w:rsid w:val="00372B69"/>
    <w:rsid w:val="00372BBF"/>
    <w:rsid w:val="00372EAE"/>
    <w:rsid w:val="00372ED2"/>
    <w:rsid w:val="00373043"/>
    <w:rsid w:val="003732E8"/>
    <w:rsid w:val="00373A81"/>
    <w:rsid w:val="00373E0B"/>
    <w:rsid w:val="00374304"/>
    <w:rsid w:val="003746E1"/>
    <w:rsid w:val="003748A6"/>
    <w:rsid w:val="00374C5A"/>
    <w:rsid w:val="00374D85"/>
    <w:rsid w:val="00374DFC"/>
    <w:rsid w:val="00374FAD"/>
    <w:rsid w:val="00374FCD"/>
    <w:rsid w:val="0037509F"/>
    <w:rsid w:val="00375359"/>
    <w:rsid w:val="0037546B"/>
    <w:rsid w:val="00375575"/>
    <w:rsid w:val="00375647"/>
    <w:rsid w:val="00375817"/>
    <w:rsid w:val="0037586F"/>
    <w:rsid w:val="00375916"/>
    <w:rsid w:val="00375C2C"/>
    <w:rsid w:val="003760CB"/>
    <w:rsid w:val="00376253"/>
    <w:rsid w:val="0037657B"/>
    <w:rsid w:val="0037684B"/>
    <w:rsid w:val="00376BFD"/>
    <w:rsid w:val="00376DBC"/>
    <w:rsid w:val="00376E52"/>
    <w:rsid w:val="00376EBD"/>
    <w:rsid w:val="0037704A"/>
    <w:rsid w:val="0037714F"/>
    <w:rsid w:val="003777A6"/>
    <w:rsid w:val="003779E7"/>
    <w:rsid w:val="00377A17"/>
    <w:rsid w:val="00377AFC"/>
    <w:rsid w:val="00377B75"/>
    <w:rsid w:val="00377D9D"/>
    <w:rsid w:val="00377EBF"/>
    <w:rsid w:val="00377ED2"/>
    <w:rsid w:val="003801AE"/>
    <w:rsid w:val="003801B4"/>
    <w:rsid w:val="00380231"/>
    <w:rsid w:val="003802DA"/>
    <w:rsid w:val="00380510"/>
    <w:rsid w:val="00380DFF"/>
    <w:rsid w:val="00380F6F"/>
    <w:rsid w:val="0038116B"/>
    <w:rsid w:val="00381204"/>
    <w:rsid w:val="00381612"/>
    <w:rsid w:val="00381734"/>
    <w:rsid w:val="0038175F"/>
    <w:rsid w:val="003817AD"/>
    <w:rsid w:val="00381821"/>
    <w:rsid w:val="00381862"/>
    <w:rsid w:val="00381DEB"/>
    <w:rsid w:val="00381EDE"/>
    <w:rsid w:val="00382082"/>
    <w:rsid w:val="003820CD"/>
    <w:rsid w:val="003821A8"/>
    <w:rsid w:val="00382217"/>
    <w:rsid w:val="0038291D"/>
    <w:rsid w:val="0038293E"/>
    <w:rsid w:val="00382A31"/>
    <w:rsid w:val="00382A94"/>
    <w:rsid w:val="0038354F"/>
    <w:rsid w:val="0038383A"/>
    <w:rsid w:val="00383D48"/>
    <w:rsid w:val="00383EBD"/>
    <w:rsid w:val="003840BF"/>
    <w:rsid w:val="00384108"/>
    <w:rsid w:val="0038411A"/>
    <w:rsid w:val="0038475C"/>
    <w:rsid w:val="003848DC"/>
    <w:rsid w:val="003849FD"/>
    <w:rsid w:val="003851B5"/>
    <w:rsid w:val="003854FE"/>
    <w:rsid w:val="003856E4"/>
    <w:rsid w:val="0038596A"/>
    <w:rsid w:val="00385B75"/>
    <w:rsid w:val="00385D40"/>
    <w:rsid w:val="0038620E"/>
    <w:rsid w:val="0038622C"/>
    <w:rsid w:val="00386299"/>
    <w:rsid w:val="003862B5"/>
    <w:rsid w:val="00386A5C"/>
    <w:rsid w:val="00386B26"/>
    <w:rsid w:val="00386CA0"/>
    <w:rsid w:val="00386E23"/>
    <w:rsid w:val="00386F2B"/>
    <w:rsid w:val="00387102"/>
    <w:rsid w:val="00387162"/>
    <w:rsid w:val="003871A6"/>
    <w:rsid w:val="00387294"/>
    <w:rsid w:val="00387654"/>
    <w:rsid w:val="003876F8"/>
    <w:rsid w:val="0038778A"/>
    <w:rsid w:val="00387A18"/>
    <w:rsid w:val="00387B3E"/>
    <w:rsid w:val="0039019D"/>
    <w:rsid w:val="00390277"/>
    <w:rsid w:val="00390709"/>
    <w:rsid w:val="00390813"/>
    <w:rsid w:val="003908C5"/>
    <w:rsid w:val="00390DA0"/>
    <w:rsid w:val="00390F97"/>
    <w:rsid w:val="0039103B"/>
    <w:rsid w:val="0039113E"/>
    <w:rsid w:val="003915E1"/>
    <w:rsid w:val="003917C2"/>
    <w:rsid w:val="00391BA8"/>
    <w:rsid w:val="0039205B"/>
    <w:rsid w:val="0039210A"/>
    <w:rsid w:val="00392468"/>
    <w:rsid w:val="003924B4"/>
    <w:rsid w:val="003924D1"/>
    <w:rsid w:val="003925BA"/>
    <w:rsid w:val="003925CB"/>
    <w:rsid w:val="003929F2"/>
    <w:rsid w:val="00392AB5"/>
    <w:rsid w:val="00392B25"/>
    <w:rsid w:val="00392ED1"/>
    <w:rsid w:val="003935C7"/>
    <w:rsid w:val="003936DC"/>
    <w:rsid w:val="003939F8"/>
    <w:rsid w:val="00393A17"/>
    <w:rsid w:val="00393CAF"/>
    <w:rsid w:val="00393CD2"/>
    <w:rsid w:val="00393CFC"/>
    <w:rsid w:val="00393D27"/>
    <w:rsid w:val="00394B14"/>
    <w:rsid w:val="00394C29"/>
    <w:rsid w:val="00394DA9"/>
    <w:rsid w:val="00394E4F"/>
    <w:rsid w:val="003951F9"/>
    <w:rsid w:val="00395295"/>
    <w:rsid w:val="00395987"/>
    <w:rsid w:val="00395ADD"/>
    <w:rsid w:val="00395AE9"/>
    <w:rsid w:val="00395B50"/>
    <w:rsid w:val="00395C55"/>
    <w:rsid w:val="00395D70"/>
    <w:rsid w:val="00395F69"/>
    <w:rsid w:val="00395FDC"/>
    <w:rsid w:val="0039603E"/>
    <w:rsid w:val="00396059"/>
    <w:rsid w:val="003962B2"/>
    <w:rsid w:val="0039661C"/>
    <w:rsid w:val="00396E0C"/>
    <w:rsid w:val="003971F7"/>
    <w:rsid w:val="00397336"/>
    <w:rsid w:val="00397AA9"/>
    <w:rsid w:val="003A048A"/>
    <w:rsid w:val="003A05A5"/>
    <w:rsid w:val="003A0652"/>
    <w:rsid w:val="003A06AD"/>
    <w:rsid w:val="003A0B43"/>
    <w:rsid w:val="003A0B60"/>
    <w:rsid w:val="003A1193"/>
    <w:rsid w:val="003A166D"/>
    <w:rsid w:val="003A1C26"/>
    <w:rsid w:val="003A1C59"/>
    <w:rsid w:val="003A1EDD"/>
    <w:rsid w:val="003A22A6"/>
    <w:rsid w:val="003A22B2"/>
    <w:rsid w:val="003A2304"/>
    <w:rsid w:val="003A2567"/>
    <w:rsid w:val="003A2828"/>
    <w:rsid w:val="003A28CD"/>
    <w:rsid w:val="003A2BAB"/>
    <w:rsid w:val="003A2D46"/>
    <w:rsid w:val="003A2F3D"/>
    <w:rsid w:val="003A2F60"/>
    <w:rsid w:val="003A335D"/>
    <w:rsid w:val="003A34ED"/>
    <w:rsid w:val="003A374B"/>
    <w:rsid w:val="003A37A2"/>
    <w:rsid w:val="003A3837"/>
    <w:rsid w:val="003A39C2"/>
    <w:rsid w:val="003A3E90"/>
    <w:rsid w:val="003A4137"/>
    <w:rsid w:val="003A43E8"/>
    <w:rsid w:val="003A473A"/>
    <w:rsid w:val="003A4891"/>
    <w:rsid w:val="003A4A43"/>
    <w:rsid w:val="003A4A6A"/>
    <w:rsid w:val="003A4CD1"/>
    <w:rsid w:val="003A4D00"/>
    <w:rsid w:val="003A4EE8"/>
    <w:rsid w:val="003A50E6"/>
    <w:rsid w:val="003A5189"/>
    <w:rsid w:val="003A578F"/>
    <w:rsid w:val="003A580B"/>
    <w:rsid w:val="003A5B00"/>
    <w:rsid w:val="003A5B25"/>
    <w:rsid w:val="003A5BB5"/>
    <w:rsid w:val="003A5D2D"/>
    <w:rsid w:val="003A5D5A"/>
    <w:rsid w:val="003A61CC"/>
    <w:rsid w:val="003A652D"/>
    <w:rsid w:val="003A6A12"/>
    <w:rsid w:val="003A6AB7"/>
    <w:rsid w:val="003A6B12"/>
    <w:rsid w:val="003A6BAD"/>
    <w:rsid w:val="003A6C0E"/>
    <w:rsid w:val="003A6D05"/>
    <w:rsid w:val="003A6E94"/>
    <w:rsid w:val="003A7219"/>
    <w:rsid w:val="003A73DA"/>
    <w:rsid w:val="003A77DD"/>
    <w:rsid w:val="003A79AD"/>
    <w:rsid w:val="003A7CCE"/>
    <w:rsid w:val="003A7D6A"/>
    <w:rsid w:val="003A7FE0"/>
    <w:rsid w:val="003B015E"/>
    <w:rsid w:val="003B0381"/>
    <w:rsid w:val="003B040D"/>
    <w:rsid w:val="003B04CF"/>
    <w:rsid w:val="003B052E"/>
    <w:rsid w:val="003B05CA"/>
    <w:rsid w:val="003B0945"/>
    <w:rsid w:val="003B09E9"/>
    <w:rsid w:val="003B0B19"/>
    <w:rsid w:val="003B0DD0"/>
    <w:rsid w:val="003B117E"/>
    <w:rsid w:val="003B11D0"/>
    <w:rsid w:val="003B12D7"/>
    <w:rsid w:val="003B1521"/>
    <w:rsid w:val="003B17C1"/>
    <w:rsid w:val="003B1819"/>
    <w:rsid w:val="003B1A51"/>
    <w:rsid w:val="003B1ADC"/>
    <w:rsid w:val="003B1C3E"/>
    <w:rsid w:val="003B1EE5"/>
    <w:rsid w:val="003B2185"/>
    <w:rsid w:val="003B2188"/>
    <w:rsid w:val="003B23B4"/>
    <w:rsid w:val="003B23EE"/>
    <w:rsid w:val="003B250F"/>
    <w:rsid w:val="003B2991"/>
    <w:rsid w:val="003B2D93"/>
    <w:rsid w:val="003B2E8F"/>
    <w:rsid w:val="003B2E91"/>
    <w:rsid w:val="003B2F5B"/>
    <w:rsid w:val="003B304E"/>
    <w:rsid w:val="003B33B7"/>
    <w:rsid w:val="003B36B7"/>
    <w:rsid w:val="003B36F5"/>
    <w:rsid w:val="003B3766"/>
    <w:rsid w:val="003B3CD7"/>
    <w:rsid w:val="003B4046"/>
    <w:rsid w:val="003B40D1"/>
    <w:rsid w:val="003B4133"/>
    <w:rsid w:val="003B452E"/>
    <w:rsid w:val="003B48E2"/>
    <w:rsid w:val="003B4B0D"/>
    <w:rsid w:val="003B4B63"/>
    <w:rsid w:val="003B4CC2"/>
    <w:rsid w:val="003B4D6D"/>
    <w:rsid w:val="003B5038"/>
    <w:rsid w:val="003B51F8"/>
    <w:rsid w:val="003B51FE"/>
    <w:rsid w:val="003B5424"/>
    <w:rsid w:val="003B5454"/>
    <w:rsid w:val="003B5790"/>
    <w:rsid w:val="003B5915"/>
    <w:rsid w:val="003B5963"/>
    <w:rsid w:val="003B5BC8"/>
    <w:rsid w:val="003B5D4D"/>
    <w:rsid w:val="003B5D6D"/>
    <w:rsid w:val="003B62EB"/>
    <w:rsid w:val="003B6517"/>
    <w:rsid w:val="003B6520"/>
    <w:rsid w:val="003B66EA"/>
    <w:rsid w:val="003B6F83"/>
    <w:rsid w:val="003B70FE"/>
    <w:rsid w:val="003B7156"/>
    <w:rsid w:val="003B7256"/>
    <w:rsid w:val="003B741A"/>
    <w:rsid w:val="003B7FF9"/>
    <w:rsid w:val="003C0031"/>
    <w:rsid w:val="003C054B"/>
    <w:rsid w:val="003C0575"/>
    <w:rsid w:val="003C058D"/>
    <w:rsid w:val="003C05BF"/>
    <w:rsid w:val="003C061E"/>
    <w:rsid w:val="003C0698"/>
    <w:rsid w:val="003C0A6A"/>
    <w:rsid w:val="003C0B11"/>
    <w:rsid w:val="003C0B88"/>
    <w:rsid w:val="003C0C36"/>
    <w:rsid w:val="003C0E57"/>
    <w:rsid w:val="003C0E63"/>
    <w:rsid w:val="003C0F6A"/>
    <w:rsid w:val="003C0FBE"/>
    <w:rsid w:val="003C11B4"/>
    <w:rsid w:val="003C11C1"/>
    <w:rsid w:val="003C11C3"/>
    <w:rsid w:val="003C11DD"/>
    <w:rsid w:val="003C18A6"/>
    <w:rsid w:val="003C1A8A"/>
    <w:rsid w:val="003C1C07"/>
    <w:rsid w:val="003C1C8D"/>
    <w:rsid w:val="003C228A"/>
    <w:rsid w:val="003C2295"/>
    <w:rsid w:val="003C22D4"/>
    <w:rsid w:val="003C2431"/>
    <w:rsid w:val="003C25CF"/>
    <w:rsid w:val="003C2698"/>
    <w:rsid w:val="003C2B67"/>
    <w:rsid w:val="003C2C2D"/>
    <w:rsid w:val="003C2CB6"/>
    <w:rsid w:val="003C2E04"/>
    <w:rsid w:val="003C2F18"/>
    <w:rsid w:val="003C326E"/>
    <w:rsid w:val="003C33F1"/>
    <w:rsid w:val="003C3501"/>
    <w:rsid w:val="003C37F3"/>
    <w:rsid w:val="003C3B27"/>
    <w:rsid w:val="003C3BA6"/>
    <w:rsid w:val="003C3D20"/>
    <w:rsid w:val="003C424C"/>
    <w:rsid w:val="003C45FE"/>
    <w:rsid w:val="003C486B"/>
    <w:rsid w:val="003C48DA"/>
    <w:rsid w:val="003C4D8A"/>
    <w:rsid w:val="003C50E3"/>
    <w:rsid w:val="003C518A"/>
    <w:rsid w:val="003C552E"/>
    <w:rsid w:val="003C57EA"/>
    <w:rsid w:val="003C5BB3"/>
    <w:rsid w:val="003C5C6D"/>
    <w:rsid w:val="003C6029"/>
    <w:rsid w:val="003C61A9"/>
    <w:rsid w:val="003C666A"/>
    <w:rsid w:val="003C6709"/>
    <w:rsid w:val="003C6888"/>
    <w:rsid w:val="003C6B47"/>
    <w:rsid w:val="003C6F7F"/>
    <w:rsid w:val="003C7112"/>
    <w:rsid w:val="003C71DE"/>
    <w:rsid w:val="003C731F"/>
    <w:rsid w:val="003C74D1"/>
    <w:rsid w:val="003C76F1"/>
    <w:rsid w:val="003C790D"/>
    <w:rsid w:val="003C7964"/>
    <w:rsid w:val="003C7AA2"/>
    <w:rsid w:val="003C7E06"/>
    <w:rsid w:val="003C7F14"/>
    <w:rsid w:val="003CD0C0"/>
    <w:rsid w:val="003D00B8"/>
    <w:rsid w:val="003D0721"/>
    <w:rsid w:val="003D0CA8"/>
    <w:rsid w:val="003D0F7C"/>
    <w:rsid w:val="003D17CC"/>
    <w:rsid w:val="003D1E09"/>
    <w:rsid w:val="003D1E2A"/>
    <w:rsid w:val="003D2112"/>
    <w:rsid w:val="003D2145"/>
    <w:rsid w:val="003D284F"/>
    <w:rsid w:val="003D29FF"/>
    <w:rsid w:val="003D2A03"/>
    <w:rsid w:val="003D2A0D"/>
    <w:rsid w:val="003D2A14"/>
    <w:rsid w:val="003D2AB1"/>
    <w:rsid w:val="003D2B08"/>
    <w:rsid w:val="003D2FB5"/>
    <w:rsid w:val="003D2FD6"/>
    <w:rsid w:val="003D3218"/>
    <w:rsid w:val="003D34D4"/>
    <w:rsid w:val="003D3740"/>
    <w:rsid w:val="003D3856"/>
    <w:rsid w:val="003D3963"/>
    <w:rsid w:val="003D3970"/>
    <w:rsid w:val="003D3A7C"/>
    <w:rsid w:val="003D3D6F"/>
    <w:rsid w:val="003D4006"/>
    <w:rsid w:val="003D4014"/>
    <w:rsid w:val="003D44BB"/>
    <w:rsid w:val="003D4852"/>
    <w:rsid w:val="003D4C1F"/>
    <w:rsid w:val="003D4CCB"/>
    <w:rsid w:val="003D4FD9"/>
    <w:rsid w:val="003D5191"/>
    <w:rsid w:val="003D5B02"/>
    <w:rsid w:val="003D5D4C"/>
    <w:rsid w:val="003D5E7C"/>
    <w:rsid w:val="003D5FC2"/>
    <w:rsid w:val="003D60E5"/>
    <w:rsid w:val="003D6393"/>
    <w:rsid w:val="003D6619"/>
    <w:rsid w:val="003D66F9"/>
    <w:rsid w:val="003D671C"/>
    <w:rsid w:val="003D6B7E"/>
    <w:rsid w:val="003D78B5"/>
    <w:rsid w:val="003D78CC"/>
    <w:rsid w:val="003D7995"/>
    <w:rsid w:val="003D7DC7"/>
    <w:rsid w:val="003D7F56"/>
    <w:rsid w:val="003E0173"/>
    <w:rsid w:val="003E01F1"/>
    <w:rsid w:val="003E0381"/>
    <w:rsid w:val="003E049A"/>
    <w:rsid w:val="003E04A7"/>
    <w:rsid w:val="003E050B"/>
    <w:rsid w:val="003E0596"/>
    <w:rsid w:val="003E08A4"/>
    <w:rsid w:val="003E08BC"/>
    <w:rsid w:val="003E0AD8"/>
    <w:rsid w:val="003E0B2F"/>
    <w:rsid w:val="003E0F58"/>
    <w:rsid w:val="003E1BB0"/>
    <w:rsid w:val="003E1F70"/>
    <w:rsid w:val="003E201D"/>
    <w:rsid w:val="003E20BB"/>
    <w:rsid w:val="003E211A"/>
    <w:rsid w:val="003E238E"/>
    <w:rsid w:val="003E2831"/>
    <w:rsid w:val="003E2C9D"/>
    <w:rsid w:val="003E303A"/>
    <w:rsid w:val="003E3474"/>
    <w:rsid w:val="003E34F7"/>
    <w:rsid w:val="003E3678"/>
    <w:rsid w:val="003E386F"/>
    <w:rsid w:val="003E3FEC"/>
    <w:rsid w:val="003E402B"/>
    <w:rsid w:val="003E4650"/>
    <w:rsid w:val="003E4BC9"/>
    <w:rsid w:val="003E4C01"/>
    <w:rsid w:val="003E4C43"/>
    <w:rsid w:val="003E4D12"/>
    <w:rsid w:val="003E4DFF"/>
    <w:rsid w:val="003E4FE4"/>
    <w:rsid w:val="003E51B1"/>
    <w:rsid w:val="003E52B5"/>
    <w:rsid w:val="003E57EB"/>
    <w:rsid w:val="003E598D"/>
    <w:rsid w:val="003E5A42"/>
    <w:rsid w:val="003E5CC4"/>
    <w:rsid w:val="003E5D7C"/>
    <w:rsid w:val="003E5FBF"/>
    <w:rsid w:val="003E602A"/>
    <w:rsid w:val="003E6734"/>
    <w:rsid w:val="003E6E9F"/>
    <w:rsid w:val="003E706D"/>
    <w:rsid w:val="003E70A8"/>
    <w:rsid w:val="003E7562"/>
    <w:rsid w:val="003E757C"/>
    <w:rsid w:val="003E7711"/>
    <w:rsid w:val="003E7751"/>
    <w:rsid w:val="003E77D7"/>
    <w:rsid w:val="003E787D"/>
    <w:rsid w:val="003E7AAB"/>
    <w:rsid w:val="003E7C50"/>
    <w:rsid w:val="003E7DA3"/>
    <w:rsid w:val="003F00FB"/>
    <w:rsid w:val="003F0271"/>
    <w:rsid w:val="003F02EE"/>
    <w:rsid w:val="003F077E"/>
    <w:rsid w:val="003F0BA0"/>
    <w:rsid w:val="003F1149"/>
    <w:rsid w:val="003F1A02"/>
    <w:rsid w:val="003F1A7E"/>
    <w:rsid w:val="003F1AD8"/>
    <w:rsid w:val="003F1B8A"/>
    <w:rsid w:val="003F1CAE"/>
    <w:rsid w:val="003F1D58"/>
    <w:rsid w:val="003F250B"/>
    <w:rsid w:val="003F2603"/>
    <w:rsid w:val="003F2D40"/>
    <w:rsid w:val="003F2FA8"/>
    <w:rsid w:val="003F34A7"/>
    <w:rsid w:val="003F3514"/>
    <w:rsid w:val="003F363D"/>
    <w:rsid w:val="003F3A37"/>
    <w:rsid w:val="003F3AB4"/>
    <w:rsid w:val="003F3E13"/>
    <w:rsid w:val="003F4410"/>
    <w:rsid w:val="003F46FA"/>
    <w:rsid w:val="003F47F8"/>
    <w:rsid w:val="003F4A20"/>
    <w:rsid w:val="003F4A73"/>
    <w:rsid w:val="003F4AB6"/>
    <w:rsid w:val="003F4CB5"/>
    <w:rsid w:val="003F4DAB"/>
    <w:rsid w:val="003F5056"/>
    <w:rsid w:val="003F51E8"/>
    <w:rsid w:val="003F5662"/>
    <w:rsid w:val="003F5901"/>
    <w:rsid w:val="003F5E65"/>
    <w:rsid w:val="003F5E67"/>
    <w:rsid w:val="003F5ED5"/>
    <w:rsid w:val="003F60B0"/>
    <w:rsid w:val="003F63AA"/>
    <w:rsid w:val="003F6596"/>
    <w:rsid w:val="003F6819"/>
    <w:rsid w:val="003F68F8"/>
    <w:rsid w:val="003F68FD"/>
    <w:rsid w:val="003F6CFE"/>
    <w:rsid w:val="003F6EFB"/>
    <w:rsid w:val="003F6F43"/>
    <w:rsid w:val="003F6FB4"/>
    <w:rsid w:val="003F7482"/>
    <w:rsid w:val="003F76CD"/>
    <w:rsid w:val="003F7A45"/>
    <w:rsid w:val="003F7C68"/>
    <w:rsid w:val="003F7E23"/>
    <w:rsid w:val="0040001A"/>
    <w:rsid w:val="00400217"/>
    <w:rsid w:val="00400615"/>
    <w:rsid w:val="0040082F"/>
    <w:rsid w:val="00400A77"/>
    <w:rsid w:val="00400AC5"/>
    <w:rsid w:val="00400ADA"/>
    <w:rsid w:val="00400D54"/>
    <w:rsid w:val="00400EA5"/>
    <w:rsid w:val="004013EE"/>
    <w:rsid w:val="0040150D"/>
    <w:rsid w:val="004019DD"/>
    <w:rsid w:val="00401E53"/>
    <w:rsid w:val="00401E8A"/>
    <w:rsid w:val="00401F80"/>
    <w:rsid w:val="00401F87"/>
    <w:rsid w:val="004020A8"/>
    <w:rsid w:val="00402357"/>
    <w:rsid w:val="00402395"/>
    <w:rsid w:val="004024B2"/>
    <w:rsid w:val="00402694"/>
    <w:rsid w:val="004028D6"/>
    <w:rsid w:val="004028DC"/>
    <w:rsid w:val="00402C2A"/>
    <w:rsid w:val="00402CC6"/>
    <w:rsid w:val="00402E14"/>
    <w:rsid w:val="00402F44"/>
    <w:rsid w:val="00402FA6"/>
    <w:rsid w:val="00403424"/>
    <w:rsid w:val="00403549"/>
    <w:rsid w:val="0040363F"/>
    <w:rsid w:val="0040380D"/>
    <w:rsid w:val="00403812"/>
    <w:rsid w:val="0040387B"/>
    <w:rsid w:val="00403899"/>
    <w:rsid w:val="0040393D"/>
    <w:rsid w:val="00403A44"/>
    <w:rsid w:val="00403CCF"/>
    <w:rsid w:val="00403F3C"/>
    <w:rsid w:val="00403FBB"/>
    <w:rsid w:val="004041B5"/>
    <w:rsid w:val="0040420D"/>
    <w:rsid w:val="0040429A"/>
    <w:rsid w:val="00404407"/>
    <w:rsid w:val="004044BE"/>
    <w:rsid w:val="00404540"/>
    <w:rsid w:val="00404602"/>
    <w:rsid w:val="0040466B"/>
    <w:rsid w:val="0040466C"/>
    <w:rsid w:val="00404BB1"/>
    <w:rsid w:val="00404E0B"/>
    <w:rsid w:val="00405209"/>
    <w:rsid w:val="00405863"/>
    <w:rsid w:val="00405D0A"/>
    <w:rsid w:val="00405D62"/>
    <w:rsid w:val="00406222"/>
    <w:rsid w:val="0040627F"/>
    <w:rsid w:val="004063E3"/>
    <w:rsid w:val="0040656C"/>
    <w:rsid w:val="004065D2"/>
    <w:rsid w:val="004066FA"/>
    <w:rsid w:val="00406E78"/>
    <w:rsid w:val="0040767F"/>
    <w:rsid w:val="00407773"/>
    <w:rsid w:val="00407C71"/>
    <w:rsid w:val="00410091"/>
    <w:rsid w:val="00410193"/>
    <w:rsid w:val="004104D9"/>
    <w:rsid w:val="004106AC"/>
    <w:rsid w:val="00410AD3"/>
    <w:rsid w:val="004112BD"/>
    <w:rsid w:val="004118AB"/>
    <w:rsid w:val="00411C1A"/>
    <w:rsid w:val="00411CF3"/>
    <w:rsid w:val="00411DDE"/>
    <w:rsid w:val="00411E76"/>
    <w:rsid w:val="0041213E"/>
    <w:rsid w:val="004121FB"/>
    <w:rsid w:val="0041223A"/>
    <w:rsid w:val="00412390"/>
    <w:rsid w:val="00412535"/>
    <w:rsid w:val="00412542"/>
    <w:rsid w:val="00412979"/>
    <w:rsid w:val="00412A1B"/>
    <w:rsid w:val="00412C5E"/>
    <w:rsid w:val="004134C5"/>
    <w:rsid w:val="00413642"/>
    <w:rsid w:val="00413E96"/>
    <w:rsid w:val="00413E99"/>
    <w:rsid w:val="00413F40"/>
    <w:rsid w:val="0041409D"/>
    <w:rsid w:val="00414144"/>
    <w:rsid w:val="00414678"/>
    <w:rsid w:val="00414733"/>
    <w:rsid w:val="00414867"/>
    <w:rsid w:val="00414B03"/>
    <w:rsid w:val="00414C4C"/>
    <w:rsid w:val="00414D02"/>
    <w:rsid w:val="00414E01"/>
    <w:rsid w:val="00414EEA"/>
    <w:rsid w:val="004151CB"/>
    <w:rsid w:val="00415219"/>
    <w:rsid w:val="00415231"/>
    <w:rsid w:val="004158C0"/>
    <w:rsid w:val="00415A67"/>
    <w:rsid w:val="00415DB6"/>
    <w:rsid w:val="00415E19"/>
    <w:rsid w:val="00415FD5"/>
    <w:rsid w:val="00415FED"/>
    <w:rsid w:val="00416078"/>
    <w:rsid w:val="004160F2"/>
    <w:rsid w:val="004163AC"/>
    <w:rsid w:val="0041653D"/>
    <w:rsid w:val="004167F5"/>
    <w:rsid w:val="004168BA"/>
    <w:rsid w:val="0041692E"/>
    <w:rsid w:val="004169E2"/>
    <w:rsid w:val="00416A35"/>
    <w:rsid w:val="00416E1C"/>
    <w:rsid w:val="00417564"/>
    <w:rsid w:val="0041780F"/>
    <w:rsid w:val="004178D4"/>
    <w:rsid w:val="00417911"/>
    <w:rsid w:val="004179FA"/>
    <w:rsid w:val="00417B71"/>
    <w:rsid w:val="00417B75"/>
    <w:rsid w:val="0042022F"/>
    <w:rsid w:val="004202EA"/>
    <w:rsid w:val="004205BE"/>
    <w:rsid w:val="00420606"/>
    <w:rsid w:val="00420713"/>
    <w:rsid w:val="00420A7E"/>
    <w:rsid w:val="00420ADD"/>
    <w:rsid w:val="00420B86"/>
    <w:rsid w:val="00420BB8"/>
    <w:rsid w:val="00420C26"/>
    <w:rsid w:val="00420CB7"/>
    <w:rsid w:val="0042104A"/>
    <w:rsid w:val="00421084"/>
    <w:rsid w:val="00421214"/>
    <w:rsid w:val="0042122D"/>
    <w:rsid w:val="00421387"/>
    <w:rsid w:val="00421473"/>
    <w:rsid w:val="004214B6"/>
    <w:rsid w:val="004215BA"/>
    <w:rsid w:val="00421A43"/>
    <w:rsid w:val="00421A85"/>
    <w:rsid w:val="00421C7F"/>
    <w:rsid w:val="00421EB8"/>
    <w:rsid w:val="00421EC9"/>
    <w:rsid w:val="0042206E"/>
    <w:rsid w:val="0042209D"/>
    <w:rsid w:val="0042224B"/>
    <w:rsid w:val="004223B6"/>
    <w:rsid w:val="00422450"/>
    <w:rsid w:val="0042274E"/>
    <w:rsid w:val="0042279B"/>
    <w:rsid w:val="00422989"/>
    <w:rsid w:val="00422A28"/>
    <w:rsid w:val="00422A6A"/>
    <w:rsid w:val="00422C67"/>
    <w:rsid w:val="00422F3C"/>
    <w:rsid w:val="0042300C"/>
    <w:rsid w:val="0042325A"/>
    <w:rsid w:val="00423E66"/>
    <w:rsid w:val="00423FD8"/>
    <w:rsid w:val="004241A9"/>
    <w:rsid w:val="004241CB"/>
    <w:rsid w:val="00424391"/>
    <w:rsid w:val="004243C7"/>
    <w:rsid w:val="00424435"/>
    <w:rsid w:val="0042463C"/>
    <w:rsid w:val="00424792"/>
    <w:rsid w:val="004247BD"/>
    <w:rsid w:val="00424B46"/>
    <w:rsid w:val="00424B52"/>
    <w:rsid w:val="00424D01"/>
    <w:rsid w:val="00424FF7"/>
    <w:rsid w:val="00425088"/>
    <w:rsid w:val="00425153"/>
    <w:rsid w:val="0042527A"/>
    <w:rsid w:val="00425367"/>
    <w:rsid w:val="0042540B"/>
    <w:rsid w:val="0042592D"/>
    <w:rsid w:val="00425B86"/>
    <w:rsid w:val="00425D5F"/>
    <w:rsid w:val="00425E0E"/>
    <w:rsid w:val="00426165"/>
    <w:rsid w:val="0042642C"/>
    <w:rsid w:val="004264F7"/>
    <w:rsid w:val="0042653E"/>
    <w:rsid w:val="004265BF"/>
    <w:rsid w:val="00426687"/>
    <w:rsid w:val="0042671B"/>
    <w:rsid w:val="004267E3"/>
    <w:rsid w:val="0042687F"/>
    <w:rsid w:val="004268B4"/>
    <w:rsid w:val="00426C09"/>
    <w:rsid w:val="00426C94"/>
    <w:rsid w:val="00426F2C"/>
    <w:rsid w:val="004270EB"/>
    <w:rsid w:val="00427257"/>
    <w:rsid w:val="004272BD"/>
    <w:rsid w:val="004272C2"/>
    <w:rsid w:val="00427720"/>
    <w:rsid w:val="00427B3C"/>
    <w:rsid w:val="00427C11"/>
    <w:rsid w:val="00427ED4"/>
    <w:rsid w:val="004303A3"/>
    <w:rsid w:val="00430449"/>
    <w:rsid w:val="0043075A"/>
    <w:rsid w:val="004308D2"/>
    <w:rsid w:val="00430B0C"/>
    <w:rsid w:val="00430C42"/>
    <w:rsid w:val="00430D7B"/>
    <w:rsid w:val="00430DAE"/>
    <w:rsid w:val="00431495"/>
    <w:rsid w:val="0043157B"/>
    <w:rsid w:val="00431741"/>
    <w:rsid w:val="004319C0"/>
    <w:rsid w:val="00431B36"/>
    <w:rsid w:val="00431CBC"/>
    <w:rsid w:val="00431DAE"/>
    <w:rsid w:val="00431DC5"/>
    <w:rsid w:val="00431DD1"/>
    <w:rsid w:val="004323CA"/>
    <w:rsid w:val="00432478"/>
    <w:rsid w:val="00432C94"/>
    <w:rsid w:val="00432E58"/>
    <w:rsid w:val="00432E6F"/>
    <w:rsid w:val="004330EB"/>
    <w:rsid w:val="00433578"/>
    <w:rsid w:val="00433D5F"/>
    <w:rsid w:val="00433D6A"/>
    <w:rsid w:val="004341FF"/>
    <w:rsid w:val="004342BD"/>
    <w:rsid w:val="004343C5"/>
    <w:rsid w:val="00434414"/>
    <w:rsid w:val="0043449B"/>
    <w:rsid w:val="0043462E"/>
    <w:rsid w:val="004346AD"/>
    <w:rsid w:val="004349E3"/>
    <w:rsid w:val="00434A1A"/>
    <w:rsid w:val="00434BC2"/>
    <w:rsid w:val="00434C3A"/>
    <w:rsid w:val="00434C5C"/>
    <w:rsid w:val="00434D6B"/>
    <w:rsid w:val="00435962"/>
    <w:rsid w:val="00435A55"/>
    <w:rsid w:val="00435C4C"/>
    <w:rsid w:val="00435C8C"/>
    <w:rsid w:val="00435CFD"/>
    <w:rsid w:val="0043654E"/>
    <w:rsid w:val="004366D1"/>
    <w:rsid w:val="00436BFE"/>
    <w:rsid w:val="0043734E"/>
    <w:rsid w:val="00437735"/>
    <w:rsid w:val="004379A4"/>
    <w:rsid w:val="004379E9"/>
    <w:rsid w:val="00437C0C"/>
    <w:rsid w:val="00437E75"/>
    <w:rsid w:val="00437F2F"/>
    <w:rsid w:val="00440893"/>
    <w:rsid w:val="0044097A"/>
    <w:rsid w:val="00440C9F"/>
    <w:rsid w:val="00440D2D"/>
    <w:rsid w:val="00441089"/>
    <w:rsid w:val="00441160"/>
    <w:rsid w:val="0044132F"/>
    <w:rsid w:val="004413A0"/>
    <w:rsid w:val="00441495"/>
    <w:rsid w:val="004416C7"/>
    <w:rsid w:val="00441716"/>
    <w:rsid w:val="00441863"/>
    <w:rsid w:val="00441A27"/>
    <w:rsid w:val="00441A41"/>
    <w:rsid w:val="00441AF3"/>
    <w:rsid w:val="00441EC2"/>
    <w:rsid w:val="00442173"/>
    <w:rsid w:val="004421E7"/>
    <w:rsid w:val="004424D6"/>
    <w:rsid w:val="0044262D"/>
    <w:rsid w:val="004428B2"/>
    <w:rsid w:val="004428C2"/>
    <w:rsid w:val="004428F0"/>
    <w:rsid w:val="00442B23"/>
    <w:rsid w:val="00442D47"/>
    <w:rsid w:val="00443396"/>
    <w:rsid w:val="00443428"/>
    <w:rsid w:val="0044347C"/>
    <w:rsid w:val="004437A8"/>
    <w:rsid w:val="00443819"/>
    <w:rsid w:val="00443E9F"/>
    <w:rsid w:val="004440A0"/>
    <w:rsid w:val="004446DE"/>
    <w:rsid w:val="0044482A"/>
    <w:rsid w:val="0044497B"/>
    <w:rsid w:val="004449E6"/>
    <w:rsid w:val="00445378"/>
    <w:rsid w:val="004454CB"/>
    <w:rsid w:val="00445659"/>
    <w:rsid w:val="00445B34"/>
    <w:rsid w:val="00445B46"/>
    <w:rsid w:val="00445CAB"/>
    <w:rsid w:val="00445D52"/>
    <w:rsid w:val="00445F1A"/>
    <w:rsid w:val="00446205"/>
    <w:rsid w:val="0044625C"/>
    <w:rsid w:val="004463F9"/>
    <w:rsid w:val="00446516"/>
    <w:rsid w:val="00446CD2"/>
    <w:rsid w:val="00447090"/>
    <w:rsid w:val="00447095"/>
    <w:rsid w:val="00447148"/>
    <w:rsid w:val="0044735D"/>
    <w:rsid w:val="004474C9"/>
    <w:rsid w:val="00447568"/>
    <w:rsid w:val="00447FA8"/>
    <w:rsid w:val="00447FDB"/>
    <w:rsid w:val="0045027A"/>
    <w:rsid w:val="0045032D"/>
    <w:rsid w:val="00450359"/>
    <w:rsid w:val="00450416"/>
    <w:rsid w:val="00450541"/>
    <w:rsid w:val="004505BD"/>
    <w:rsid w:val="0045062B"/>
    <w:rsid w:val="00450667"/>
    <w:rsid w:val="0045073A"/>
    <w:rsid w:val="004509C2"/>
    <w:rsid w:val="00450A89"/>
    <w:rsid w:val="00450ACE"/>
    <w:rsid w:val="00450E03"/>
    <w:rsid w:val="0045155F"/>
    <w:rsid w:val="00451584"/>
    <w:rsid w:val="004515A0"/>
    <w:rsid w:val="00451608"/>
    <w:rsid w:val="00451753"/>
    <w:rsid w:val="004517E2"/>
    <w:rsid w:val="00451938"/>
    <w:rsid w:val="00451A14"/>
    <w:rsid w:val="00451A9F"/>
    <w:rsid w:val="00451C8C"/>
    <w:rsid w:val="00451CD9"/>
    <w:rsid w:val="00452310"/>
    <w:rsid w:val="004523DB"/>
    <w:rsid w:val="004525E7"/>
    <w:rsid w:val="00452796"/>
    <w:rsid w:val="0045296A"/>
    <w:rsid w:val="00452CEA"/>
    <w:rsid w:val="00452E33"/>
    <w:rsid w:val="0045302B"/>
    <w:rsid w:val="00453176"/>
    <w:rsid w:val="00453403"/>
    <w:rsid w:val="0045377F"/>
    <w:rsid w:val="0045379F"/>
    <w:rsid w:val="00453B3B"/>
    <w:rsid w:val="00453BF5"/>
    <w:rsid w:val="004541D9"/>
    <w:rsid w:val="004545FB"/>
    <w:rsid w:val="0045466B"/>
    <w:rsid w:val="004550A4"/>
    <w:rsid w:val="00455222"/>
    <w:rsid w:val="00455532"/>
    <w:rsid w:val="00455A78"/>
    <w:rsid w:val="00455CDB"/>
    <w:rsid w:val="004561A5"/>
    <w:rsid w:val="004562BA"/>
    <w:rsid w:val="00456743"/>
    <w:rsid w:val="00456747"/>
    <w:rsid w:val="00456761"/>
    <w:rsid w:val="004567D6"/>
    <w:rsid w:val="004568DD"/>
    <w:rsid w:val="00457262"/>
    <w:rsid w:val="004574A8"/>
    <w:rsid w:val="004574C7"/>
    <w:rsid w:val="00457646"/>
    <w:rsid w:val="004578ED"/>
    <w:rsid w:val="00457B75"/>
    <w:rsid w:val="00457C80"/>
    <w:rsid w:val="00457F42"/>
    <w:rsid w:val="004600DB"/>
    <w:rsid w:val="00460102"/>
    <w:rsid w:val="00460387"/>
    <w:rsid w:val="0046047C"/>
    <w:rsid w:val="0046066B"/>
    <w:rsid w:val="004608FC"/>
    <w:rsid w:val="00460987"/>
    <w:rsid w:val="00460B10"/>
    <w:rsid w:val="00460D97"/>
    <w:rsid w:val="00460DCE"/>
    <w:rsid w:val="0046104F"/>
    <w:rsid w:val="00461647"/>
    <w:rsid w:val="004616D5"/>
    <w:rsid w:val="00461D01"/>
    <w:rsid w:val="004623AD"/>
    <w:rsid w:val="0046240E"/>
    <w:rsid w:val="004625A9"/>
    <w:rsid w:val="00462835"/>
    <w:rsid w:val="00462A4F"/>
    <w:rsid w:val="00462B7E"/>
    <w:rsid w:val="00462BD9"/>
    <w:rsid w:val="00462CC9"/>
    <w:rsid w:val="00462CF2"/>
    <w:rsid w:val="00462D5E"/>
    <w:rsid w:val="00462DC7"/>
    <w:rsid w:val="00462FE9"/>
    <w:rsid w:val="0046310B"/>
    <w:rsid w:val="00463AA4"/>
    <w:rsid w:val="00463D9E"/>
    <w:rsid w:val="00463DF9"/>
    <w:rsid w:val="0046427A"/>
    <w:rsid w:val="0046433F"/>
    <w:rsid w:val="004646C7"/>
    <w:rsid w:val="00464B22"/>
    <w:rsid w:val="00464C19"/>
    <w:rsid w:val="00464C67"/>
    <w:rsid w:val="00464C86"/>
    <w:rsid w:val="00464CC7"/>
    <w:rsid w:val="00464D80"/>
    <w:rsid w:val="00464DD7"/>
    <w:rsid w:val="00464E43"/>
    <w:rsid w:val="00464EAD"/>
    <w:rsid w:val="004653E8"/>
    <w:rsid w:val="004654AA"/>
    <w:rsid w:val="00465DEC"/>
    <w:rsid w:val="004665C1"/>
    <w:rsid w:val="00466732"/>
    <w:rsid w:val="00466742"/>
    <w:rsid w:val="004667A6"/>
    <w:rsid w:val="004668E4"/>
    <w:rsid w:val="0046696E"/>
    <w:rsid w:val="00466C32"/>
    <w:rsid w:val="00466D7E"/>
    <w:rsid w:val="00466DD2"/>
    <w:rsid w:val="004670C8"/>
    <w:rsid w:val="00467199"/>
    <w:rsid w:val="004675EC"/>
    <w:rsid w:val="00467712"/>
    <w:rsid w:val="0046775A"/>
    <w:rsid w:val="004679C7"/>
    <w:rsid w:val="00467A5E"/>
    <w:rsid w:val="00467E00"/>
    <w:rsid w:val="00467F00"/>
    <w:rsid w:val="00467F07"/>
    <w:rsid w:val="00467FBA"/>
    <w:rsid w:val="00467FDB"/>
    <w:rsid w:val="004704E7"/>
    <w:rsid w:val="00470676"/>
    <w:rsid w:val="00470CB0"/>
    <w:rsid w:val="00470D1E"/>
    <w:rsid w:val="0047111E"/>
    <w:rsid w:val="00471132"/>
    <w:rsid w:val="004714C7"/>
    <w:rsid w:val="00471728"/>
    <w:rsid w:val="00471CED"/>
    <w:rsid w:val="00471D05"/>
    <w:rsid w:val="00471D77"/>
    <w:rsid w:val="00471E77"/>
    <w:rsid w:val="00472217"/>
    <w:rsid w:val="00472817"/>
    <w:rsid w:val="00472956"/>
    <w:rsid w:val="00472A82"/>
    <w:rsid w:val="00472BC5"/>
    <w:rsid w:val="00472BDE"/>
    <w:rsid w:val="00472BE1"/>
    <w:rsid w:val="00472C06"/>
    <w:rsid w:val="00472CEC"/>
    <w:rsid w:val="00472D40"/>
    <w:rsid w:val="00472F10"/>
    <w:rsid w:val="004733E4"/>
    <w:rsid w:val="0047387F"/>
    <w:rsid w:val="004738F0"/>
    <w:rsid w:val="00473DE5"/>
    <w:rsid w:val="0047413C"/>
    <w:rsid w:val="004742C2"/>
    <w:rsid w:val="004743DB"/>
    <w:rsid w:val="00474456"/>
    <w:rsid w:val="0047446E"/>
    <w:rsid w:val="00474688"/>
    <w:rsid w:val="00474ED8"/>
    <w:rsid w:val="004759E1"/>
    <w:rsid w:val="00475F7E"/>
    <w:rsid w:val="0047604B"/>
    <w:rsid w:val="004761D9"/>
    <w:rsid w:val="0047625B"/>
    <w:rsid w:val="00476306"/>
    <w:rsid w:val="00476396"/>
    <w:rsid w:val="00476581"/>
    <w:rsid w:val="00476739"/>
    <w:rsid w:val="00476C22"/>
    <w:rsid w:val="00476FC1"/>
    <w:rsid w:val="00477403"/>
    <w:rsid w:val="0047745F"/>
    <w:rsid w:val="00477558"/>
    <w:rsid w:val="0047761C"/>
    <w:rsid w:val="00477861"/>
    <w:rsid w:val="00477F06"/>
    <w:rsid w:val="00477F1E"/>
    <w:rsid w:val="00477FEA"/>
    <w:rsid w:val="004801FA"/>
    <w:rsid w:val="0048021D"/>
    <w:rsid w:val="00480482"/>
    <w:rsid w:val="004805C4"/>
    <w:rsid w:val="00480A41"/>
    <w:rsid w:val="00480E15"/>
    <w:rsid w:val="00481107"/>
    <w:rsid w:val="004812BF"/>
    <w:rsid w:val="00481362"/>
    <w:rsid w:val="004813A0"/>
    <w:rsid w:val="004814DB"/>
    <w:rsid w:val="004818AE"/>
    <w:rsid w:val="00481B55"/>
    <w:rsid w:val="00481C44"/>
    <w:rsid w:val="00481C84"/>
    <w:rsid w:val="00482019"/>
    <w:rsid w:val="004822F0"/>
    <w:rsid w:val="004822F5"/>
    <w:rsid w:val="00482457"/>
    <w:rsid w:val="004825AE"/>
    <w:rsid w:val="004825B2"/>
    <w:rsid w:val="0048265C"/>
    <w:rsid w:val="004829E3"/>
    <w:rsid w:val="00482A36"/>
    <w:rsid w:val="00482A70"/>
    <w:rsid w:val="00482AA0"/>
    <w:rsid w:val="00482C34"/>
    <w:rsid w:val="00482DA0"/>
    <w:rsid w:val="00482E5F"/>
    <w:rsid w:val="0048321B"/>
    <w:rsid w:val="00483246"/>
    <w:rsid w:val="0048327B"/>
    <w:rsid w:val="00483347"/>
    <w:rsid w:val="00483958"/>
    <w:rsid w:val="00483CD4"/>
    <w:rsid w:val="004842DF"/>
    <w:rsid w:val="004845C1"/>
    <w:rsid w:val="00484787"/>
    <w:rsid w:val="00484FB4"/>
    <w:rsid w:val="00485318"/>
    <w:rsid w:val="00485591"/>
    <w:rsid w:val="004858D9"/>
    <w:rsid w:val="00485A4C"/>
    <w:rsid w:val="00485F98"/>
    <w:rsid w:val="00486340"/>
    <w:rsid w:val="004869B9"/>
    <w:rsid w:val="00486E56"/>
    <w:rsid w:val="00486F03"/>
    <w:rsid w:val="00486F7F"/>
    <w:rsid w:val="00487006"/>
    <w:rsid w:val="00487440"/>
    <w:rsid w:val="004875C7"/>
    <w:rsid w:val="00487632"/>
    <w:rsid w:val="004876F1"/>
    <w:rsid w:val="00487803"/>
    <w:rsid w:val="00487807"/>
    <w:rsid w:val="00487832"/>
    <w:rsid w:val="0048798D"/>
    <w:rsid w:val="00487BF4"/>
    <w:rsid w:val="00487F2F"/>
    <w:rsid w:val="0048DAE0"/>
    <w:rsid w:val="00490174"/>
    <w:rsid w:val="004903C1"/>
    <w:rsid w:val="004905EB"/>
    <w:rsid w:val="00490CAC"/>
    <w:rsid w:val="00490DDF"/>
    <w:rsid w:val="004910FB"/>
    <w:rsid w:val="0049160B"/>
    <w:rsid w:val="00491BD5"/>
    <w:rsid w:val="0049214B"/>
    <w:rsid w:val="00492355"/>
    <w:rsid w:val="0049247C"/>
    <w:rsid w:val="0049270A"/>
    <w:rsid w:val="0049292B"/>
    <w:rsid w:val="00492A80"/>
    <w:rsid w:val="00492AB6"/>
    <w:rsid w:val="00492AC6"/>
    <w:rsid w:val="00492AEC"/>
    <w:rsid w:val="00492BDC"/>
    <w:rsid w:val="00492CCD"/>
    <w:rsid w:val="00492E7D"/>
    <w:rsid w:val="00492F32"/>
    <w:rsid w:val="0049308F"/>
    <w:rsid w:val="00493090"/>
    <w:rsid w:val="00493372"/>
    <w:rsid w:val="00493BB4"/>
    <w:rsid w:val="00493C83"/>
    <w:rsid w:val="00493ED7"/>
    <w:rsid w:val="004942E4"/>
    <w:rsid w:val="004944B9"/>
    <w:rsid w:val="00494541"/>
    <w:rsid w:val="00494542"/>
    <w:rsid w:val="004945AA"/>
    <w:rsid w:val="004947F2"/>
    <w:rsid w:val="0049499B"/>
    <w:rsid w:val="00494B1A"/>
    <w:rsid w:val="00494BF9"/>
    <w:rsid w:val="00494E7B"/>
    <w:rsid w:val="004951A7"/>
    <w:rsid w:val="004956C5"/>
    <w:rsid w:val="00495A9B"/>
    <w:rsid w:val="00495E1D"/>
    <w:rsid w:val="00495E70"/>
    <w:rsid w:val="00495FF5"/>
    <w:rsid w:val="0049641F"/>
    <w:rsid w:val="00496755"/>
    <w:rsid w:val="00496836"/>
    <w:rsid w:val="00496984"/>
    <w:rsid w:val="00496C7C"/>
    <w:rsid w:val="00497333"/>
    <w:rsid w:val="00497509"/>
    <w:rsid w:val="00497812"/>
    <w:rsid w:val="0049D485"/>
    <w:rsid w:val="004A02C1"/>
    <w:rsid w:val="004A02CF"/>
    <w:rsid w:val="004A02D5"/>
    <w:rsid w:val="004A0358"/>
    <w:rsid w:val="004A0680"/>
    <w:rsid w:val="004A08A7"/>
    <w:rsid w:val="004A09D4"/>
    <w:rsid w:val="004A0A15"/>
    <w:rsid w:val="004A0C54"/>
    <w:rsid w:val="004A0C9C"/>
    <w:rsid w:val="004A0D57"/>
    <w:rsid w:val="004A0EC3"/>
    <w:rsid w:val="004A135F"/>
    <w:rsid w:val="004A146F"/>
    <w:rsid w:val="004A1C05"/>
    <w:rsid w:val="004A2238"/>
    <w:rsid w:val="004A257A"/>
    <w:rsid w:val="004A2648"/>
    <w:rsid w:val="004A2747"/>
    <w:rsid w:val="004A2AA6"/>
    <w:rsid w:val="004A2C16"/>
    <w:rsid w:val="004A2C57"/>
    <w:rsid w:val="004A2D3D"/>
    <w:rsid w:val="004A2DBC"/>
    <w:rsid w:val="004A2E56"/>
    <w:rsid w:val="004A2F2F"/>
    <w:rsid w:val="004A30AB"/>
    <w:rsid w:val="004A30CA"/>
    <w:rsid w:val="004A33EE"/>
    <w:rsid w:val="004A3498"/>
    <w:rsid w:val="004A353B"/>
    <w:rsid w:val="004A36DF"/>
    <w:rsid w:val="004A3898"/>
    <w:rsid w:val="004A3989"/>
    <w:rsid w:val="004A3C0A"/>
    <w:rsid w:val="004A3C94"/>
    <w:rsid w:val="004A3E77"/>
    <w:rsid w:val="004A4145"/>
    <w:rsid w:val="004A4401"/>
    <w:rsid w:val="004A448F"/>
    <w:rsid w:val="004A47B3"/>
    <w:rsid w:val="004A49B2"/>
    <w:rsid w:val="004A4B35"/>
    <w:rsid w:val="004A4C5A"/>
    <w:rsid w:val="004A4C9F"/>
    <w:rsid w:val="004A4EB7"/>
    <w:rsid w:val="004A501C"/>
    <w:rsid w:val="004A5084"/>
    <w:rsid w:val="004A527C"/>
    <w:rsid w:val="004A53DE"/>
    <w:rsid w:val="004A56DA"/>
    <w:rsid w:val="004A5A02"/>
    <w:rsid w:val="004A5E4E"/>
    <w:rsid w:val="004A6024"/>
    <w:rsid w:val="004A61ED"/>
    <w:rsid w:val="004A62FB"/>
    <w:rsid w:val="004A63BF"/>
    <w:rsid w:val="004A63D0"/>
    <w:rsid w:val="004A6684"/>
    <w:rsid w:val="004A6C64"/>
    <w:rsid w:val="004A6CA7"/>
    <w:rsid w:val="004A6CAA"/>
    <w:rsid w:val="004A6EEE"/>
    <w:rsid w:val="004A6F0A"/>
    <w:rsid w:val="004A6F16"/>
    <w:rsid w:val="004A717A"/>
    <w:rsid w:val="004A721E"/>
    <w:rsid w:val="004A7248"/>
    <w:rsid w:val="004A76B2"/>
    <w:rsid w:val="004A76EC"/>
    <w:rsid w:val="004A781C"/>
    <w:rsid w:val="004A795C"/>
    <w:rsid w:val="004A7B05"/>
    <w:rsid w:val="004A7EB3"/>
    <w:rsid w:val="004A7F86"/>
    <w:rsid w:val="004A7F9A"/>
    <w:rsid w:val="004B008E"/>
    <w:rsid w:val="004B00FB"/>
    <w:rsid w:val="004B0187"/>
    <w:rsid w:val="004B0448"/>
    <w:rsid w:val="004B0468"/>
    <w:rsid w:val="004B0570"/>
    <w:rsid w:val="004B058D"/>
    <w:rsid w:val="004B070F"/>
    <w:rsid w:val="004B0729"/>
    <w:rsid w:val="004B07FC"/>
    <w:rsid w:val="004B0826"/>
    <w:rsid w:val="004B0D29"/>
    <w:rsid w:val="004B0DBB"/>
    <w:rsid w:val="004B16C8"/>
    <w:rsid w:val="004B1B67"/>
    <w:rsid w:val="004B1D3A"/>
    <w:rsid w:val="004B1D73"/>
    <w:rsid w:val="004B1D9A"/>
    <w:rsid w:val="004B201F"/>
    <w:rsid w:val="004B2185"/>
    <w:rsid w:val="004B21CF"/>
    <w:rsid w:val="004B23A1"/>
    <w:rsid w:val="004B2483"/>
    <w:rsid w:val="004B2CA4"/>
    <w:rsid w:val="004B308F"/>
    <w:rsid w:val="004B3685"/>
    <w:rsid w:val="004B37FF"/>
    <w:rsid w:val="004B3BC3"/>
    <w:rsid w:val="004B4067"/>
    <w:rsid w:val="004B416E"/>
    <w:rsid w:val="004B4320"/>
    <w:rsid w:val="004B4638"/>
    <w:rsid w:val="004B47C6"/>
    <w:rsid w:val="004B491B"/>
    <w:rsid w:val="004B49A7"/>
    <w:rsid w:val="004B49AD"/>
    <w:rsid w:val="004B4ADE"/>
    <w:rsid w:val="004B510B"/>
    <w:rsid w:val="004B5227"/>
    <w:rsid w:val="004B55EB"/>
    <w:rsid w:val="004B5654"/>
    <w:rsid w:val="004B579F"/>
    <w:rsid w:val="004B5B69"/>
    <w:rsid w:val="004B5BC8"/>
    <w:rsid w:val="004B5BD5"/>
    <w:rsid w:val="004B5C9D"/>
    <w:rsid w:val="004B607F"/>
    <w:rsid w:val="004B60B0"/>
    <w:rsid w:val="004B660D"/>
    <w:rsid w:val="004B6B17"/>
    <w:rsid w:val="004B6C76"/>
    <w:rsid w:val="004B6CB8"/>
    <w:rsid w:val="004B6DB9"/>
    <w:rsid w:val="004B6E56"/>
    <w:rsid w:val="004B6EA8"/>
    <w:rsid w:val="004B6EFE"/>
    <w:rsid w:val="004B701D"/>
    <w:rsid w:val="004B729E"/>
    <w:rsid w:val="004B744C"/>
    <w:rsid w:val="004B7599"/>
    <w:rsid w:val="004B7792"/>
    <w:rsid w:val="004B7891"/>
    <w:rsid w:val="004B7AD8"/>
    <w:rsid w:val="004B7D19"/>
    <w:rsid w:val="004B7DD9"/>
    <w:rsid w:val="004B7FC9"/>
    <w:rsid w:val="004C022A"/>
    <w:rsid w:val="004C0262"/>
    <w:rsid w:val="004C0F13"/>
    <w:rsid w:val="004C0F6B"/>
    <w:rsid w:val="004C12C4"/>
    <w:rsid w:val="004C12F2"/>
    <w:rsid w:val="004C1861"/>
    <w:rsid w:val="004C18CB"/>
    <w:rsid w:val="004C1BBC"/>
    <w:rsid w:val="004C1C59"/>
    <w:rsid w:val="004C1D12"/>
    <w:rsid w:val="004C1F03"/>
    <w:rsid w:val="004C1FC8"/>
    <w:rsid w:val="004C2091"/>
    <w:rsid w:val="004C2799"/>
    <w:rsid w:val="004C27D5"/>
    <w:rsid w:val="004C2D1A"/>
    <w:rsid w:val="004C2D30"/>
    <w:rsid w:val="004C2DBC"/>
    <w:rsid w:val="004C2EBB"/>
    <w:rsid w:val="004C2F4C"/>
    <w:rsid w:val="004C2F72"/>
    <w:rsid w:val="004C30A0"/>
    <w:rsid w:val="004C36DB"/>
    <w:rsid w:val="004C391B"/>
    <w:rsid w:val="004C4173"/>
    <w:rsid w:val="004C41AD"/>
    <w:rsid w:val="004C4404"/>
    <w:rsid w:val="004C442C"/>
    <w:rsid w:val="004C4ABD"/>
    <w:rsid w:val="004C4CD6"/>
    <w:rsid w:val="004C4D94"/>
    <w:rsid w:val="004C5047"/>
    <w:rsid w:val="004C5110"/>
    <w:rsid w:val="004C5325"/>
    <w:rsid w:val="004C5409"/>
    <w:rsid w:val="004C5486"/>
    <w:rsid w:val="004C55A8"/>
    <w:rsid w:val="004C578C"/>
    <w:rsid w:val="004C58C7"/>
    <w:rsid w:val="004C5B0C"/>
    <w:rsid w:val="004C5B0D"/>
    <w:rsid w:val="004C5D4B"/>
    <w:rsid w:val="004C63EC"/>
    <w:rsid w:val="004C6486"/>
    <w:rsid w:val="004C6630"/>
    <w:rsid w:val="004C689C"/>
    <w:rsid w:val="004C691A"/>
    <w:rsid w:val="004C69DD"/>
    <w:rsid w:val="004C69E9"/>
    <w:rsid w:val="004C6C16"/>
    <w:rsid w:val="004C6DE1"/>
    <w:rsid w:val="004C7049"/>
    <w:rsid w:val="004C71A1"/>
    <w:rsid w:val="004C760E"/>
    <w:rsid w:val="004C779E"/>
    <w:rsid w:val="004C789B"/>
    <w:rsid w:val="004C79CF"/>
    <w:rsid w:val="004C7B1A"/>
    <w:rsid w:val="004C7D1A"/>
    <w:rsid w:val="004C7D22"/>
    <w:rsid w:val="004C7EC2"/>
    <w:rsid w:val="004D06CE"/>
    <w:rsid w:val="004D070E"/>
    <w:rsid w:val="004D07A9"/>
    <w:rsid w:val="004D0884"/>
    <w:rsid w:val="004D0B4B"/>
    <w:rsid w:val="004D108D"/>
    <w:rsid w:val="004D1109"/>
    <w:rsid w:val="004D1341"/>
    <w:rsid w:val="004D1628"/>
    <w:rsid w:val="004D1816"/>
    <w:rsid w:val="004D182F"/>
    <w:rsid w:val="004D1845"/>
    <w:rsid w:val="004D189A"/>
    <w:rsid w:val="004D1C2C"/>
    <w:rsid w:val="004D1E20"/>
    <w:rsid w:val="004D1E23"/>
    <w:rsid w:val="004D1E7A"/>
    <w:rsid w:val="004D23EC"/>
    <w:rsid w:val="004D259A"/>
    <w:rsid w:val="004D2E56"/>
    <w:rsid w:val="004D2EC9"/>
    <w:rsid w:val="004D3032"/>
    <w:rsid w:val="004D33BD"/>
    <w:rsid w:val="004D39A5"/>
    <w:rsid w:val="004D436D"/>
    <w:rsid w:val="004D4BE8"/>
    <w:rsid w:val="004D4CA6"/>
    <w:rsid w:val="004D4CB3"/>
    <w:rsid w:val="004D4D2D"/>
    <w:rsid w:val="004D5029"/>
    <w:rsid w:val="004D51B3"/>
    <w:rsid w:val="004D5300"/>
    <w:rsid w:val="004D545C"/>
    <w:rsid w:val="004D54AE"/>
    <w:rsid w:val="004D58BE"/>
    <w:rsid w:val="004D59A1"/>
    <w:rsid w:val="004D5DEF"/>
    <w:rsid w:val="004D63FC"/>
    <w:rsid w:val="004D64EF"/>
    <w:rsid w:val="004D68DD"/>
    <w:rsid w:val="004D6B39"/>
    <w:rsid w:val="004D6D00"/>
    <w:rsid w:val="004D6F64"/>
    <w:rsid w:val="004D6FAE"/>
    <w:rsid w:val="004D7256"/>
    <w:rsid w:val="004D745F"/>
    <w:rsid w:val="004D7670"/>
    <w:rsid w:val="004D76B6"/>
    <w:rsid w:val="004D77B7"/>
    <w:rsid w:val="004D7974"/>
    <w:rsid w:val="004D797B"/>
    <w:rsid w:val="004D7B79"/>
    <w:rsid w:val="004D7BC6"/>
    <w:rsid w:val="004D7BFB"/>
    <w:rsid w:val="004D7C93"/>
    <w:rsid w:val="004D7E5A"/>
    <w:rsid w:val="004D7FC8"/>
    <w:rsid w:val="004D7FCB"/>
    <w:rsid w:val="004E04BC"/>
    <w:rsid w:val="004E05A8"/>
    <w:rsid w:val="004E05F7"/>
    <w:rsid w:val="004E06AA"/>
    <w:rsid w:val="004E070D"/>
    <w:rsid w:val="004E082B"/>
    <w:rsid w:val="004E10F2"/>
    <w:rsid w:val="004E122B"/>
    <w:rsid w:val="004E135E"/>
    <w:rsid w:val="004E14BB"/>
    <w:rsid w:val="004E1AE9"/>
    <w:rsid w:val="004E1E78"/>
    <w:rsid w:val="004E2530"/>
    <w:rsid w:val="004E256E"/>
    <w:rsid w:val="004E2715"/>
    <w:rsid w:val="004E274B"/>
    <w:rsid w:val="004E27C4"/>
    <w:rsid w:val="004E29CD"/>
    <w:rsid w:val="004E2FC1"/>
    <w:rsid w:val="004E2FE3"/>
    <w:rsid w:val="004E32D5"/>
    <w:rsid w:val="004E32DC"/>
    <w:rsid w:val="004E3327"/>
    <w:rsid w:val="004E33B5"/>
    <w:rsid w:val="004E35C7"/>
    <w:rsid w:val="004E37A3"/>
    <w:rsid w:val="004E37FD"/>
    <w:rsid w:val="004E383F"/>
    <w:rsid w:val="004E38BF"/>
    <w:rsid w:val="004E3A68"/>
    <w:rsid w:val="004E3C8F"/>
    <w:rsid w:val="004E3D23"/>
    <w:rsid w:val="004E4159"/>
    <w:rsid w:val="004E443B"/>
    <w:rsid w:val="004E45E6"/>
    <w:rsid w:val="004E4663"/>
    <w:rsid w:val="004E4CE5"/>
    <w:rsid w:val="004E5006"/>
    <w:rsid w:val="004E5188"/>
    <w:rsid w:val="004E52E6"/>
    <w:rsid w:val="004E5481"/>
    <w:rsid w:val="004E5597"/>
    <w:rsid w:val="004E57D6"/>
    <w:rsid w:val="004E5B68"/>
    <w:rsid w:val="004E5CD7"/>
    <w:rsid w:val="004E5E1D"/>
    <w:rsid w:val="004E616A"/>
    <w:rsid w:val="004E63A2"/>
    <w:rsid w:val="004E64C2"/>
    <w:rsid w:val="004E656D"/>
    <w:rsid w:val="004E66D5"/>
    <w:rsid w:val="004E6CC0"/>
    <w:rsid w:val="004E6CDF"/>
    <w:rsid w:val="004E6DE9"/>
    <w:rsid w:val="004E7016"/>
    <w:rsid w:val="004E7157"/>
    <w:rsid w:val="004E7282"/>
    <w:rsid w:val="004E75B9"/>
    <w:rsid w:val="004E7F15"/>
    <w:rsid w:val="004E7F6E"/>
    <w:rsid w:val="004F017A"/>
    <w:rsid w:val="004F024E"/>
    <w:rsid w:val="004F0712"/>
    <w:rsid w:val="004F1112"/>
    <w:rsid w:val="004F12FB"/>
    <w:rsid w:val="004F132A"/>
    <w:rsid w:val="004F13DE"/>
    <w:rsid w:val="004F1473"/>
    <w:rsid w:val="004F1E25"/>
    <w:rsid w:val="004F1F9C"/>
    <w:rsid w:val="004F2089"/>
    <w:rsid w:val="004F20ED"/>
    <w:rsid w:val="004F2304"/>
    <w:rsid w:val="004F23D5"/>
    <w:rsid w:val="004F23FF"/>
    <w:rsid w:val="004F25E7"/>
    <w:rsid w:val="004F2852"/>
    <w:rsid w:val="004F290B"/>
    <w:rsid w:val="004F2A4E"/>
    <w:rsid w:val="004F2A5C"/>
    <w:rsid w:val="004F2BF6"/>
    <w:rsid w:val="004F2D1E"/>
    <w:rsid w:val="004F2FBB"/>
    <w:rsid w:val="004F3006"/>
    <w:rsid w:val="004F31B6"/>
    <w:rsid w:val="004F3289"/>
    <w:rsid w:val="004F3299"/>
    <w:rsid w:val="004F32A3"/>
    <w:rsid w:val="004F32CB"/>
    <w:rsid w:val="004F3385"/>
    <w:rsid w:val="004F35AF"/>
    <w:rsid w:val="004F37F5"/>
    <w:rsid w:val="004F38A7"/>
    <w:rsid w:val="004F3A7B"/>
    <w:rsid w:val="004F3D69"/>
    <w:rsid w:val="004F3F4E"/>
    <w:rsid w:val="004F410E"/>
    <w:rsid w:val="004F4117"/>
    <w:rsid w:val="004F437D"/>
    <w:rsid w:val="004F4382"/>
    <w:rsid w:val="004F4419"/>
    <w:rsid w:val="004F4738"/>
    <w:rsid w:val="004F4AE2"/>
    <w:rsid w:val="004F4F0E"/>
    <w:rsid w:val="004F4FB8"/>
    <w:rsid w:val="004F502B"/>
    <w:rsid w:val="004F518B"/>
    <w:rsid w:val="004F525E"/>
    <w:rsid w:val="004F5629"/>
    <w:rsid w:val="004F571D"/>
    <w:rsid w:val="004F588E"/>
    <w:rsid w:val="004F5D3B"/>
    <w:rsid w:val="004F5E92"/>
    <w:rsid w:val="004F607F"/>
    <w:rsid w:val="004F6503"/>
    <w:rsid w:val="004F6A52"/>
    <w:rsid w:val="004F6C82"/>
    <w:rsid w:val="004F6D87"/>
    <w:rsid w:val="004F71CA"/>
    <w:rsid w:val="004F73A7"/>
    <w:rsid w:val="004F740F"/>
    <w:rsid w:val="004F7566"/>
    <w:rsid w:val="004F7682"/>
    <w:rsid w:val="004F769C"/>
    <w:rsid w:val="004F7715"/>
    <w:rsid w:val="004F7737"/>
    <w:rsid w:val="004F7817"/>
    <w:rsid w:val="004F7BA9"/>
    <w:rsid w:val="004FECAB"/>
    <w:rsid w:val="00500115"/>
    <w:rsid w:val="0050066C"/>
    <w:rsid w:val="005009E2"/>
    <w:rsid w:val="00500A18"/>
    <w:rsid w:val="00500E6D"/>
    <w:rsid w:val="005010D1"/>
    <w:rsid w:val="0050142B"/>
    <w:rsid w:val="005014B0"/>
    <w:rsid w:val="00501792"/>
    <w:rsid w:val="00501963"/>
    <w:rsid w:val="00501D46"/>
    <w:rsid w:val="00501F82"/>
    <w:rsid w:val="00501F8B"/>
    <w:rsid w:val="005026EA"/>
    <w:rsid w:val="005027F6"/>
    <w:rsid w:val="00502829"/>
    <w:rsid w:val="005028BC"/>
    <w:rsid w:val="00502929"/>
    <w:rsid w:val="00502B12"/>
    <w:rsid w:val="0050306A"/>
    <w:rsid w:val="005030CD"/>
    <w:rsid w:val="00503144"/>
    <w:rsid w:val="005036A2"/>
    <w:rsid w:val="00503BE0"/>
    <w:rsid w:val="00503CB0"/>
    <w:rsid w:val="00503D5A"/>
    <w:rsid w:val="005041B5"/>
    <w:rsid w:val="005042D2"/>
    <w:rsid w:val="0050430E"/>
    <w:rsid w:val="00504323"/>
    <w:rsid w:val="005043AC"/>
    <w:rsid w:val="005043CC"/>
    <w:rsid w:val="0050483F"/>
    <w:rsid w:val="00504894"/>
    <w:rsid w:val="00504BB0"/>
    <w:rsid w:val="00504BB8"/>
    <w:rsid w:val="0050515F"/>
    <w:rsid w:val="00505549"/>
    <w:rsid w:val="005055F1"/>
    <w:rsid w:val="00505764"/>
    <w:rsid w:val="005059B4"/>
    <w:rsid w:val="005059F1"/>
    <w:rsid w:val="00505A7E"/>
    <w:rsid w:val="00505E7D"/>
    <w:rsid w:val="00505F41"/>
    <w:rsid w:val="005060A6"/>
    <w:rsid w:val="00506122"/>
    <w:rsid w:val="005065D9"/>
    <w:rsid w:val="00506642"/>
    <w:rsid w:val="0050684B"/>
    <w:rsid w:val="00506AAA"/>
    <w:rsid w:val="00506AAF"/>
    <w:rsid w:val="00506D4D"/>
    <w:rsid w:val="00507109"/>
    <w:rsid w:val="0050721A"/>
    <w:rsid w:val="00507348"/>
    <w:rsid w:val="00507367"/>
    <w:rsid w:val="005074C3"/>
    <w:rsid w:val="00507512"/>
    <w:rsid w:val="0050753F"/>
    <w:rsid w:val="00507756"/>
    <w:rsid w:val="0050783C"/>
    <w:rsid w:val="0050786F"/>
    <w:rsid w:val="005078E2"/>
    <w:rsid w:val="005078EE"/>
    <w:rsid w:val="00507A3F"/>
    <w:rsid w:val="00507A4F"/>
    <w:rsid w:val="00507AD3"/>
    <w:rsid w:val="00507C46"/>
    <w:rsid w:val="005104E2"/>
    <w:rsid w:val="005105E2"/>
    <w:rsid w:val="005106A9"/>
    <w:rsid w:val="005106D0"/>
    <w:rsid w:val="005107CB"/>
    <w:rsid w:val="0051094B"/>
    <w:rsid w:val="00510AEF"/>
    <w:rsid w:val="00510BFB"/>
    <w:rsid w:val="00510DED"/>
    <w:rsid w:val="00510DFF"/>
    <w:rsid w:val="00511018"/>
    <w:rsid w:val="005112B3"/>
    <w:rsid w:val="00511337"/>
    <w:rsid w:val="005116DC"/>
    <w:rsid w:val="005117BA"/>
    <w:rsid w:val="00511925"/>
    <w:rsid w:val="00511E0C"/>
    <w:rsid w:val="00511E64"/>
    <w:rsid w:val="00511EFD"/>
    <w:rsid w:val="005121D5"/>
    <w:rsid w:val="00512597"/>
    <w:rsid w:val="005125C4"/>
    <w:rsid w:val="0051288A"/>
    <w:rsid w:val="00512A82"/>
    <w:rsid w:val="00512E13"/>
    <w:rsid w:val="00513036"/>
    <w:rsid w:val="0051329C"/>
    <w:rsid w:val="0051335E"/>
    <w:rsid w:val="0051356B"/>
    <w:rsid w:val="005136CA"/>
    <w:rsid w:val="0051382E"/>
    <w:rsid w:val="00513935"/>
    <w:rsid w:val="00513E04"/>
    <w:rsid w:val="00513E81"/>
    <w:rsid w:val="00514138"/>
    <w:rsid w:val="005144D1"/>
    <w:rsid w:val="005145D1"/>
    <w:rsid w:val="00514860"/>
    <w:rsid w:val="00514CA7"/>
    <w:rsid w:val="0051516D"/>
    <w:rsid w:val="00515295"/>
    <w:rsid w:val="00515974"/>
    <w:rsid w:val="005159B7"/>
    <w:rsid w:val="00515D81"/>
    <w:rsid w:val="00515F5F"/>
    <w:rsid w:val="005162A3"/>
    <w:rsid w:val="005162A7"/>
    <w:rsid w:val="005164E1"/>
    <w:rsid w:val="00516502"/>
    <w:rsid w:val="005165B7"/>
    <w:rsid w:val="00516667"/>
    <w:rsid w:val="005168B7"/>
    <w:rsid w:val="005169F5"/>
    <w:rsid w:val="00516B11"/>
    <w:rsid w:val="00516B58"/>
    <w:rsid w:val="00516C92"/>
    <w:rsid w:val="0051719B"/>
    <w:rsid w:val="005173F6"/>
    <w:rsid w:val="005175AF"/>
    <w:rsid w:val="00517B0D"/>
    <w:rsid w:val="00517CD2"/>
    <w:rsid w:val="00517FFA"/>
    <w:rsid w:val="0052010A"/>
    <w:rsid w:val="00520217"/>
    <w:rsid w:val="005203C0"/>
    <w:rsid w:val="00520413"/>
    <w:rsid w:val="0052076B"/>
    <w:rsid w:val="00520978"/>
    <w:rsid w:val="00520D0C"/>
    <w:rsid w:val="00520FCC"/>
    <w:rsid w:val="00521236"/>
    <w:rsid w:val="0052151A"/>
    <w:rsid w:val="005215C9"/>
    <w:rsid w:val="00521A22"/>
    <w:rsid w:val="00521BFD"/>
    <w:rsid w:val="00521D17"/>
    <w:rsid w:val="0052200D"/>
    <w:rsid w:val="00522075"/>
    <w:rsid w:val="005221F2"/>
    <w:rsid w:val="0052236D"/>
    <w:rsid w:val="005223AC"/>
    <w:rsid w:val="00522579"/>
    <w:rsid w:val="005227AF"/>
    <w:rsid w:val="0052290B"/>
    <w:rsid w:val="00522ED9"/>
    <w:rsid w:val="005230BC"/>
    <w:rsid w:val="0052310A"/>
    <w:rsid w:val="00523149"/>
    <w:rsid w:val="005232A9"/>
    <w:rsid w:val="005233E4"/>
    <w:rsid w:val="00523467"/>
    <w:rsid w:val="00523803"/>
    <w:rsid w:val="00523A98"/>
    <w:rsid w:val="00523BA0"/>
    <w:rsid w:val="00523D47"/>
    <w:rsid w:val="00524068"/>
    <w:rsid w:val="005240F5"/>
    <w:rsid w:val="00524572"/>
    <w:rsid w:val="00524B29"/>
    <w:rsid w:val="00524B39"/>
    <w:rsid w:val="00524E38"/>
    <w:rsid w:val="00524F2A"/>
    <w:rsid w:val="0052553E"/>
    <w:rsid w:val="005259C0"/>
    <w:rsid w:val="005259D6"/>
    <w:rsid w:val="00525B13"/>
    <w:rsid w:val="00525B45"/>
    <w:rsid w:val="005260D4"/>
    <w:rsid w:val="0052646A"/>
    <w:rsid w:val="005264EE"/>
    <w:rsid w:val="00526564"/>
    <w:rsid w:val="005268A3"/>
    <w:rsid w:val="00526ED9"/>
    <w:rsid w:val="00526FC8"/>
    <w:rsid w:val="005272F2"/>
    <w:rsid w:val="005277C7"/>
    <w:rsid w:val="00527C61"/>
    <w:rsid w:val="00527CB9"/>
    <w:rsid w:val="00530197"/>
    <w:rsid w:val="00530250"/>
    <w:rsid w:val="00530372"/>
    <w:rsid w:val="00530787"/>
    <w:rsid w:val="0053079C"/>
    <w:rsid w:val="00530947"/>
    <w:rsid w:val="00530A70"/>
    <w:rsid w:val="00530E73"/>
    <w:rsid w:val="00530F24"/>
    <w:rsid w:val="00531386"/>
    <w:rsid w:val="00531453"/>
    <w:rsid w:val="005317AE"/>
    <w:rsid w:val="00531C37"/>
    <w:rsid w:val="00531D44"/>
    <w:rsid w:val="00531DBA"/>
    <w:rsid w:val="005320A9"/>
    <w:rsid w:val="00532194"/>
    <w:rsid w:val="0053223B"/>
    <w:rsid w:val="0053236E"/>
    <w:rsid w:val="00532687"/>
    <w:rsid w:val="0053275C"/>
    <w:rsid w:val="00532B43"/>
    <w:rsid w:val="00532C9E"/>
    <w:rsid w:val="00532F30"/>
    <w:rsid w:val="005330CD"/>
    <w:rsid w:val="0053325C"/>
    <w:rsid w:val="00533283"/>
    <w:rsid w:val="0053364F"/>
    <w:rsid w:val="0053372F"/>
    <w:rsid w:val="00533866"/>
    <w:rsid w:val="0053387C"/>
    <w:rsid w:val="00533978"/>
    <w:rsid w:val="005339A5"/>
    <w:rsid w:val="00533C62"/>
    <w:rsid w:val="00533E1B"/>
    <w:rsid w:val="00533F89"/>
    <w:rsid w:val="00534372"/>
    <w:rsid w:val="0053449C"/>
    <w:rsid w:val="00534655"/>
    <w:rsid w:val="005346A3"/>
    <w:rsid w:val="00534798"/>
    <w:rsid w:val="00534D4B"/>
    <w:rsid w:val="00534EAF"/>
    <w:rsid w:val="005352CE"/>
    <w:rsid w:val="00535CF7"/>
    <w:rsid w:val="005361FA"/>
    <w:rsid w:val="00536221"/>
    <w:rsid w:val="00536435"/>
    <w:rsid w:val="005364D2"/>
    <w:rsid w:val="00536515"/>
    <w:rsid w:val="00536794"/>
    <w:rsid w:val="005367FE"/>
    <w:rsid w:val="00536AF3"/>
    <w:rsid w:val="00536BE7"/>
    <w:rsid w:val="00536EDA"/>
    <w:rsid w:val="0053722F"/>
    <w:rsid w:val="005372A0"/>
    <w:rsid w:val="005376D1"/>
    <w:rsid w:val="00537707"/>
    <w:rsid w:val="00537750"/>
    <w:rsid w:val="005377B7"/>
    <w:rsid w:val="00537914"/>
    <w:rsid w:val="005379F9"/>
    <w:rsid w:val="00537CBA"/>
    <w:rsid w:val="00537EE7"/>
    <w:rsid w:val="005401B4"/>
    <w:rsid w:val="00540292"/>
    <w:rsid w:val="0054032A"/>
    <w:rsid w:val="005403D8"/>
    <w:rsid w:val="00540501"/>
    <w:rsid w:val="00540803"/>
    <w:rsid w:val="00540D0F"/>
    <w:rsid w:val="005411A9"/>
    <w:rsid w:val="005411B0"/>
    <w:rsid w:val="00541224"/>
    <w:rsid w:val="0054129B"/>
    <w:rsid w:val="00541568"/>
    <w:rsid w:val="00541756"/>
    <w:rsid w:val="005417A6"/>
    <w:rsid w:val="005419D1"/>
    <w:rsid w:val="00541CDF"/>
    <w:rsid w:val="00542196"/>
    <w:rsid w:val="005424B8"/>
    <w:rsid w:val="0054262D"/>
    <w:rsid w:val="0054266A"/>
    <w:rsid w:val="005426DE"/>
    <w:rsid w:val="005426DF"/>
    <w:rsid w:val="0054299E"/>
    <w:rsid w:val="00542BD7"/>
    <w:rsid w:val="00543078"/>
    <w:rsid w:val="005431BC"/>
    <w:rsid w:val="0054326D"/>
    <w:rsid w:val="005433D4"/>
    <w:rsid w:val="005433D7"/>
    <w:rsid w:val="00543426"/>
    <w:rsid w:val="00543532"/>
    <w:rsid w:val="005437E3"/>
    <w:rsid w:val="005437FE"/>
    <w:rsid w:val="005438F7"/>
    <w:rsid w:val="00543B18"/>
    <w:rsid w:val="00543BA5"/>
    <w:rsid w:val="00543EA0"/>
    <w:rsid w:val="005442EE"/>
    <w:rsid w:val="005443A7"/>
    <w:rsid w:val="005444AC"/>
    <w:rsid w:val="00544541"/>
    <w:rsid w:val="00544A7E"/>
    <w:rsid w:val="00544CBE"/>
    <w:rsid w:val="0054507D"/>
    <w:rsid w:val="005451BA"/>
    <w:rsid w:val="0054588A"/>
    <w:rsid w:val="005459F3"/>
    <w:rsid w:val="00545BB7"/>
    <w:rsid w:val="00545C77"/>
    <w:rsid w:val="00545D9A"/>
    <w:rsid w:val="00545DBD"/>
    <w:rsid w:val="00545E8E"/>
    <w:rsid w:val="00545F9A"/>
    <w:rsid w:val="00546048"/>
    <w:rsid w:val="0054611C"/>
    <w:rsid w:val="00546686"/>
    <w:rsid w:val="00546BF4"/>
    <w:rsid w:val="00546F78"/>
    <w:rsid w:val="00547313"/>
    <w:rsid w:val="0054791C"/>
    <w:rsid w:val="005479AC"/>
    <w:rsid w:val="00547B8C"/>
    <w:rsid w:val="00547E27"/>
    <w:rsid w:val="00550013"/>
    <w:rsid w:val="00550017"/>
    <w:rsid w:val="00550043"/>
    <w:rsid w:val="005500C4"/>
    <w:rsid w:val="00550185"/>
    <w:rsid w:val="00550436"/>
    <w:rsid w:val="00550477"/>
    <w:rsid w:val="00550768"/>
    <w:rsid w:val="00550848"/>
    <w:rsid w:val="005508A4"/>
    <w:rsid w:val="00550A02"/>
    <w:rsid w:val="00550C8A"/>
    <w:rsid w:val="00550E8D"/>
    <w:rsid w:val="00550F71"/>
    <w:rsid w:val="00551213"/>
    <w:rsid w:val="005515AB"/>
    <w:rsid w:val="005517F1"/>
    <w:rsid w:val="0055195B"/>
    <w:rsid w:val="00551B4F"/>
    <w:rsid w:val="00551B56"/>
    <w:rsid w:val="00551B79"/>
    <w:rsid w:val="00551BDE"/>
    <w:rsid w:val="00551E4C"/>
    <w:rsid w:val="00551F9D"/>
    <w:rsid w:val="0055249D"/>
    <w:rsid w:val="005525C5"/>
    <w:rsid w:val="00552728"/>
    <w:rsid w:val="005528D7"/>
    <w:rsid w:val="00552949"/>
    <w:rsid w:val="00552B8C"/>
    <w:rsid w:val="00552BC3"/>
    <w:rsid w:val="00552DCC"/>
    <w:rsid w:val="00552F69"/>
    <w:rsid w:val="00553075"/>
    <w:rsid w:val="00553816"/>
    <w:rsid w:val="00553992"/>
    <w:rsid w:val="00553AAA"/>
    <w:rsid w:val="00553AE1"/>
    <w:rsid w:val="00553BE1"/>
    <w:rsid w:val="00553DD7"/>
    <w:rsid w:val="00553FB5"/>
    <w:rsid w:val="00554174"/>
    <w:rsid w:val="005545A8"/>
    <w:rsid w:val="00554777"/>
    <w:rsid w:val="00554909"/>
    <w:rsid w:val="00554DE0"/>
    <w:rsid w:val="00554EB2"/>
    <w:rsid w:val="005552C0"/>
    <w:rsid w:val="00555356"/>
    <w:rsid w:val="0055569C"/>
    <w:rsid w:val="00555759"/>
    <w:rsid w:val="00555801"/>
    <w:rsid w:val="00555934"/>
    <w:rsid w:val="00555C4F"/>
    <w:rsid w:val="00555EA8"/>
    <w:rsid w:val="00556205"/>
    <w:rsid w:val="0055622C"/>
    <w:rsid w:val="005562BF"/>
    <w:rsid w:val="0055643C"/>
    <w:rsid w:val="00556443"/>
    <w:rsid w:val="0055660C"/>
    <w:rsid w:val="005568DB"/>
    <w:rsid w:val="0055693A"/>
    <w:rsid w:val="005569F1"/>
    <w:rsid w:val="00556E50"/>
    <w:rsid w:val="00556E58"/>
    <w:rsid w:val="0055729A"/>
    <w:rsid w:val="0055730E"/>
    <w:rsid w:val="0055742E"/>
    <w:rsid w:val="00557820"/>
    <w:rsid w:val="00557AC4"/>
    <w:rsid w:val="00557B46"/>
    <w:rsid w:val="00557BB1"/>
    <w:rsid w:val="00557BCB"/>
    <w:rsid w:val="00557DAF"/>
    <w:rsid w:val="0055F3B3"/>
    <w:rsid w:val="005601AB"/>
    <w:rsid w:val="0056021E"/>
    <w:rsid w:val="005602BC"/>
    <w:rsid w:val="005602C7"/>
    <w:rsid w:val="005607D3"/>
    <w:rsid w:val="0056085A"/>
    <w:rsid w:val="00560A22"/>
    <w:rsid w:val="00560BF7"/>
    <w:rsid w:val="00560C0D"/>
    <w:rsid w:val="00560DC8"/>
    <w:rsid w:val="0056116A"/>
    <w:rsid w:val="00561265"/>
    <w:rsid w:val="00561778"/>
    <w:rsid w:val="005617B6"/>
    <w:rsid w:val="005617F4"/>
    <w:rsid w:val="0056186C"/>
    <w:rsid w:val="00561A45"/>
    <w:rsid w:val="00561B71"/>
    <w:rsid w:val="00561B97"/>
    <w:rsid w:val="00561D7B"/>
    <w:rsid w:val="00561E24"/>
    <w:rsid w:val="00561EDB"/>
    <w:rsid w:val="00561F65"/>
    <w:rsid w:val="00561FEC"/>
    <w:rsid w:val="0056295A"/>
    <w:rsid w:val="00562AC2"/>
    <w:rsid w:val="00562C09"/>
    <w:rsid w:val="00563346"/>
    <w:rsid w:val="00563A38"/>
    <w:rsid w:val="00563BF0"/>
    <w:rsid w:val="00563C5E"/>
    <w:rsid w:val="00563EC8"/>
    <w:rsid w:val="00563FA0"/>
    <w:rsid w:val="005640AA"/>
    <w:rsid w:val="005640F9"/>
    <w:rsid w:val="005643A8"/>
    <w:rsid w:val="0056465E"/>
    <w:rsid w:val="00564E18"/>
    <w:rsid w:val="005650D7"/>
    <w:rsid w:val="005652D3"/>
    <w:rsid w:val="00565388"/>
    <w:rsid w:val="005653D7"/>
    <w:rsid w:val="005658E1"/>
    <w:rsid w:val="00565A5F"/>
    <w:rsid w:val="00566161"/>
    <w:rsid w:val="005661BA"/>
    <w:rsid w:val="00566290"/>
    <w:rsid w:val="005662EE"/>
    <w:rsid w:val="005663A1"/>
    <w:rsid w:val="0056659C"/>
    <w:rsid w:val="00566793"/>
    <w:rsid w:val="0056686C"/>
    <w:rsid w:val="00566899"/>
    <w:rsid w:val="00566D54"/>
    <w:rsid w:val="005670B4"/>
    <w:rsid w:val="00567111"/>
    <w:rsid w:val="005672E7"/>
    <w:rsid w:val="0056734C"/>
    <w:rsid w:val="005673C6"/>
    <w:rsid w:val="00567415"/>
    <w:rsid w:val="00567B2E"/>
    <w:rsid w:val="00567D0F"/>
    <w:rsid w:val="00567D28"/>
    <w:rsid w:val="00567EBE"/>
    <w:rsid w:val="005700D0"/>
    <w:rsid w:val="00570168"/>
    <w:rsid w:val="0057029A"/>
    <w:rsid w:val="0057047E"/>
    <w:rsid w:val="005709E5"/>
    <w:rsid w:val="00570C33"/>
    <w:rsid w:val="00570DFA"/>
    <w:rsid w:val="00571113"/>
    <w:rsid w:val="00571426"/>
    <w:rsid w:val="00571484"/>
    <w:rsid w:val="005714E8"/>
    <w:rsid w:val="005715CC"/>
    <w:rsid w:val="005718D8"/>
    <w:rsid w:val="00571A54"/>
    <w:rsid w:val="00571B74"/>
    <w:rsid w:val="00571B86"/>
    <w:rsid w:val="0057201D"/>
    <w:rsid w:val="00572063"/>
    <w:rsid w:val="00572080"/>
    <w:rsid w:val="0057250E"/>
    <w:rsid w:val="0057258A"/>
    <w:rsid w:val="005726B3"/>
    <w:rsid w:val="005726B6"/>
    <w:rsid w:val="00572772"/>
    <w:rsid w:val="0057292D"/>
    <w:rsid w:val="00573090"/>
    <w:rsid w:val="00573AE9"/>
    <w:rsid w:val="00573D05"/>
    <w:rsid w:val="00573FE9"/>
    <w:rsid w:val="0057426B"/>
    <w:rsid w:val="005742ED"/>
    <w:rsid w:val="005745AB"/>
    <w:rsid w:val="00574669"/>
    <w:rsid w:val="005749EA"/>
    <w:rsid w:val="00574CDB"/>
    <w:rsid w:val="00575220"/>
    <w:rsid w:val="005755ED"/>
    <w:rsid w:val="00575655"/>
    <w:rsid w:val="005756CA"/>
    <w:rsid w:val="005758DA"/>
    <w:rsid w:val="005758F3"/>
    <w:rsid w:val="0057599E"/>
    <w:rsid w:val="00575C44"/>
    <w:rsid w:val="00575D19"/>
    <w:rsid w:val="005761AC"/>
    <w:rsid w:val="00576398"/>
    <w:rsid w:val="00576599"/>
    <w:rsid w:val="00576CCA"/>
    <w:rsid w:val="00576D08"/>
    <w:rsid w:val="00576D4F"/>
    <w:rsid w:val="005770EB"/>
    <w:rsid w:val="00577177"/>
    <w:rsid w:val="00577341"/>
    <w:rsid w:val="00577869"/>
    <w:rsid w:val="00577944"/>
    <w:rsid w:val="00577964"/>
    <w:rsid w:val="005779B2"/>
    <w:rsid w:val="00577B86"/>
    <w:rsid w:val="00577D9B"/>
    <w:rsid w:val="00577E0E"/>
    <w:rsid w:val="00577F97"/>
    <w:rsid w:val="00580498"/>
    <w:rsid w:val="0058055E"/>
    <w:rsid w:val="0058082B"/>
    <w:rsid w:val="00580A11"/>
    <w:rsid w:val="00580A30"/>
    <w:rsid w:val="00580A31"/>
    <w:rsid w:val="00580CDC"/>
    <w:rsid w:val="0058139B"/>
    <w:rsid w:val="00581500"/>
    <w:rsid w:val="0058178A"/>
    <w:rsid w:val="005819E2"/>
    <w:rsid w:val="00581BF9"/>
    <w:rsid w:val="0058215E"/>
    <w:rsid w:val="00582183"/>
    <w:rsid w:val="005822F1"/>
    <w:rsid w:val="005823E2"/>
    <w:rsid w:val="005824E6"/>
    <w:rsid w:val="005824F2"/>
    <w:rsid w:val="005825BA"/>
    <w:rsid w:val="0058297B"/>
    <w:rsid w:val="005829A4"/>
    <w:rsid w:val="00582D9D"/>
    <w:rsid w:val="00582F22"/>
    <w:rsid w:val="00582FD2"/>
    <w:rsid w:val="005832A0"/>
    <w:rsid w:val="00583365"/>
    <w:rsid w:val="0058343C"/>
    <w:rsid w:val="00583559"/>
    <w:rsid w:val="00583680"/>
    <w:rsid w:val="00583A52"/>
    <w:rsid w:val="00583AC6"/>
    <w:rsid w:val="0058449B"/>
    <w:rsid w:val="00584501"/>
    <w:rsid w:val="00584765"/>
    <w:rsid w:val="005848CF"/>
    <w:rsid w:val="0058493E"/>
    <w:rsid w:val="00584A09"/>
    <w:rsid w:val="00584ABD"/>
    <w:rsid w:val="00584D24"/>
    <w:rsid w:val="00584DC2"/>
    <w:rsid w:val="00584F10"/>
    <w:rsid w:val="00584FE2"/>
    <w:rsid w:val="00585285"/>
    <w:rsid w:val="005857B2"/>
    <w:rsid w:val="00585953"/>
    <w:rsid w:val="00585F67"/>
    <w:rsid w:val="0058605A"/>
    <w:rsid w:val="00586643"/>
    <w:rsid w:val="00586D6C"/>
    <w:rsid w:val="005871C4"/>
    <w:rsid w:val="00587305"/>
    <w:rsid w:val="00587578"/>
    <w:rsid w:val="005875D7"/>
    <w:rsid w:val="00587699"/>
    <w:rsid w:val="005876FE"/>
    <w:rsid w:val="00587AEE"/>
    <w:rsid w:val="00587B6C"/>
    <w:rsid w:val="00587C03"/>
    <w:rsid w:val="00587C26"/>
    <w:rsid w:val="00587D31"/>
    <w:rsid w:val="00587D5A"/>
    <w:rsid w:val="00590340"/>
    <w:rsid w:val="005904CC"/>
    <w:rsid w:val="005904F4"/>
    <w:rsid w:val="00590540"/>
    <w:rsid w:val="00590C17"/>
    <w:rsid w:val="00590C5D"/>
    <w:rsid w:val="00590D33"/>
    <w:rsid w:val="0059116B"/>
    <w:rsid w:val="005911E5"/>
    <w:rsid w:val="00591216"/>
    <w:rsid w:val="00591316"/>
    <w:rsid w:val="00591628"/>
    <w:rsid w:val="00591B31"/>
    <w:rsid w:val="00591BA0"/>
    <w:rsid w:val="00591CED"/>
    <w:rsid w:val="00591DDB"/>
    <w:rsid w:val="00591FA4"/>
    <w:rsid w:val="005920FF"/>
    <w:rsid w:val="005921DE"/>
    <w:rsid w:val="00592215"/>
    <w:rsid w:val="0059222D"/>
    <w:rsid w:val="00592410"/>
    <w:rsid w:val="005926A8"/>
    <w:rsid w:val="005928C5"/>
    <w:rsid w:val="0059294A"/>
    <w:rsid w:val="00592AF4"/>
    <w:rsid w:val="00592B28"/>
    <w:rsid w:val="00592BFA"/>
    <w:rsid w:val="005930BC"/>
    <w:rsid w:val="00593223"/>
    <w:rsid w:val="0059337A"/>
    <w:rsid w:val="005933AB"/>
    <w:rsid w:val="005935AD"/>
    <w:rsid w:val="005935FF"/>
    <w:rsid w:val="00593AE5"/>
    <w:rsid w:val="00593B1F"/>
    <w:rsid w:val="00593C6E"/>
    <w:rsid w:val="00593C97"/>
    <w:rsid w:val="00593CF1"/>
    <w:rsid w:val="00593DD2"/>
    <w:rsid w:val="00593FC5"/>
    <w:rsid w:val="00594066"/>
    <w:rsid w:val="00594524"/>
    <w:rsid w:val="005945E5"/>
    <w:rsid w:val="0059472D"/>
    <w:rsid w:val="00594A66"/>
    <w:rsid w:val="00594AA2"/>
    <w:rsid w:val="00594DC4"/>
    <w:rsid w:val="00594F73"/>
    <w:rsid w:val="00594F87"/>
    <w:rsid w:val="005950BE"/>
    <w:rsid w:val="0059522E"/>
    <w:rsid w:val="00595504"/>
    <w:rsid w:val="0059552B"/>
    <w:rsid w:val="00595699"/>
    <w:rsid w:val="005956C0"/>
    <w:rsid w:val="005959CC"/>
    <w:rsid w:val="00595A83"/>
    <w:rsid w:val="00595E68"/>
    <w:rsid w:val="00596126"/>
    <w:rsid w:val="005961BC"/>
    <w:rsid w:val="00596239"/>
    <w:rsid w:val="005962D0"/>
    <w:rsid w:val="005965D8"/>
    <w:rsid w:val="005966B6"/>
    <w:rsid w:val="005969C0"/>
    <w:rsid w:val="00596D72"/>
    <w:rsid w:val="005970A3"/>
    <w:rsid w:val="00597521"/>
    <w:rsid w:val="005976FB"/>
    <w:rsid w:val="00597A95"/>
    <w:rsid w:val="00597BF7"/>
    <w:rsid w:val="005A00D4"/>
    <w:rsid w:val="005A02CA"/>
    <w:rsid w:val="005A076E"/>
    <w:rsid w:val="005A07CF"/>
    <w:rsid w:val="005A0AB0"/>
    <w:rsid w:val="005A103A"/>
    <w:rsid w:val="005A15FF"/>
    <w:rsid w:val="005A19E6"/>
    <w:rsid w:val="005A1B76"/>
    <w:rsid w:val="005A1B8E"/>
    <w:rsid w:val="005A1C95"/>
    <w:rsid w:val="005A1EBB"/>
    <w:rsid w:val="005A2144"/>
    <w:rsid w:val="005A21A7"/>
    <w:rsid w:val="005A2543"/>
    <w:rsid w:val="005A273D"/>
    <w:rsid w:val="005A2985"/>
    <w:rsid w:val="005A2E1B"/>
    <w:rsid w:val="005A2E53"/>
    <w:rsid w:val="005A300D"/>
    <w:rsid w:val="005A3172"/>
    <w:rsid w:val="005A37AE"/>
    <w:rsid w:val="005A383B"/>
    <w:rsid w:val="005A4215"/>
    <w:rsid w:val="005A43CE"/>
    <w:rsid w:val="005A4571"/>
    <w:rsid w:val="005A4A47"/>
    <w:rsid w:val="005A4BDF"/>
    <w:rsid w:val="005A4C63"/>
    <w:rsid w:val="005A4C83"/>
    <w:rsid w:val="005A4DDD"/>
    <w:rsid w:val="005A4EC6"/>
    <w:rsid w:val="005A505D"/>
    <w:rsid w:val="005A559C"/>
    <w:rsid w:val="005A5624"/>
    <w:rsid w:val="005A5AE3"/>
    <w:rsid w:val="005A5B4F"/>
    <w:rsid w:val="005A6154"/>
    <w:rsid w:val="005A63AE"/>
    <w:rsid w:val="005A643F"/>
    <w:rsid w:val="005A6493"/>
    <w:rsid w:val="005A67A3"/>
    <w:rsid w:val="005A696E"/>
    <w:rsid w:val="005A6A7F"/>
    <w:rsid w:val="005A7100"/>
    <w:rsid w:val="005A74F7"/>
    <w:rsid w:val="005A7866"/>
    <w:rsid w:val="005B0119"/>
    <w:rsid w:val="005B043D"/>
    <w:rsid w:val="005B06E1"/>
    <w:rsid w:val="005B07D7"/>
    <w:rsid w:val="005B099F"/>
    <w:rsid w:val="005B131B"/>
    <w:rsid w:val="005B157B"/>
    <w:rsid w:val="005B1624"/>
    <w:rsid w:val="005B17BD"/>
    <w:rsid w:val="005B17E6"/>
    <w:rsid w:val="005B1A4B"/>
    <w:rsid w:val="005B1D56"/>
    <w:rsid w:val="005B1DBB"/>
    <w:rsid w:val="005B2288"/>
    <w:rsid w:val="005B249B"/>
    <w:rsid w:val="005B24B8"/>
    <w:rsid w:val="005B2616"/>
    <w:rsid w:val="005B2AEE"/>
    <w:rsid w:val="005B2F65"/>
    <w:rsid w:val="005B2FA7"/>
    <w:rsid w:val="005B3400"/>
    <w:rsid w:val="005B35F9"/>
    <w:rsid w:val="005B3BD2"/>
    <w:rsid w:val="005B3C17"/>
    <w:rsid w:val="005B3D22"/>
    <w:rsid w:val="005B3F40"/>
    <w:rsid w:val="005B4013"/>
    <w:rsid w:val="005B425E"/>
    <w:rsid w:val="005B42D0"/>
    <w:rsid w:val="005B44A5"/>
    <w:rsid w:val="005B48C0"/>
    <w:rsid w:val="005B4AC8"/>
    <w:rsid w:val="005B5454"/>
    <w:rsid w:val="005B56BB"/>
    <w:rsid w:val="005B571E"/>
    <w:rsid w:val="005B58A1"/>
    <w:rsid w:val="005B592A"/>
    <w:rsid w:val="005B59BA"/>
    <w:rsid w:val="005B5AD2"/>
    <w:rsid w:val="005B5C78"/>
    <w:rsid w:val="005B5DAA"/>
    <w:rsid w:val="005B60DB"/>
    <w:rsid w:val="005B6208"/>
    <w:rsid w:val="005B641E"/>
    <w:rsid w:val="005B653C"/>
    <w:rsid w:val="005B6989"/>
    <w:rsid w:val="005B6B69"/>
    <w:rsid w:val="005B7039"/>
    <w:rsid w:val="005B7750"/>
    <w:rsid w:val="005B7C1C"/>
    <w:rsid w:val="005B7C7A"/>
    <w:rsid w:val="005C03FB"/>
    <w:rsid w:val="005C04D7"/>
    <w:rsid w:val="005C0910"/>
    <w:rsid w:val="005C0A7D"/>
    <w:rsid w:val="005C10BE"/>
    <w:rsid w:val="005C1216"/>
    <w:rsid w:val="005C18E4"/>
    <w:rsid w:val="005C19BE"/>
    <w:rsid w:val="005C1A5A"/>
    <w:rsid w:val="005C1D00"/>
    <w:rsid w:val="005C23FA"/>
    <w:rsid w:val="005C2714"/>
    <w:rsid w:val="005C287B"/>
    <w:rsid w:val="005C2ABB"/>
    <w:rsid w:val="005C2B20"/>
    <w:rsid w:val="005C2E49"/>
    <w:rsid w:val="005C335C"/>
    <w:rsid w:val="005C362A"/>
    <w:rsid w:val="005C3CC7"/>
    <w:rsid w:val="005C3CD7"/>
    <w:rsid w:val="005C3FAC"/>
    <w:rsid w:val="005C437A"/>
    <w:rsid w:val="005C43F0"/>
    <w:rsid w:val="005C4B98"/>
    <w:rsid w:val="005C4C53"/>
    <w:rsid w:val="005C5233"/>
    <w:rsid w:val="005C53B0"/>
    <w:rsid w:val="005C54E7"/>
    <w:rsid w:val="005C55E6"/>
    <w:rsid w:val="005C5735"/>
    <w:rsid w:val="005C58A6"/>
    <w:rsid w:val="005C5B89"/>
    <w:rsid w:val="005C5C78"/>
    <w:rsid w:val="005C5E37"/>
    <w:rsid w:val="005C5EDB"/>
    <w:rsid w:val="005C5F74"/>
    <w:rsid w:val="005C5FB3"/>
    <w:rsid w:val="005C60A6"/>
    <w:rsid w:val="005C61E6"/>
    <w:rsid w:val="005C63F1"/>
    <w:rsid w:val="005C64C8"/>
    <w:rsid w:val="005C657E"/>
    <w:rsid w:val="005C6872"/>
    <w:rsid w:val="005C690D"/>
    <w:rsid w:val="005C6932"/>
    <w:rsid w:val="005C6B8F"/>
    <w:rsid w:val="005C72DB"/>
    <w:rsid w:val="005C7692"/>
    <w:rsid w:val="005C769B"/>
    <w:rsid w:val="005C7955"/>
    <w:rsid w:val="005C79D1"/>
    <w:rsid w:val="005C7E13"/>
    <w:rsid w:val="005C7EF2"/>
    <w:rsid w:val="005D01BB"/>
    <w:rsid w:val="005D0963"/>
    <w:rsid w:val="005D0B4A"/>
    <w:rsid w:val="005D110E"/>
    <w:rsid w:val="005D11D2"/>
    <w:rsid w:val="005D1393"/>
    <w:rsid w:val="005D168B"/>
    <w:rsid w:val="005D194B"/>
    <w:rsid w:val="005D1DC8"/>
    <w:rsid w:val="005D203A"/>
    <w:rsid w:val="005D2249"/>
    <w:rsid w:val="005D23DF"/>
    <w:rsid w:val="005D287E"/>
    <w:rsid w:val="005D2991"/>
    <w:rsid w:val="005D29D4"/>
    <w:rsid w:val="005D2BD9"/>
    <w:rsid w:val="005D2C6B"/>
    <w:rsid w:val="005D2FE4"/>
    <w:rsid w:val="005D30E0"/>
    <w:rsid w:val="005D325B"/>
    <w:rsid w:val="005D3278"/>
    <w:rsid w:val="005D334D"/>
    <w:rsid w:val="005D3807"/>
    <w:rsid w:val="005D3E14"/>
    <w:rsid w:val="005D3EDD"/>
    <w:rsid w:val="005D4022"/>
    <w:rsid w:val="005D40AF"/>
    <w:rsid w:val="005D463B"/>
    <w:rsid w:val="005D4845"/>
    <w:rsid w:val="005D4BD9"/>
    <w:rsid w:val="005D4BE8"/>
    <w:rsid w:val="005D4DC0"/>
    <w:rsid w:val="005D5333"/>
    <w:rsid w:val="005D5393"/>
    <w:rsid w:val="005D56E3"/>
    <w:rsid w:val="005D5BDC"/>
    <w:rsid w:val="005D5EA6"/>
    <w:rsid w:val="005D6115"/>
    <w:rsid w:val="005D61B4"/>
    <w:rsid w:val="005D689E"/>
    <w:rsid w:val="005D6ABF"/>
    <w:rsid w:val="005D6C62"/>
    <w:rsid w:val="005D783E"/>
    <w:rsid w:val="005D784C"/>
    <w:rsid w:val="005D7955"/>
    <w:rsid w:val="005D7B1A"/>
    <w:rsid w:val="005D7FFD"/>
    <w:rsid w:val="005E0272"/>
    <w:rsid w:val="005E03A4"/>
    <w:rsid w:val="005E03FF"/>
    <w:rsid w:val="005E0700"/>
    <w:rsid w:val="005E0822"/>
    <w:rsid w:val="005E0918"/>
    <w:rsid w:val="005E0E8A"/>
    <w:rsid w:val="005E106D"/>
    <w:rsid w:val="005E114D"/>
    <w:rsid w:val="005E14B1"/>
    <w:rsid w:val="005E151E"/>
    <w:rsid w:val="005E164B"/>
    <w:rsid w:val="005E16E8"/>
    <w:rsid w:val="005E1866"/>
    <w:rsid w:val="005E1C8F"/>
    <w:rsid w:val="005E229A"/>
    <w:rsid w:val="005E273F"/>
    <w:rsid w:val="005E32BC"/>
    <w:rsid w:val="005E3355"/>
    <w:rsid w:val="005E35DA"/>
    <w:rsid w:val="005E3850"/>
    <w:rsid w:val="005E3F41"/>
    <w:rsid w:val="005E416E"/>
    <w:rsid w:val="005E41AB"/>
    <w:rsid w:val="005E43AF"/>
    <w:rsid w:val="005E45FC"/>
    <w:rsid w:val="005E4610"/>
    <w:rsid w:val="005E4C47"/>
    <w:rsid w:val="005E4D17"/>
    <w:rsid w:val="005E4E27"/>
    <w:rsid w:val="005E500A"/>
    <w:rsid w:val="005E5114"/>
    <w:rsid w:val="005E525A"/>
    <w:rsid w:val="005E52CB"/>
    <w:rsid w:val="005E5467"/>
    <w:rsid w:val="005E5597"/>
    <w:rsid w:val="005E5916"/>
    <w:rsid w:val="005E59AE"/>
    <w:rsid w:val="005E600F"/>
    <w:rsid w:val="005E653E"/>
    <w:rsid w:val="005E6702"/>
    <w:rsid w:val="005E6D6C"/>
    <w:rsid w:val="005E70C0"/>
    <w:rsid w:val="005E7311"/>
    <w:rsid w:val="005E7316"/>
    <w:rsid w:val="005E772B"/>
    <w:rsid w:val="005E7737"/>
    <w:rsid w:val="005E7963"/>
    <w:rsid w:val="005E7A4B"/>
    <w:rsid w:val="005E7C8C"/>
    <w:rsid w:val="005E7CC2"/>
    <w:rsid w:val="005F0048"/>
    <w:rsid w:val="005F004D"/>
    <w:rsid w:val="005F01A3"/>
    <w:rsid w:val="005F0355"/>
    <w:rsid w:val="005F0359"/>
    <w:rsid w:val="005F0373"/>
    <w:rsid w:val="005F05BE"/>
    <w:rsid w:val="005F068E"/>
    <w:rsid w:val="005F08BF"/>
    <w:rsid w:val="005F0A78"/>
    <w:rsid w:val="005F118F"/>
    <w:rsid w:val="005F1198"/>
    <w:rsid w:val="005F11D5"/>
    <w:rsid w:val="005F1290"/>
    <w:rsid w:val="005F12A9"/>
    <w:rsid w:val="005F1482"/>
    <w:rsid w:val="005F1585"/>
    <w:rsid w:val="005F15C4"/>
    <w:rsid w:val="005F16FC"/>
    <w:rsid w:val="005F173E"/>
    <w:rsid w:val="005F18E9"/>
    <w:rsid w:val="005F1A54"/>
    <w:rsid w:val="005F2167"/>
    <w:rsid w:val="005F217A"/>
    <w:rsid w:val="005F22A8"/>
    <w:rsid w:val="005F2353"/>
    <w:rsid w:val="005F23D8"/>
    <w:rsid w:val="005F2503"/>
    <w:rsid w:val="005F2699"/>
    <w:rsid w:val="005F27F5"/>
    <w:rsid w:val="005F286B"/>
    <w:rsid w:val="005F28DD"/>
    <w:rsid w:val="005F2A12"/>
    <w:rsid w:val="005F2A8D"/>
    <w:rsid w:val="005F2ABB"/>
    <w:rsid w:val="005F2D48"/>
    <w:rsid w:val="005F3099"/>
    <w:rsid w:val="005F322E"/>
    <w:rsid w:val="005F3442"/>
    <w:rsid w:val="005F3470"/>
    <w:rsid w:val="005F3497"/>
    <w:rsid w:val="005F354A"/>
    <w:rsid w:val="005F386F"/>
    <w:rsid w:val="005F3977"/>
    <w:rsid w:val="005F3983"/>
    <w:rsid w:val="005F39A0"/>
    <w:rsid w:val="005F3A38"/>
    <w:rsid w:val="005F3AE6"/>
    <w:rsid w:val="005F3C36"/>
    <w:rsid w:val="005F3C80"/>
    <w:rsid w:val="005F3CE8"/>
    <w:rsid w:val="005F3CF6"/>
    <w:rsid w:val="005F3E52"/>
    <w:rsid w:val="005F3F99"/>
    <w:rsid w:val="005F4305"/>
    <w:rsid w:val="005F437F"/>
    <w:rsid w:val="005F45B1"/>
    <w:rsid w:val="005F47BF"/>
    <w:rsid w:val="005F49A7"/>
    <w:rsid w:val="005F4D04"/>
    <w:rsid w:val="005F507B"/>
    <w:rsid w:val="005F531D"/>
    <w:rsid w:val="005F538F"/>
    <w:rsid w:val="005F53F3"/>
    <w:rsid w:val="005F546B"/>
    <w:rsid w:val="005F5496"/>
    <w:rsid w:val="005F5848"/>
    <w:rsid w:val="005F5853"/>
    <w:rsid w:val="005F5888"/>
    <w:rsid w:val="005F5BCA"/>
    <w:rsid w:val="005F6454"/>
    <w:rsid w:val="005F655F"/>
    <w:rsid w:val="005F68F4"/>
    <w:rsid w:val="005F6AF9"/>
    <w:rsid w:val="005F6C63"/>
    <w:rsid w:val="005F6D2A"/>
    <w:rsid w:val="005F6F8E"/>
    <w:rsid w:val="005F7486"/>
    <w:rsid w:val="005F76BD"/>
    <w:rsid w:val="005F7AD1"/>
    <w:rsid w:val="005F7DA7"/>
    <w:rsid w:val="005F7DAA"/>
    <w:rsid w:val="005F7EE7"/>
    <w:rsid w:val="0060014E"/>
    <w:rsid w:val="006001BC"/>
    <w:rsid w:val="00600229"/>
    <w:rsid w:val="0060028B"/>
    <w:rsid w:val="0060043D"/>
    <w:rsid w:val="006004C6"/>
    <w:rsid w:val="006009F1"/>
    <w:rsid w:val="00600B1A"/>
    <w:rsid w:val="00600D97"/>
    <w:rsid w:val="00600F88"/>
    <w:rsid w:val="00601032"/>
    <w:rsid w:val="006010C2"/>
    <w:rsid w:val="0060130E"/>
    <w:rsid w:val="006015A3"/>
    <w:rsid w:val="00601A0B"/>
    <w:rsid w:val="00601E30"/>
    <w:rsid w:val="00601F7C"/>
    <w:rsid w:val="00602036"/>
    <w:rsid w:val="0060226D"/>
    <w:rsid w:val="00602412"/>
    <w:rsid w:val="006025A1"/>
    <w:rsid w:val="00602C77"/>
    <w:rsid w:val="00602D01"/>
    <w:rsid w:val="00602FCD"/>
    <w:rsid w:val="006031B8"/>
    <w:rsid w:val="00603891"/>
    <w:rsid w:val="006039B8"/>
    <w:rsid w:val="00603B4D"/>
    <w:rsid w:val="00604482"/>
    <w:rsid w:val="00604545"/>
    <w:rsid w:val="0060483C"/>
    <w:rsid w:val="00604944"/>
    <w:rsid w:val="00604998"/>
    <w:rsid w:val="00604BA4"/>
    <w:rsid w:val="00604C4A"/>
    <w:rsid w:val="00604EF9"/>
    <w:rsid w:val="00605191"/>
    <w:rsid w:val="006053CC"/>
    <w:rsid w:val="00605403"/>
    <w:rsid w:val="006054BD"/>
    <w:rsid w:val="006057C0"/>
    <w:rsid w:val="006058CE"/>
    <w:rsid w:val="00605C55"/>
    <w:rsid w:val="00605C77"/>
    <w:rsid w:val="00605CEA"/>
    <w:rsid w:val="00605DC0"/>
    <w:rsid w:val="00605ED4"/>
    <w:rsid w:val="006063D8"/>
    <w:rsid w:val="006066E4"/>
    <w:rsid w:val="0060671C"/>
    <w:rsid w:val="00606751"/>
    <w:rsid w:val="006067F3"/>
    <w:rsid w:val="00606864"/>
    <w:rsid w:val="006068E7"/>
    <w:rsid w:val="00607389"/>
    <w:rsid w:val="00607406"/>
    <w:rsid w:val="00607631"/>
    <w:rsid w:val="006076C2"/>
    <w:rsid w:val="006076EC"/>
    <w:rsid w:val="00607988"/>
    <w:rsid w:val="00607B6A"/>
    <w:rsid w:val="006103BD"/>
    <w:rsid w:val="0061073B"/>
    <w:rsid w:val="0061076D"/>
    <w:rsid w:val="00610897"/>
    <w:rsid w:val="00610A40"/>
    <w:rsid w:val="00610B61"/>
    <w:rsid w:val="00610B95"/>
    <w:rsid w:val="0061103A"/>
    <w:rsid w:val="00611187"/>
    <w:rsid w:val="00611357"/>
    <w:rsid w:val="00611442"/>
    <w:rsid w:val="00611479"/>
    <w:rsid w:val="006117D2"/>
    <w:rsid w:val="006118CF"/>
    <w:rsid w:val="00611919"/>
    <w:rsid w:val="0061198A"/>
    <w:rsid w:val="00611D19"/>
    <w:rsid w:val="00611E40"/>
    <w:rsid w:val="00611F20"/>
    <w:rsid w:val="00612028"/>
    <w:rsid w:val="006120EB"/>
    <w:rsid w:val="006125AA"/>
    <w:rsid w:val="00612654"/>
    <w:rsid w:val="006127C2"/>
    <w:rsid w:val="00612810"/>
    <w:rsid w:val="00612812"/>
    <w:rsid w:val="0061298E"/>
    <w:rsid w:val="00612BE2"/>
    <w:rsid w:val="00612C37"/>
    <w:rsid w:val="00612C97"/>
    <w:rsid w:val="00612E33"/>
    <w:rsid w:val="00612E66"/>
    <w:rsid w:val="00612E7E"/>
    <w:rsid w:val="00612F47"/>
    <w:rsid w:val="006131B1"/>
    <w:rsid w:val="00613247"/>
    <w:rsid w:val="00613342"/>
    <w:rsid w:val="00613457"/>
    <w:rsid w:val="00613769"/>
    <w:rsid w:val="00613947"/>
    <w:rsid w:val="00613965"/>
    <w:rsid w:val="00613DFC"/>
    <w:rsid w:val="00613E8D"/>
    <w:rsid w:val="00613EB7"/>
    <w:rsid w:val="00613F44"/>
    <w:rsid w:val="0061416A"/>
    <w:rsid w:val="0061417A"/>
    <w:rsid w:val="00614507"/>
    <w:rsid w:val="0061495B"/>
    <w:rsid w:val="00614C31"/>
    <w:rsid w:val="00614DE5"/>
    <w:rsid w:val="00614F56"/>
    <w:rsid w:val="0061509A"/>
    <w:rsid w:val="006150FD"/>
    <w:rsid w:val="00615221"/>
    <w:rsid w:val="006152C8"/>
    <w:rsid w:val="00615368"/>
    <w:rsid w:val="006154A7"/>
    <w:rsid w:val="006154AB"/>
    <w:rsid w:val="006154D8"/>
    <w:rsid w:val="00615776"/>
    <w:rsid w:val="0061597F"/>
    <w:rsid w:val="00615DE9"/>
    <w:rsid w:val="00616237"/>
    <w:rsid w:val="00616361"/>
    <w:rsid w:val="006163C7"/>
    <w:rsid w:val="00616599"/>
    <w:rsid w:val="006165DA"/>
    <w:rsid w:val="00616777"/>
    <w:rsid w:val="0061687E"/>
    <w:rsid w:val="00616987"/>
    <w:rsid w:val="00616C4D"/>
    <w:rsid w:val="00617115"/>
    <w:rsid w:val="00617781"/>
    <w:rsid w:val="00617ABB"/>
    <w:rsid w:val="00617B2F"/>
    <w:rsid w:val="0062008A"/>
    <w:rsid w:val="006203EF"/>
    <w:rsid w:val="00620671"/>
    <w:rsid w:val="006206A3"/>
    <w:rsid w:val="00620777"/>
    <w:rsid w:val="006208FB"/>
    <w:rsid w:val="006209F4"/>
    <w:rsid w:val="006215FC"/>
    <w:rsid w:val="00621A92"/>
    <w:rsid w:val="00621F4E"/>
    <w:rsid w:val="0062203F"/>
    <w:rsid w:val="00622168"/>
    <w:rsid w:val="00622223"/>
    <w:rsid w:val="00622298"/>
    <w:rsid w:val="006222F1"/>
    <w:rsid w:val="006224EA"/>
    <w:rsid w:val="00622583"/>
    <w:rsid w:val="00622636"/>
    <w:rsid w:val="006228AF"/>
    <w:rsid w:val="00622951"/>
    <w:rsid w:val="00622D5B"/>
    <w:rsid w:val="00622F63"/>
    <w:rsid w:val="006233FE"/>
    <w:rsid w:val="00623542"/>
    <w:rsid w:val="00623576"/>
    <w:rsid w:val="006235F9"/>
    <w:rsid w:val="00623792"/>
    <w:rsid w:val="006237E4"/>
    <w:rsid w:val="00623EB1"/>
    <w:rsid w:val="00623F7C"/>
    <w:rsid w:val="00624002"/>
    <w:rsid w:val="00624856"/>
    <w:rsid w:val="00624873"/>
    <w:rsid w:val="00624985"/>
    <w:rsid w:val="00624B8A"/>
    <w:rsid w:val="00624CF3"/>
    <w:rsid w:val="00624E41"/>
    <w:rsid w:val="00624FA8"/>
    <w:rsid w:val="00624FAA"/>
    <w:rsid w:val="006252C8"/>
    <w:rsid w:val="0062553F"/>
    <w:rsid w:val="0062578C"/>
    <w:rsid w:val="0062583A"/>
    <w:rsid w:val="00625904"/>
    <w:rsid w:val="00625BA6"/>
    <w:rsid w:val="00625DF9"/>
    <w:rsid w:val="0062624E"/>
    <w:rsid w:val="0062629B"/>
    <w:rsid w:val="006263D9"/>
    <w:rsid w:val="0062668B"/>
    <w:rsid w:val="0062670D"/>
    <w:rsid w:val="00626992"/>
    <w:rsid w:val="00626A38"/>
    <w:rsid w:val="00626AD8"/>
    <w:rsid w:val="00626B89"/>
    <w:rsid w:val="00626C4B"/>
    <w:rsid w:val="00626DBC"/>
    <w:rsid w:val="00627032"/>
    <w:rsid w:val="006270C5"/>
    <w:rsid w:val="0062712A"/>
    <w:rsid w:val="00627394"/>
    <w:rsid w:val="00627947"/>
    <w:rsid w:val="00627B48"/>
    <w:rsid w:val="00627B6E"/>
    <w:rsid w:val="00627D28"/>
    <w:rsid w:val="00627D85"/>
    <w:rsid w:val="0062BCD4"/>
    <w:rsid w:val="00630095"/>
    <w:rsid w:val="00630126"/>
    <w:rsid w:val="006305FB"/>
    <w:rsid w:val="00630704"/>
    <w:rsid w:val="006307FF"/>
    <w:rsid w:val="00630AF4"/>
    <w:rsid w:val="00630B8F"/>
    <w:rsid w:val="00630EBB"/>
    <w:rsid w:val="0063147B"/>
    <w:rsid w:val="006319B5"/>
    <w:rsid w:val="00631A4F"/>
    <w:rsid w:val="00631A8F"/>
    <w:rsid w:val="00631B6F"/>
    <w:rsid w:val="0063221D"/>
    <w:rsid w:val="006329A1"/>
    <w:rsid w:val="00632AD9"/>
    <w:rsid w:val="00632B45"/>
    <w:rsid w:val="00632C9E"/>
    <w:rsid w:val="006332B0"/>
    <w:rsid w:val="006336B8"/>
    <w:rsid w:val="006337E9"/>
    <w:rsid w:val="00633D17"/>
    <w:rsid w:val="00633D95"/>
    <w:rsid w:val="00633EA4"/>
    <w:rsid w:val="006343A2"/>
    <w:rsid w:val="006343A3"/>
    <w:rsid w:val="00634499"/>
    <w:rsid w:val="006344C1"/>
    <w:rsid w:val="00634780"/>
    <w:rsid w:val="006349B0"/>
    <w:rsid w:val="00634B2E"/>
    <w:rsid w:val="00634BD0"/>
    <w:rsid w:val="00634D76"/>
    <w:rsid w:val="00634DC1"/>
    <w:rsid w:val="00634EA0"/>
    <w:rsid w:val="00634EC1"/>
    <w:rsid w:val="006353EA"/>
    <w:rsid w:val="00635531"/>
    <w:rsid w:val="0063561B"/>
    <w:rsid w:val="006356F8"/>
    <w:rsid w:val="00635759"/>
    <w:rsid w:val="00635824"/>
    <w:rsid w:val="006359BF"/>
    <w:rsid w:val="00635AE8"/>
    <w:rsid w:val="00635BA3"/>
    <w:rsid w:val="00635D3A"/>
    <w:rsid w:val="00635E9F"/>
    <w:rsid w:val="006363FF"/>
    <w:rsid w:val="006365A8"/>
    <w:rsid w:val="006368A5"/>
    <w:rsid w:val="00636A15"/>
    <w:rsid w:val="00636B11"/>
    <w:rsid w:val="00636C60"/>
    <w:rsid w:val="00636F3E"/>
    <w:rsid w:val="00637234"/>
    <w:rsid w:val="0063734E"/>
    <w:rsid w:val="00637554"/>
    <w:rsid w:val="006375FB"/>
    <w:rsid w:val="00637C4E"/>
    <w:rsid w:val="00637C56"/>
    <w:rsid w:val="00637DF8"/>
    <w:rsid w:val="00637FD9"/>
    <w:rsid w:val="00637FE4"/>
    <w:rsid w:val="006403D0"/>
    <w:rsid w:val="00640655"/>
    <w:rsid w:val="006406D3"/>
    <w:rsid w:val="006406F9"/>
    <w:rsid w:val="00640BB6"/>
    <w:rsid w:val="00640FBF"/>
    <w:rsid w:val="0064100B"/>
    <w:rsid w:val="00641033"/>
    <w:rsid w:val="00641242"/>
    <w:rsid w:val="0064139A"/>
    <w:rsid w:val="0064174C"/>
    <w:rsid w:val="006418C8"/>
    <w:rsid w:val="00642325"/>
    <w:rsid w:val="00642A58"/>
    <w:rsid w:val="00642BE0"/>
    <w:rsid w:val="00642E98"/>
    <w:rsid w:val="00642F16"/>
    <w:rsid w:val="00642F4C"/>
    <w:rsid w:val="00642F6F"/>
    <w:rsid w:val="00642FCB"/>
    <w:rsid w:val="00643168"/>
    <w:rsid w:val="00643255"/>
    <w:rsid w:val="00643283"/>
    <w:rsid w:val="006434B5"/>
    <w:rsid w:val="006437BF"/>
    <w:rsid w:val="00643823"/>
    <w:rsid w:val="0064382C"/>
    <w:rsid w:val="00643974"/>
    <w:rsid w:val="00643DC1"/>
    <w:rsid w:val="006441AA"/>
    <w:rsid w:val="006447FC"/>
    <w:rsid w:val="006448EA"/>
    <w:rsid w:val="00644E49"/>
    <w:rsid w:val="00644FCD"/>
    <w:rsid w:val="0064517D"/>
    <w:rsid w:val="0064525D"/>
    <w:rsid w:val="006459A0"/>
    <w:rsid w:val="00645CB6"/>
    <w:rsid w:val="00645D19"/>
    <w:rsid w:val="00645E6A"/>
    <w:rsid w:val="006464C4"/>
    <w:rsid w:val="0064663C"/>
    <w:rsid w:val="006469F4"/>
    <w:rsid w:val="00646B3E"/>
    <w:rsid w:val="00646FA6"/>
    <w:rsid w:val="006470AF"/>
    <w:rsid w:val="006471AD"/>
    <w:rsid w:val="006474E7"/>
    <w:rsid w:val="006474ED"/>
    <w:rsid w:val="006476BC"/>
    <w:rsid w:val="006477DD"/>
    <w:rsid w:val="00647BAB"/>
    <w:rsid w:val="00647CDF"/>
    <w:rsid w:val="00647D37"/>
    <w:rsid w:val="006500AF"/>
    <w:rsid w:val="00650144"/>
    <w:rsid w:val="006503F1"/>
    <w:rsid w:val="00650542"/>
    <w:rsid w:val="006505FE"/>
    <w:rsid w:val="00650764"/>
    <w:rsid w:val="00650963"/>
    <w:rsid w:val="00650A5C"/>
    <w:rsid w:val="00650F35"/>
    <w:rsid w:val="006510F5"/>
    <w:rsid w:val="0065127E"/>
    <w:rsid w:val="006512CF"/>
    <w:rsid w:val="006515C5"/>
    <w:rsid w:val="0065180B"/>
    <w:rsid w:val="00651969"/>
    <w:rsid w:val="00651A52"/>
    <w:rsid w:val="00651BC2"/>
    <w:rsid w:val="00651D34"/>
    <w:rsid w:val="00651FA2"/>
    <w:rsid w:val="006526E3"/>
    <w:rsid w:val="00652A91"/>
    <w:rsid w:val="00652ADE"/>
    <w:rsid w:val="00652CE9"/>
    <w:rsid w:val="006532A1"/>
    <w:rsid w:val="0065348E"/>
    <w:rsid w:val="006534F6"/>
    <w:rsid w:val="00653754"/>
    <w:rsid w:val="006539D7"/>
    <w:rsid w:val="00653C99"/>
    <w:rsid w:val="00653D53"/>
    <w:rsid w:val="00653FD2"/>
    <w:rsid w:val="00653FEA"/>
    <w:rsid w:val="0065406D"/>
    <w:rsid w:val="00654F65"/>
    <w:rsid w:val="00655064"/>
    <w:rsid w:val="0065522D"/>
    <w:rsid w:val="00655415"/>
    <w:rsid w:val="0065543E"/>
    <w:rsid w:val="006555F5"/>
    <w:rsid w:val="0065585F"/>
    <w:rsid w:val="00655A8B"/>
    <w:rsid w:val="0065694F"/>
    <w:rsid w:val="00656B68"/>
    <w:rsid w:val="00656C71"/>
    <w:rsid w:val="00656FC4"/>
    <w:rsid w:val="0065700E"/>
    <w:rsid w:val="006577D5"/>
    <w:rsid w:val="00657889"/>
    <w:rsid w:val="006578C3"/>
    <w:rsid w:val="006578DF"/>
    <w:rsid w:val="00657F4D"/>
    <w:rsid w:val="006600B9"/>
    <w:rsid w:val="006600DE"/>
    <w:rsid w:val="006600F8"/>
    <w:rsid w:val="0066048D"/>
    <w:rsid w:val="0066058B"/>
    <w:rsid w:val="006605C4"/>
    <w:rsid w:val="00660744"/>
    <w:rsid w:val="00660A23"/>
    <w:rsid w:val="00660A32"/>
    <w:rsid w:val="00660B89"/>
    <w:rsid w:val="00660D80"/>
    <w:rsid w:val="00660FAF"/>
    <w:rsid w:val="00661529"/>
    <w:rsid w:val="006618C9"/>
    <w:rsid w:val="00661C90"/>
    <w:rsid w:val="00661F9B"/>
    <w:rsid w:val="00661FC8"/>
    <w:rsid w:val="00662129"/>
    <w:rsid w:val="00662192"/>
    <w:rsid w:val="006623CF"/>
    <w:rsid w:val="006623EE"/>
    <w:rsid w:val="006624B3"/>
    <w:rsid w:val="006627C6"/>
    <w:rsid w:val="00662D17"/>
    <w:rsid w:val="00662E87"/>
    <w:rsid w:val="006631D3"/>
    <w:rsid w:val="00663731"/>
    <w:rsid w:val="00663891"/>
    <w:rsid w:val="0066395E"/>
    <w:rsid w:val="00663D33"/>
    <w:rsid w:val="00663DCE"/>
    <w:rsid w:val="006643FF"/>
    <w:rsid w:val="006644C9"/>
    <w:rsid w:val="006646D5"/>
    <w:rsid w:val="00664785"/>
    <w:rsid w:val="00664A1A"/>
    <w:rsid w:val="00664B6F"/>
    <w:rsid w:val="00664CA1"/>
    <w:rsid w:val="00664D44"/>
    <w:rsid w:val="00664FE3"/>
    <w:rsid w:val="0066508B"/>
    <w:rsid w:val="00665175"/>
    <w:rsid w:val="006652B1"/>
    <w:rsid w:val="006654A8"/>
    <w:rsid w:val="006654DF"/>
    <w:rsid w:val="0066556E"/>
    <w:rsid w:val="0066599A"/>
    <w:rsid w:val="00665D2C"/>
    <w:rsid w:val="00665D33"/>
    <w:rsid w:val="00665D95"/>
    <w:rsid w:val="00665ECF"/>
    <w:rsid w:val="00666128"/>
    <w:rsid w:val="0066640F"/>
    <w:rsid w:val="0066654D"/>
    <w:rsid w:val="00666720"/>
    <w:rsid w:val="00666C8A"/>
    <w:rsid w:val="00666D7C"/>
    <w:rsid w:val="00666EAF"/>
    <w:rsid w:val="00666F4D"/>
    <w:rsid w:val="00667076"/>
    <w:rsid w:val="00667161"/>
    <w:rsid w:val="006674E7"/>
    <w:rsid w:val="00667634"/>
    <w:rsid w:val="006676DA"/>
    <w:rsid w:val="00667732"/>
    <w:rsid w:val="006677B1"/>
    <w:rsid w:val="00667877"/>
    <w:rsid w:val="00667911"/>
    <w:rsid w:val="00667994"/>
    <w:rsid w:val="00667A47"/>
    <w:rsid w:val="00667ADC"/>
    <w:rsid w:val="00667F97"/>
    <w:rsid w:val="006700B7"/>
    <w:rsid w:val="006704AE"/>
    <w:rsid w:val="00670C0F"/>
    <w:rsid w:val="006714E7"/>
    <w:rsid w:val="0067155C"/>
    <w:rsid w:val="00671696"/>
    <w:rsid w:val="006719E6"/>
    <w:rsid w:val="00671C8A"/>
    <w:rsid w:val="00671C92"/>
    <w:rsid w:val="00671CCB"/>
    <w:rsid w:val="00671F6E"/>
    <w:rsid w:val="00672292"/>
    <w:rsid w:val="00672445"/>
    <w:rsid w:val="00672477"/>
    <w:rsid w:val="00672564"/>
    <w:rsid w:val="00672936"/>
    <w:rsid w:val="00672AC8"/>
    <w:rsid w:val="00672C3B"/>
    <w:rsid w:val="00672CE4"/>
    <w:rsid w:val="0067363A"/>
    <w:rsid w:val="006737A6"/>
    <w:rsid w:val="0067393A"/>
    <w:rsid w:val="00673C9C"/>
    <w:rsid w:val="00674180"/>
    <w:rsid w:val="00674294"/>
    <w:rsid w:val="00674346"/>
    <w:rsid w:val="0067458B"/>
    <w:rsid w:val="00674890"/>
    <w:rsid w:val="00674B77"/>
    <w:rsid w:val="00674BFC"/>
    <w:rsid w:val="00674E37"/>
    <w:rsid w:val="0067509F"/>
    <w:rsid w:val="006750EB"/>
    <w:rsid w:val="00675185"/>
    <w:rsid w:val="0067520F"/>
    <w:rsid w:val="00675794"/>
    <w:rsid w:val="00675865"/>
    <w:rsid w:val="006759EC"/>
    <w:rsid w:val="00675B88"/>
    <w:rsid w:val="00675BFD"/>
    <w:rsid w:val="00675CA8"/>
    <w:rsid w:val="00675D41"/>
    <w:rsid w:val="00675D6B"/>
    <w:rsid w:val="00675FBE"/>
    <w:rsid w:val="0067622D"/>
    <w:rsid w:val="006763F3"/>
    <w:rsid w:val="006765DF"/>
    <w:rsid w:val="006765EB"/>
    <w:rsid w:val="006768C4"/>
    <w:rsid w:val="006769D9"/>
    <w:rsid w:val="00676A68"/>
    <w:rsid w:val="00676A81"/>
    <w:rsid w:val="00676B35"/>
    <w:rsid w:val="00676C0B"/>
    <w:rsid w:val="00676DD9"/>
    <w:rsid w:val="00676F8C"/>
    <w:rsid w:val="006770B1"/>
    <w:rsid w:val="006770E9"/>
    <w:rsid w:val="00677A20"/>
    <w:rsid w:val="00677ACC"/>
    <w:rsid w:val="00680059"/>
    <w:rsid w:val="006800E5"/>
    <w:rsid w:val="006800F8"/>
    <w:rsid w:val="0068012D"/>
    <w:rsid w:val="006801BC"/>
    <w:rsid w:val="006801C7"/>
    <w:rsid w:val="0068027E"/>
    <w:rsid w:val="0068028F"/>
    <w:rsid w:val="0068044C"/>
    <w:rsid w:val="00680535"/>
    <w:rsid w:val="006808F7"/>
    <w:rsid w:val="00680E06"/>
    <w:rsid w:val="00680EA4"/>
    <w:rsid w:val="00680F46"/>
    <w:rsid w:val="0068115D"/>
    <w:rsid w:val="00681752"/>
    <w:rsid w:val="00681D96"/>
    <w:rsid w:val="00681EFA"/>
    <w:rsid w:val="006820D3"/>
    <w:rsid w:val="006822EC"/>
    <w:rsid w:val="00682302"/>
    <w:rsid w:val="006823D1"/>
    <w:rsid w:val="00682543"/>
    <w:rsid w:val="0068269D"/>
    <w:rsid w:val="006826D6"/>
    <w:rsid w:val="00682905"/>
    <w:rsid w:val="00682972"/>
    <w:rsid w:val="00682A1E"/>
    <w:rsid w:val="00682ACC"/>
    <w:rsid w:val="00682B31"/>
    <w:rsid w:val="00682EEF"/>
    <w:rsid w:val="00682FA4"/>
    <w:rsid w:val="00682FAB"/>
    <w:rsid w:val="00683190"/>
    <w:rsid w:val="006831F4"/>
    <w:rsid w:val="00683546"/>
    <w:rsid w:val="0068356C"/>
    <w:rsid w:val="0068366A"/>
    <w:rsid w:val="00683910"/>
    <w:rsid w:val="00683A02"/>
    <w:rsid w:val="00683C52"/>
    <w:rsid w:val="00683E07"/>
    <w:rsid w:val="00683F0E"/>
    <w:rsid w:val="00684752"/>
    <w:rsid w:val="006847C3"/>
    <w:rsid w:val="0068492E"/>
    <w:rsid w:val="006849B7"/>
    <w:rsid w:val="00684F08"/>
    <w:rsid w:val="006855FF"/>
    <w:rsid w:val="00685750"/>
    <w:rsid w:val="00685789"/>
    <w:rsid w:val="006857D3"/>
    <w:rsid w:val="00685B79"/>
    <w:rsid w:val="00685B8B"/>
    <w:rsid w:val="00685BAD"/>
    <w:rsid w:val="00685BC6"/>
    <w:rsid w:val="00685D0C"/>
    <w:rsid w:val="006861A0"/>
    <w:rsid w:val="006861BE"/>
    <w:rsid w:val="00686540"/>
    <w:rsid w:val="00686662"/>
    <w:rsid w:val="006867EF"/>
    <w:rsid w:val="00686C40"/>
    <w:rsid w:val="00686E4F"/>
    <w:rsid w:val="00686F99"/>
    <w:rsid w:val="00687172"/>
    <w:rsid w:val="00687841"/>
    <w:rsid w:val="0068798C"/>
    <w:rsid w:val="00687A0D"/>
    <w:rsid w:val="00687A60"/>
    <w:rsid w:val="00687BE4"/>
    <w:rsid w:val="00687C0B"/>
    <w:rsid w:val="00690553"/>
    <w:rsid w:val="0069086B"/>
    <w:rsid w:val="00690B0E"/>
    <w:rsid w:val="00690D4F"/>
    <w:rsid w:val="00690E29"/>
    <w:rsid w:val="00690ED2"/>
    <w:rsid w:val="0069127C"/>
    <w:rsid w:val="00691302"/>
    <w:rsid w:val="006917AF"/>
    <w:rsid w:val="00691EB6"/>
    <w:rsid w:val="00691F17"/>
    <w:rsid w:val="006921B7"/>
    <w:rsid w:val="00692258"/>
    <w:rsid w:val="006922AE"/>
    <w:rsid w:val="0069241B"/>
    <w:rsid w:val="0069243D"/>
    <w:rsid w:val="006925A3"/>
    <w:rsid w:val="006928FE"/>
    <w:rsid w:val="00692FA1"/>
    <w:rsid w:val="006932B4"/>
    <w:rsid w:val="00693560"/>
    <w:rsid w:val="00693891"/>
    <w:rsid w:val="00693895"/>
    <w:rsid w:val="006938CB"/>
    <w:rsid w:val="00693C8E"/>
    <w:rsid w:val="00693EC3"/>
    <w:rsid w:val="0069403E"/>
    <w:rsid w:val="0069421B"/>
    <w:rsid w:val="006944E4"/>
    <w:rsid w:val="00694B49"/>
    <w:rsid w:val="00694D3B"/>
    <w:rsid w:val="00694E1D"/>
    <w:rsid w:val="00694EA4"/>
    <w:rsid w:val="00694F5D"/>
    <w:rsid w:val="00695005"/>
    <w:rsid w:val="00695208"/>
    <w:rsid w:val="00695799"/>
    <w:rsid w:val="00695843"/>
    <w:rsid w:val="0069588E"/>
    <w:rsid w:val="00695A3B"/>
    <w:rsid w:val="00695B5A"/>
    <w:rsid w:val="00695B84"/>
    <w:rsid w:val="00695B8F"/>
    <w:rsid w:val="00695BE4"/>
    <w:rsid w:val="00695DE7"/>
    <w:rsid w:val="00695E26"/>
    <w:rsid w:val="00695F8F"/>
    <w:rsid w:val="00695FAC"/>
    <w:rsid w:val="00696179"/>
    <w:rsid w:val="00696360"/>
    <w:rsid w:val="0069639F"/>
    <w:rsid w:val="00696BB6"/>
    <w:rsid w:val="00697519"/>
    <w:rsid w:val="00697DAF"/>
    <w:rsid w:val="006A0042"/>
    <w:rsid w:val="006A05FC"/>
    <w:rsid w:val="006A0670"/>
    <w:rsid w:val="006A07BD"/>
    <w:rsid w:val="006A0D10"/>
    <w:rsid w:val="006A0EB7"/>
    <w:rsid w:val="006A10EC"/>
    <w:rsid w:val="006A1203"/>
    <w:rsid w:val="006A1273"/>
    <w:rsid w:val="006A151B"/>
    <w:rsid w:val="006A1702"/>
    <w:rsid w:val="006A179E"/>
    <w:rsid w:val="006A18A5"/>
    <w:rsid w:val="006A1A74"/>
    <w:rsid w:val="006A1BF2"/>
    <w:rsid w:val="006A1F97"/>
    <w:rsid w:val="006A1FF8"/>
    <w:rsid w:val="006A2899"/>
    <w:rsid w:val="006A2A68"/>
    <w:rsid w:val="006A2BD2"/>
    <w:rsid w:val="006A2E04"/>
    <w:rsid w:val="006A371C"/>
    <w:rsid w:val="006A37A3"/>
    <w:rsid w:val="006A3851"/>
    <w:rsid w:val="006A38F1"/>
    <w:rsid w:val="006A3EF4"/>
    <w:rsid w:val="006A3FE7"/>
    <w:rsid w:val="006A4828"/>
    <w:rsid w:val="006A4C0F"/>
    <w:rsid w:val="006A4CA2"/>
    <w:rsid w:val="006A4E18"/>
    <w:rsid w:val="006A4FB8"/>
    <w:rsid w:val="006A4FFA"/>
    <w:rsid w:val="006A544C"/>
    <w:rsid w:val="006A5B8F"/>
    <w:rsid w:val="006A5BD7"/>
    <w:rsid w:val="006A6416"/>
    <w:rsid w:val="006A667A"/>
    <w:rsid w:val="006A670F"/>
    <w:rsid w:val="006A6725"/>
    <w:rsid w:val="006A6733"/>
    <w:rsid w:val="006A68D6"/>
    <w:rsid w:val="006A6BC2"/>
    <w:rsid w:val="006A6DDC"/>
    <w:rsid w:val="006A7101"/>
    <w:rsid w:val="006A7108"/>
    <w:rsid w:val="006A7155"/>
    <w:rsid w:val="006A7E28"/>
    <w:rsid w:val="006A7E9E"/>
    <w:rsid w:val="006A7F3E"/>
    <w:rsid w:val="006B026F"/>
    <w:rsid w:val="006B028A"/>
    <w:rsid w:val="006B0312"/>
    <w:rsid w:val="006B04F3"/>
    <w:rsid w:val="006B0832"/>
    <w:rsid w:val="006B0CDA"/>
    <w:rsid w:val="006B0DC0"/>
    <w:rsid w:val="006B0F1C"/>
    <w:rsid w:val="006B1184"/>
    <w:rsid w:val="006B13B2"/>
    <w:rsid w:val="006B144D"/>
    <w:rsid w:val="006B16B2"/>
    <w:rsid w:val="006B1ADF"/>
    <w:rsid w:val="006B1B92"/>
    <w:rsid w:val="006B1D33"/>
    <w:rsid w:val="006B2104"/>
    <w:rsid w:val="006B2672"/>
    <w:rsid w:val="006B2776"/>
    <w:rsid w:val="006B29F4"/>
    <w:rsid w:val="006B2CE9"/>
    <w:rsid w:val="006B2D40"/>
    <w:rsid w:val="006B2DB4"/>
    <w:rsid w:val="006B2DED"/>
    <w:rsid w:val="006B2E33"/>
    <w:rsid w:val="006B3241"/>
    <w:rsid w:val="006B3418"/>
    <w:rsid w:val="006B35BF"/>
    <w:rsid w:val="006B37B0"/>
    <w:rsid w:val="006B46DF"/>
    <w:rsid w:val="006B4CF7"/>
    <w:rsid w:val="006B4E76"/>
    <w:rsid w:val="006B4F39"/>
    <w:rsid w:val="006B5421"/>
    <w:rsid w:val="006B5552"/>
    <w:rsid w:val="006B56CE"/>
    <w:rsid w:val="006B58FF"/>
    <w:rsid w:val="006B5975"/>
    <w:rsid w:val="006B5D86"/>
    <w:rsid w:val="006B5E6A"/>
    <w:rsid w:val="006B6086"/>
    <w:rsid w:val="006B614B"/>
    <w:rsid w:val="006B6151"/>
    <w:rsid w:val="006B616C"/>
    <w:rsid w:val="006B6376"/>
    <w:rsid w:val="006B64BE"/>
    <w:rsid w:val="006B65F8"/>
    <w:rsid w:val="006B663E"/>
    <w:rsid w:val="006B689F"/>
    <w:rsid w:val="006B69B5"/>
    <w:rsid w:val="006B6B4D"/>
    <w:rsid w:val="006B6C12"/>
    <w:rsid w:val="006B6D56"/>
    <w:rsid w:val="006B6D98"/>
    <w:rsid w:val="006B6EFC"/>
    <w:rsid w:val="006B6F3B"/>
    <w:rsid w:val="006B70BB"/>
    <w:rsid w:val="006B71F0"/>
    <w:rsid w:val="006B732A"/>
    <w:rsid w:val="006B75D2"/>
    <w:rsid w:val="006B77F7"/>
    <w:rsid w:val="006B78D0"/>
    <w:rsid w:val="006B7A21"/>
    <w:rsid w:val="006B7C8B"/>
    <w:rsid w:val="006B7D69"/>
    <w:rsid w:val="006B7FF7"/>
    <w:rsid w:val="006C019F"/>
    <w:rsid w:val="006C04A9"/>
    <w:rsid w:val="006C08EE"/>
    <w:rsid w:val="006C0926"/>
    <w:rsid w:val="006C0EEF"/>
    <w:rsid w:val="006C0F3F"/>
    <w:rsid w:val="006C1013"/>
    <w:rsid w:val="006C1630"/>
    <w:rsid w:val="006C1827"/>
    <w:rsid w:val="006C1B1B"/>
    <w:rsid w:val="006C1BB6"/>
    <w:rsid w:val="006C1C7B"/>
    <w:rsid w:val="006C1FAA"/>
    <w:rsid w:val="006C1FB9"/>
    <w:rsid w:val="006C2491"/>
    <w:rsid w:val="006C30B3"/>
    <w:rsid w:val="006C355B"/>
    <w:rsid w:val="006C3617"/>
    <w:rsid w:val="006C36DE"/>
    <w:rsid w:val="006C3740"/>
    <w:rsid w:val="006C37EC"/>
    <w:rsid w:val="006C3870"/>
    <w:rsid w:val="006C39E5"/>
    <w:rsid w:val="006C424B"/>
    <w:rsid w:val="006C4413"/>
    <w:rsid w:val="006C45AE"/>
    <w:rsid w:val="006C4961"/>
    <w:rsid w:val="006C49D3"/>
    <w:rsid w:val="006C4AFB"/>
    <w:rsid w:val="006C4B72"/>
    <w:rsid w:val="006C4D9A"/>
    <w:rsid w:val="006C4ECF"/>
    <w:rsid w:val="006C500A"/>
    <w:rsid w:val="006C5114"/>
    <w:rsid w:val="006C53DC"/>
    <w:rsid w:val="006C579B"/>
    <w:rsid w:val="006C5C8A"/>
    <w:rsid w:val="006C5E36"/>
    <w:rsid w:val="006C61FD"/>
    <w:rsid w:val="006C6270"/>
    <w:rsid w:val="006C680B"/>
    <w:rsid w:val="006C685A"/>
    <w:rsid w:val="006C7196"/>
    <w:rsid w:val="006C75C8"/>
    <w:rsid w:val="006C7A49"/>
    <w:rsid w:val="006C7CB6"/>
    <w:rsid w:val="006D01F5"/>
    <w:rsid w:val="006D02B9"/>
    <w:rsid w:val="006D0DFF"/>
    <w:rsid w:val="006D1033"/>
    <w:rsid w:val="006D10BF"/>
    <w:rsid w:val="006D12DC"/>
    <w:rsid w:val="006D13B0"/>
    <w:rsid w:val="006D1657"/>
    <w:rsid w:val="006D187E"/>
    <w:rsid w:val="006D196D"/>
    <w:rsid w:val="006D1AF9"/>
    <w:rsid w:val="006D1C52"/>
    <w:rsid w:val="006D1DA5"/>
    <w:rsid w:val="006D1E0B"/>
    <w:rsid w:val="006D1E1F"/>
    <w:rsid w:val="006D1E8A"/>
    <w:rsid w:val="006D1FC6"/>
    <w:rsid w:val="006D20CC"/>
    <w:rsid w:val="006D25E3"/>
    <w:rsid w:val="006D25FD"/>
    <w:rsid w:val="006D2677"/>
    <w:rsid w:val="006D2708"/>
    <w:rsid w:val="006D27D4"/>
    <w:rsid w:val="006D2C6C"/>
    <w:rsid w:val="006D2F82"/>
    <w:rsid w:val="006D33B2"/>
    <w:rsid w:val="006D347F"/>
    <w:rsid w:val="006D3549"/>
    <w:rsid w:val="006D379A"/>
    <w:rsid w:val="006D3882"/>
    <w:rsid w:val="006D3D29"/>
    <w:rsid w:val="006D3FD8"/>
    <w:rsid w:val="006D406C"/>
    <w:rsid w:val="006D423A"/>
    <w:rsid w:val="006D4698"/>
    <w:rsid w:val="006D46ED"/>
    <w:rsid w:val="006D4745"/>
    <w:rsid w:val="006D4A2C"/>
    <w:rsid w:val="006D4DE3"/>
    <w:rsid w:val="006D4EE9"/>
    <w:rsid w:val="006D4F72"/>
    <w:rsid w:val="006D510A"/>
    <w:rsid w:val="006D5254"/>
    <w:rsid w:val="006D5400"/>
    <w:rsid w:val="006D585C"/>
    <w:rsid w:val="006D5B39"/>
    <w:rsid w:val="006D5E98"/>
    <w:rsid w:val="006D5F3A"/>
    <w:rsid w:val="006D61E9"/>
    <w:rsid w:val="006D631D"/>
    <w:rsid w:val="006D6506"/>
    <w:rsid w:val="006D6637"/>
    <w:rsid w:val="006D70DC"/>
    <w:rsid w:val="006D715F"/>
    <w:rsid w:val="006D730D"/>
    <w:rsid w:val="006D7FBE"/>
    <w:rsid w:val="006E0022"/>
    <w:rsid w:val="006E09AA"/>
    <w:rsid w:val="006E0E14"/>
    <w:rsid w:val="006E1162"/>
    <w:rsid w:val="006E11C7"/>
    <w:rsid w:val="006E12C0"/>
    <w:rsid w:val="006E1526"/>
    <w:rsid w:val="006E15B9"/>
    <w:rsid w:val="006E173B"/>
    <w:rsid w:val="006E1AFD"/>
    <w:rsid w:val="006E1C74"/>
    <w:rsid w:val="006E1C9B"/>
    <w:rsid w:val="006E1CEA"/>
    <w:rsid w:val="006E210E"/>
    <w:rsid w:val="006E22CF"/>
    <w:rsid w:val="006E265D"/>
    <w:rsid w:val="006E277F"/>
    <w:rsid w:val="006E2850"/>
    <w:rsid w:val="006E2854"/>
    <w:rsid w:val="006E28BA"/>
    <w:rsid w:val="006E290C"/>
    <w:rsid w:val="006E2C61"/>
    <w:rsid w:val="006E2F4C"/>
    <w:rsid w:val="006E31D3"/>
    <w:rsid w:val="006E3404"/>
    <w:rsid w:val="006E3567"/>
    <w:rsid w:val="006E368D"/>
    <w:rsid w:val="006E384D"/>
    <w:rsid w:val="006E3946"/>
    <w:rsid w:val="006E39CF"/>
    <w:rsid w:val="006E3B75"/>
    <w:rsid w:val="006E43FC"/>
    <w:rsid w:val="006E4648"/>
    <w:rsid w:val="006E4CCA"/>
    <w:rsid w:val="006E4D9F"/>
    <w:rsid w:val="006E5293"/>
    <w:rsid w:val="006E5C1C"/>
    <w:rsid w:val="006E5FB7"/>
    <w:rsid w:val="006E60CB"/>
    <w:rsid w:val="006E6228"/>
    <w:rsid w:val="006E651D"/>
    <w:rsid w:val="006E656B"/>
    <w:rsid w:val="006E6A67"/>
    <w:rsid w:val="006E6BEB"/>
    <w:rsid w:val="006E6D9D"/>
    <w:rsid w:val="006E6DA0"/>
    <w:rsid w:val="006E6DE4"/>
    <w:rsid w:val="006E7006"/>
    <w:rsid w:val="006E711D"/>
    <w:rsid w:val="006E73E1"/>
    <w:rsid w:val="006E77D7"/>
    <w:rsid w:val="006E78B9"/>
    <w:rsid w:val="006E7C46"/>
    <w:rsid w:val="006E7CE6"/>
    <w:rsid w:val="006F0421"/>
    <w:rsid w:val="006F09B0"/>
    <w:rsid w:val="006F09DE"/>
    <w:rsid w:val="006F0BF7"/>
    <w:rsid w:val="006F0C31"/>
    <w:rsid w:val="006F11E8"/>
    <w:rsid w:val="006F11F4"/>
    <w:rsid w:val="006F1311"/>
    <w:rsid w:val="006F15F2"/>
    <w:rsid w:val="006F1AFA"/>
    <w:rsid w:val="006F1C0B"/>
    <w:rsid w:val="006F1C43"/>
    <w:rsid w:val="006F1D12"/>
    <w:rsid w:val="006F2144"/>
    <w:rsid w:val="006F231E"/>
    <w:rsid w:val="006F2648"/>
    <w:rsid w:val="006F2B29"/>
    <w:rsid w:val="006F2B67"/>
    <w:rsid w:val="006F2B83"/>
    <w:rsid w:val="006F2C49"/>
    <w:rsid w:val="006F2CE5"/>
    <w:rsid w:val="006F2E71"/>
    <w:rsid w:val="006F2F8B"/>
    <w:rsid w:val="006F349E"/>
    <w:rsid w:val="006F376D"/>
    <w:rsid w:val="006F388E"/>
    <w:rsid w:val="006F3BEC"/>
    <w:rsid w:val="006F3F31"/>
    <w:rsid w:val="006F3F33"/>
    <w:rsid w:val="006F4104"/>
    <w:rsid w:val="006F427A"/>
    <w:rsid w:val="006F4359"/>
    <w:rsid w:val="006F4440"/>
    <w:rsid w:val="006F4A27"/>
    <w:rsid w:val="006F4E61"/>
    <w:rsid w:val="006F5145"/>
    <w:rsid w:val="006F5556"/>
    <w:rsid w:val="006F5611"/>
    <w:rsid w:val="006F56D1"/>
    <w:rsid w:val="006F61D5"/>
    <w:rsid w:val="006F625D"/>
    <w:rsid w:val="006F627E"/>
    <w:rsid w:val="006F696C"/>
    <w:rsid w:val="006F69B3"/>
    <w:rsid w:val="006F6A5B"/>
    <w:rsid w:val="006F6C3E"/>
    <w:rsid w:val="006F6D6D"/>
    <w:rsid w:val="006F6FB5"/>
    <w:rsid w:val="006F724D"/>
    <w:rsid w:val="006F76ED"/>
    <w:rsid w:val="006F7729"/>
    <w:rsid w:val="006F7B98"/>
    <w:rsid w:val="00700156"/>
    <w:rsid w:val="007006C5"/>
    <w:rsid w:val="007006F0"/>
    <w:rsid w:val="007007FB"/>
    <w:rsid w:val="00700840"/>
    <w:rsid w:val="0070093F"/>
    <w:rsid w:val="00700C84"/>
    <w:rsid w:val="00700D46"/>
    <w:rsid w:val="00700F56"/>
    <w:rsid w:val="00701391"/>
    <w:rsid w:val="007013C5"/>
    <w:rsid w:val="007015E0"/>
    <w:rsid w:val="00701862"/>
    <w:rsid w:val="00701E45"/>
    <w:rsid w:val="00701F1A"/>
    <w:rsid w:val="00702088"/>
    <w:rsid w:val="00702143"/>
    <w:rsid w:val="00702301"/>
    <w:rsid w:val="00702379"/>
    <w:rsid w:val="0070240C"/>
    <w:rsid w:val="00702BFA"/>
    <w:rsid w:val="00702C44"/>
    <w:rsid w:val="00702D0B"/>
    <w:rsid w:val="00702E88"/>
    <w:rsid w:val="00702F69"/>
    <w:rsid w:val="007030FA"/>
    <w:rsid w:val="0070324F"/>
    <w:rsid w:val="007032FB"/>
    <w:rsid w:val="0070340C"/>
    <w:rsid w:val="00703715"/>
    <w:rsid w:val="0070388B"/>
    <w:rsid w:val="00703A05"/>
    <w:rsid w:val="00703C2C"/>
    <w:rsid w:val="00703FD8"/>
    <w:rsid w:val="00704312"/>
    <w:rsid w:val="00704731"/>
    <w:rsid w:val="00704D72"/>
    <w:rsid w:val="00704DFE"/>
    <w:rsid w:val="00704FA9"/>
    <w:rsid w:val="007054AB"/>
    <w:rsid w:val="0070562F"/>
    <w:rsid w:val="00705720"/>
    <w:rsid w:val="00705798"/>
    <w:rsid w:val="007057D9"/>
    <w:rsid w:val="00705B97"/>
    <w:rsid w:val="00705BE5"/>
    <w:rsid w:val="00705D07"/>
    <w:rsid w:val="00705EB9"/>
    <w:rsid w:val="00705F5F"/>
    <w:rsid w:val="00706017"/>
    <w:rsid w:val="00706244"/>
    <w:rsid w:val="007062BF"/>
    <w:rsid w:val="0070683C"/>
    <w:rsid w:val="0070690B"/>
    <w:rsid w:val="00706995"/>
    <w:rsid w:val="00706A46"/>
    <w:rsid w:val="00706BC4"/>
    <w:rsid w:val="00706D17"/>
    <w:rsid w:val="00706E5A"/>
    <w:rsid w:val="00707004"/>
    <w:rsid w:val="007070E0"/>
    <w:rsid w:val="0070735F"/>
    <w:rsid w:val="0070751F"/>
    <w:rsid w:val="0070776D"/>
    <w:rsid w:val="00707799"/>
    <w:rsid w:val="00707824"/>
    <w:rsid w:val="00707845"/>
    <w:rsid w:val="00707DE5"/>
    <w:rsid w:val="00707E6F"/>
    <w:rsid w:val="00707F5A"/>
    <w:rsid w:val="00707FE4"/>
    <w:rsid w:val="0071030C"/>
    <w:rsid w:val="00710330"/>
    <w:rsid w:val="007106D4"/>
    <w:rsid w:val="00710946"/>
    <w:rsid w:val="00710CE3"/>
    <w:rsid w:val="00710EEF"/>
    <w:rsid w:val="00710F52"/>
    <w:rsid w:val="007110F4"/>
    <w:rsid w:val="007111B3"/>
    <w:rsid w:val="007111FC"/>
    <w:rsid w:val="00711761"/>
    <w:rsid w:val="007117B6"/>
    <w:rsid w:val="00711827"/>
    <w:rsid w:val="007119E5"/>
    <w:rsid w:val="00711EE7"/>
    <w:rsid w:val="007129C7"/>
    <w:rsid w:val="00712C98"/>
    <w:rsid w:val="00712CD6"/>
    <w:rsid w:val="007132DE"/>
    <w:rsid w:val="007133DB"/>
    <w:rsid w:val="00713594"/>
    <w:rsid w:val="00713FA3"/>
    <w:rsid w:val="0071476D"/>
    <w:rsid w:val="00714D05"/>
    <w:rsid w:val="00714D9A"/>
    <w:rsid w:val="00714F82"/>
    <w:rsid w:val="007150EB"/>
    <w:rsid w:val="0071534D"/>
    <w:rsid w:val="00715563"/>
    <w:rsid w:val="0071567A"/>
    <w:rsid w:val="00715745"/>
    <w:rsid w:val="00715837"/>
    <w:rsid w:val="007159EA"/>
    <w:rsid w:val="00715A68"/>
    <w:rsid w:val="00715B0B"/>
    <w:rsid w:val="00715BFC"/>
    <w:rsid w:val="00715C0F"/>
    <w:rsid w:val="00715C7B"/>
    <w:rsid w:val="00715ED8"/>
    <w:rsid w:val="0071601D"/>
    <w:rsid w:val="00716254"/>
    <w:rsid w:val="007162F8"/>
    <w:rsid w:val="0071679C"/>
    <w:rsid w:val="00716C52"/>
    <w:rsid w:val="00716F5C"/>
    <w:rsid w:val="00717077"/>
    <w:rsid w:val="0071741C"/>
    <w:rsid w:val="00717443"/>
    <w:rsid w:val="00717530"/>
    <w:rsid w:val="007175A1"/>
    <w:rsid w:val="007176C6"/>
    <w:rsid w:val="007176FB"/>
    <w:rsid w:val="00717A26"/>
    <w:rsid w:val="00717C9C"/>
    <w:rsid w:val="007202E2"/>
    <w:rsid w:val="007203F4"/>
    <w:rsid w:val="007204A3"/>
    <w:rsid w:val="00720604"/>
    <w:rsid w:val="00720BF3"/>
    <w:rsid w:val="00720EBF"/>
    <w:rsid w:val="00721417"/>
    <w:rsid w:val="007215DB"/>
    <w:rsid w:val="007217AB"/>
    <w:rsid w:val="00721870"/>
    <w:rsid w:val="00721907"/>
    <w:rsid w:val="00721A0A"/>
    <w:rsid w:val="00721A25"/>
    <w:rsid w:val="00721A8D"/>
    <w:rsid w:val="00721AC4"/>
    <w:rsid w:val="00721C0B"/>
    <w:rsid w:val="0072203F"/>
    <w:rsid w:val="00722092"/>
    <w:rsid w:val="0072217C"/>
    <w:rsid w:val="00722580"/>
    <w:rsid w:val="00722BD4"/>
    <w:rsid w:val="00722D50"/>
    <w:rsid w:val="0072317A"/>
    <w:rsid w:val="0072335D"/>
    <w:rsid w:val="007234DB"/>
    <w:rsid w:val="007238AE"/>
    <w:rsid w:val="00723B88"/>
    <w:rsid w:val="00723DC6"/>
    <w:rsid w:val="00723E07"/>
    <w:rsid w:val="00723FFE"/>
    <w:rsid w:val="00724232"/>
    <w:rsid w:val="00724268"/>
    <w:rsid w:val="007242EA"/>
    <w:rsid w:val="007243A0"/>
    <w:rsid w:val="007246F8"/>
    <w:rsid w:val="007248F4"/>
    <w:rsid w:val="0072498E"/>
    <w:rsid w:val="00724C3B"/>
    <w:rsid w:val="00724CE6"/>
    <w:rsid w:val="00724E4A"/>
    <w:rsid w:val="00724F21"/>
    <w:rsid w:val="00725010"/>
    <w:rsid w:val="00725149"/>
    <w:rsid w:val="007255C7"/>
    <w:rsid w:val="007256BA"/>
    <w:rsid w:val="007257AE"/>
    <w:rsid w:val="007260EF"/>
    <w:rsid w:val="0072660C"/>
    <w:rsid w:val="00726894"/>
    <w:rsid w:val="00726A4A"/>
    <w:rsid w:val="00726A88"/>
    <w:rsid w:val="00726B52"/>
    <w:rsid w:val="00726F43"/>
    <w:rsid w:val="007272F9"/>
    <w:rsid w:val="007276D5"/>
    <w:rsid w:val="007276F7"/>
    <w:rsid w:val="007279B0"/>
    <w:rsid w:val="00727AF9"/>
    <w:rsid w:val="00727B23"/>
    <w:rsid w:val="00727D4F"/>
    <w:rsid w:val="0073069A"/>
    <w:rsid w:val="00730B2C"/>
    <w:rsid w:val="00731015"/>
    <w:rsid w:val="0073101F"/>
    <w:rsid w:val="007312CA"/>
    <w:rsid w:val="00731565"/>
    <w:rsid w:val="007315EC"/>
    <w:rsid w:val="00731B2E"/>
    <w:rsid w:val="00731BB5"/>
    <w:rsid w:val="00731C75"/>
    <w:rsid w:val="00731C8F"/>
    <w:rsid w:val="00731DD1"/>
    <w:rsid w:val="00731EC2"/>
    <w:rsid w:val="0073209E"/>
    <w:rsid w:val="007321F1"/>
    <w:rsid w:val="007323A6"/>
    <w:rsid w:val="0073260D"/>
    <w:rsid w:val="007327C3"/>
    <w:rsid w:val="007329D5"/>
    <w:rsid w:val="00732B56"/>
    <w:rsid w:val="00732BAD"/>
    <w:rsid w:val="00732ED8"/>
    <w:rsid w:val="00733333"/>
    <w:rsid w:val="00733451"/>
    <w:rsid w:val="0073389F"/>
    <w:rsid w:val="00733A86"/>
    <w:rsid w:val="00733B15"/>
    <w:rsid w:val="00733DF6"/>
    <w:rsid w:val="00733EF7"/>
    <w:rsid w:val="00733FAF"/>
    <w:rsid w:val="00734199"/>
    <w:rsid w:val="00734BEF"/>
    <w:rsid w:val="00734EB8"/>
    <w:rsid w:val="00734F97"/>
    <w:rsid w:val="0073500F"/>
    <w:rsid w:val="0073526F"/>
    <w:rsid w:val="007352F4"/>
    <w:rsid w:val="007353AC"/>
    <w:rsid w:val="00735573"/>
    <w:rsid w:val="007358E1"/>
    <w:rsid w:val="00735A0E"/>
    <w:rsid w:val="0073603D"/>
    <w:rsid w:val="007362A9"/>
    <w:rsid w:val="0073630C"/>
    <w:rsid w:val="007364B2"/>
    <w:rsid w:val="007369F6"/>
    <w:rsid w:val="00736A86"/>
    <w:rsid w:val="00736B0F"/>
    <w:rsid w:val="00736C81"/>
    <w:rsid w:val="00736CD3"/>
    <w:rsid w:val="00736EC5"/>
    <w:rsid w:val="0073701B"/>
    <w:rsid w:val="007374D7"/>
    <w:rsid w:val="007374ED"/>
    <w:rsid w:val="007375FB"/>
    <w:rsid w:val="007376C4"/>
    <w:rsid w:val="00737F00"/>
    <w:rsid w:val="00737FD5"/>
    <w:rsid w:val="0074008D"/>
    <w:rsid w:val="00740166"/>
    <w:rsid w:val="007407B0"/>
    <w:rsid w:val="00740878"/>
    <w:rsid w:val="00740EE5"/>
    <w:rsid w:val="00741220"/>
    <w:rsid w:val="00741264"/>
    <w:rsid w:val="0074172C"/>
    <w:rsid w:val="00741B89"/>
    <w:rsid w:val="00742222"/>
    <w:rsid w:val="00742241"/>
    <w:rsid w:val="00742252"/>
    <w:rsid w:val="00742BAE"/>
    <w:rsid w:val="00742D05"/>
    <w:rsid w:val="00742EC2"/>
    <w:rsid w:val="00743001"/>
    <w:rsid w:val="007433E0"/>
    <w:rsid w:val="00743405"/>
    <w:rsid w:val="0074342F"/>
    <w:rsid w:val="00743581"/>
    <w:rsid w:val="007435AA"/>
    <w:rsid w:val="0074361C"/>
    <w:rsid w:val="007438F7"/>
    <w:rsid w:val="00743A2B"/>
    <w:rsid w:val="00743A95"/>
    <w:rsid w:val="00743AA0"/>
    <w:rsid w:val="00744029"/>
    <w:rsid w:val="007444BD"/>
    <w:rsid w:val="0074485E"/>
    <w:rsid w:val="00744F50"/>
    <w:rsid w:val="00745209"/>
    <w:rsid w:val="0074529E"/>
    <w:rsid w:val="007453EB"/>
    <w:rsid w:val="007454A6"/>
    <w:rsid w:val="007456DB"/>
    <w:rsid w:val="00745C02"/>
    <w:rsid w:val="00745E18"/>
    <w:rsid w:val="00745F13"/>
    <w:rsid w:val="0074602C"/>
    <w:rsid w:val="0074602D"/>
    <w:rsid w:val="0074605D"/>
    <w:rsid w:val="00746063"/>
    <w:rsid w:val="0074614B"/>
    <w:rsid w:val="00746318"/>
    <w:rsid w:val="007463BA"/>
    <w:rsid w:val="007468D6"/>
    <w:rsid w:val="007469D8"/>
    <w:rsid w:val="00746A7D"/>
    <w:rsid w:val="00746A94"/>
    <w:rsid w:val="00746BBB"/>
    <w:rsid w:val="00746E8B"/>
    <w:rsid w:val="00746F46"/>
    <w:rsid w:val="0074722E"/>
    <w:rsid w:val="00747AB5"/>
    <w:rsid w:val="00747B06"/>
    <w:rsid w:val="00747C49"/>
    <w:rsid w:val="007500CD"/>
    <w:rsid w:val="0075014E"/>
    <w:rsid w:val="007501AE"/>
    <w:rsid w:val="007502CB"/>
    <w:rsid w:val="0075037C"/>
    <w:rsid w:val="007504E7"/>
    <w:rsid w:val="007507D0"/>
    <w:rsid w:val="00750900"/>
    <w:rsid w:val="00750BA0"/>
    <w:rsid w:val="00750CA5"/>
    <w:rsid w:val="00750E23"/>
    <w:rsid w:val="00750E97"/>
    <w:rsid w:val="00751243"/>
    <w:rsid w:val="0075134C"/>
    <w:rsid w:val="0075142C"/>
    <w:rsid w:val="0075158A"/>
    <w:rsid w:val="007519E8"/>
    <w:rsid w:val="0075207A"/>
    <w:rsid w:val="00752136"/>
    <w:rsid w:val="007524E2"/>
    <w:rsid w:val="0075266E"/>
    <w:rsid w:val="007526A9"/>
    <w:rsid w:val="00752932"/>
    <w:rsid w:val="00752A30"/>
    <w:rsid w:val="00752B3A"/>
    <w:rsid w:val="00752D56"/>
    <w:rsid w:val="00752ED2"/>
    <w:rsid w:val="00753017"/>
    <w:rsid w:val="007530F7"/>
    <w:rsid w:val="0075325A"/>
    <w:rsid w:val="007536C1"/>
    <w:rsid w:val="0075381E"/>
    <w:rsid w:val="00753A38"/>
    <w:rsid w:val="00753ACB"/>
    <w:rsid w:val="00753B97"/>
    <w:rsid w:val="00753BA9"/>
    <w:rsid w:val="00753E37"/>
    <w:rsid w:val="007543F3"/>
    <w:rsid w:val="007548DB"/>
    <w:rsid w:val="00754A9C"/>
    <w:rsid w:val="00754CD1"/>
    <w:rsid w:val="007553B0"/>
    <w:rsid w:val="007555CB"/>
    <w:rsid w:val="00755612"/>
    <w:rsid w:val="007556AF"/>
    <w:rsid w:val="007556B7"/>
    <w:rsid w:val="00755705"/>
    <w:rsid w:val="007557A2"/>
    <w:rsid w:val="00755A8D"/>
    <w:rsid w:val="00755CF0"/>
    <w:rsid w:val="00755D0A"/>
    <w:rsid w:val="00755E6C"/>
    <w:rsid w:val="00756042"/>
    <w:rsid w:val="007560C6"/>
    <w:rsid w:val="00756363"/>
    <w:rsid w:val="00756A24"/>
    <w:rsid w:val="00756BC6"/>
    <w:rsid w:val="00756CF1"/>
    <w:rsid w:val="00756E9B"/>
    <w:rsid w:val="00756FBD"/>
    <w:rsid w:val="007573EB"/>
    <w:rsid w:val="007575FA"/>
    <w:rsid w:val="0075774E"/>
    <w:rsid w:val="00757828"/>
    <w:rsid w:val="007578B6"/>
    <w:rsid w:val="00757D86"/>
    <w:rsid w:val="00757DAB"/>
    <w:rsid w:val="00757DD6"/>
    <w:rsid w:val="00757E90"/>
    <w:rsid w:val="0076001A"/>
    <w:rsid w:val="00760920"/>
    <w:rsid w:val="00760C52"/>
    <w:rsid w:val="00760C70"/>
    <w:rsid w:val="007611E6"/>
    <w:rsid w:val="00761435"/>
    <w:rsid w:val="007615E1"/>
    <w:rsid w:val="007617DD"/>
    <w:rsid w:val="00761C9F"/>
    <w:rsid w:val="007620F5"/>
    <w:rsid w:val="00762355"/>
    <w:rsid w:val="007623A8"/>
    <w:rsid w:val="007623D8"/>
    <w:rsid w:val="007624BC"/>
    <w:rsid w:val="00762575"/>
    <w:rsid w:val="00762733"/>
    <w:rsid w:val="0076274B"/>
    <w:rsid w:val="00762961"/>
    <w:rsid w:val="00762E1A"/>
    <w:rsid w:val="00762E1C"/>
    <w:rsid w:val="007633D0"/>
    <w:rsid w:val="007636C0"/>
    <w:rsid w:val="0076370C"/>
    <w:rsid w:val="00763744"/>
    <w:rsid w:val="00763B8C"/>
    <w:rsid w:val="00764101"/>
    <w:rsid w:val="00764432"/>
    <w:rsid w:val="0076450D"/>
    <w:rsid w:val="00764537"/>
    <w:rsid w:val="0076498F"/>
    <w:rsid w:val="00764B87"/>
    <w:rsid w:val="00764C0C"/>
    <w:rsid w:val="00764DEF"/>
    <w:rsid w:val="00764F81"/>
    <w:rsid w:val="007651E4"/>
    <w:rsid w:val="007654A9"/>
    <w:rsid w:val="00765501"/>
    <w:rsid w:val="007658C6"/>
    <w:rsid w:val="007659C5"/>
    <w:rsid w:val="00765A13"/>
    <w:rsid w:val="00765C67"/>
    <w:rsid w:val="00765E5C"/>
    <w:rsid w:val="00766253"/>
    <w:rsid w:val="00766283"/>
    <w:rsid w:val="007669B0"/>
    <w:rsid w:val="00766A77"/>
    <w:rsid w:val="00766A79"/>
    <w:rsid w:val="00766A9B"/>
    <w:rsid w:val="00766BCD"/>
    <w:rsid w:val="00766FD7"/>
    <w:rsid w:val="0076705E"/>
    <w:rsid w:val="00767355"/>
    <w:rsid w:val="00767787"/>
    <w:rsid w:val="00767C9A"/>
    <w:rsid w:val="00767F72"/>
    <w:rsid w:val="0077018C"/>
    <w:rsid w:val="0077080E"/>
    <w:rsid w:val="007708FD"/>
    <w:rsid w:val="00770E2D"/>
    <w:rsid w:val="00770F18"/>
    <w:rsid w:val="0077116A"/>
    <w:rsid w:val="007715EE"/>
    <w:rsid w:val="0077186B"/>
    <w:rsid w:val="007719EC"/>
    <w:rsid w:val="00771ACD"/>
    <w:rsid w:val="00771B43"/>
    <w:rsid w:val="00771B9C"/>
    <w:rsid w:val="00771EA1"/>
    <w:rsid w:val="00771F52"/>
    <w:rsid w:val="007721B6"/>
    <w:rsid w:val="007722CF"/>
    <w:rsid w:val="0077230E"/>
    <w:rsid w:val="007723CD"/>
    <w:rsid w:val="007725A3"/>
    <w:rsid w:val="007726FD"/>
    <w:rsid w:val="007726FF"/>
    <w:rsid w:val="00772995"/>
    <w:rsid w:val="007731C3"/>
    <w:rsid w:val="00773244"/>
    <w:rsid w:val="00773317"/>
    <w:rsid w:val="007733CC"/>
    <w:rsid w:val="007737A1"/>
    <w:rsid w:val="007739B6"/>
    <w:rsid w:val="00773ACB"/>
    <w:rsid w:val="00773DC1"/>
    <w:rsid w:val="00773F21"/>
    <w:rsid w:val="007742E9"/>
    <w:rsid w:val="00774665"/>
    <w:rsid w:val="00774698"/>
    <w:rsid w:val="007748DF"/>
    <w:rsid w:val="0077495E"/>
    <w:rsid w:val="007750A3"/>
    <w:rsid w:val="007753AB"/>
    <w:rsid w:val="007753AE"/>
    <w:rsid w:val="007756A2"/>
    <w:rsid w:val="007756FF"/>
    <w:rsid w:val="00775C10"/>
    <w:rsid w:val="00775E0E"/>
    <w:rsid w:val="00775FB0"/>
    <w:rsid w:val="00775FFE"/>
    <w:rsid w:val="0077606A"/>
    <w:rsid w:val="007762DE"/>
    <w:rsid w:val="0077649B"/>
    <w:rsid w:val="00776502"/>
    <w:rsid w:val="00776668"/>
    <w:rsid w:val="00776AD0"/>
    <w:rsid w:val="00776C57"/>
    <w:rsid w:val="00776D9A"/>
    <w:rsid w:val="00776F5A"/>
    <w:rsid w:val="00776FFC"/>
    <w:rsid w:val="007770A2"/>
    <w:rsid w:val="0077717F"/>
    <w:rsid w:val="00777357"/>
    <w:rsid w:val="00777378"/>
    <w:rsid w:val="0077750F"/>
    <w:rsid w:val="007775CA"/>
    <w:rsid w:val="00777607"/>
    <w:rsid w:val="0077767C"/>
    <w:rsid w:val="00777AC5"/>
    <w:rsid w:val="00777BF6"/>
    <w:rsid w:val="00777DD2"/>
    <w:rsid w:val="00777E3F"/>
    <w:rsid w:val="00780062"/>
    <w:rsid w:val="00780073"/>
    <w:rsid w:val="0078007D"/>
    <w:rsid w:val="00780122"/>
    <w:rsid w:val="007801BD"/>
    <w:rsid w:val="007802DD"/>
    <w:rsid w:val="007803C9"/>
    <w:rsid w:val="0078054A"/>
    <w:rsid w:val="00780601"/>
    <w:rsid w:val="0078069F"/>
    <w:rsid w:val="007806BD"/>
    <w:rsid w:val="007807D1"/>
    <w:rsid w:val="007807E0"/>
    <w:rsid w:val="007808EF"/>
    <w:rsid w:val="00780942"/>
    <w:rsid w:val="007809B1"/>
    <w:rsid w:val="00780F2E"/>
    <w:rsid w:val="00781422"/>
    <w:rsid w:val="0078144B"/>
    <w:rsid w:val="007815E4"/>
    <w:rsid w:val="00781626"/>
    <w:rsid w:val="0078171E"/>
    <w:rsid w:val="007817AE"/>
    <w:rsid w:val="0078199F"/>
    <w:rsid w:val="00781D87"/>
    <w:rsid w:val="00781E1C"/>
    <w:rsid w:val="00782039"/>
    <w:rsid w:val="0078213C"/>
    <w:rsid w:val="007821F9"/>
    <w:rsid w:val="0078226C"/>
    <w:rsid w:val="007826A1"/>
    <w:rsid w:val="00782939"/>
    <w:rsid w:val="00782EB3"/>
    <w:rsid w:val="007832C4"/>
    <w:rsid w:val="007835BF"/>
    <w:rsid w:val="00783AD8"/>
    <w:rsid w:val="00783B73"/>
    <w:rsid w:val="00783D00"/>
    <w:rsid w:val="00783D41"/>
    <w:rsid w:val="007847CA"/>
    <w:rsid w:val="00784B9A"/>
    <w:rsid w:val="00784EDD"/>
    <w:rsid w:val="00785069"/>
    <w:rsid w:val="00785094"/>
    <w:rsid w:val="0078512F"/>
    <w:rsid w:val="0078521F"/>
    <w:rsid w:val="007855D3"/>
    <w:rsid w:val="0078594D"/>
    <w:rsid w:val="00785A96"/>
    <w:rsid w:val="00785F21"/>
    <w:rsid w:val="0078614B"/>
    <w:rsid w:val="00786299"/>
    <w:rsid w:val="007863B8"/>
    <w:rsid w:val="007863DF"/>
    <w:rsid w:val="00786809"/>
    <w:rsid w:val="007868E9"/>
    <w:rsid w:val="0078690F"/>
    <w:rsid w:val="0078699E"/>
    <w:rsid w:val="00786AF7"/>
    <w:rsid w:val="00786BD1"/>
    <w:rsid w:val="00786C60"/>
    <w:rsid w:val="007874D8"/>
    <w:rsid w:val="00787513"/>
    <w:rsid w:val="00787699"/>
    <w:rsid w:val="00787870"/>
    <w:rsid w:val="007878AA"/>
    <w:rsid w:val="00787B5D"/>
    <w:rsid w:val="00787F36"/>
    <w:rsid w:val="007904C9"/>
    <w:rsid w:val="0079073C"/>
    <w:rsid w:val="007909A0"/>
    <w:rsid w:val="00790B17"/>
    <w:rsid w:val="00790B5A"/>
    <w:rsid w:val="00790DBF"/>
    <w:rsid w:val="007911FB"/>
    <w:rsid w:val="0079123D"/>
    <w:rsid w:val="00791353"/>
    <w:rsid w:val="00791F89"/>
    <w:rsid w:val="007926BB"/>
    <w:rsid w:val="007927A6"/>
    <w:rsid w:val="00792C19"/>
    <w:rsid w:val="00792D1E"/>
    <w:rsid w:val="00792D3D"/>
    <w:rsid w:val="00792EAB"/>
    <w:rsid w:val="00792EFE"/>
    <w:rsid w:val="00792FD2"/>
    <w:rsid w:val="00793092"/>
    <w:rsid w:val="00793168"/>
    <w:rsid w:val="0079324C"/>
    <w:rsid w:val="00793325"/>
    <w:rsid w:val="00793330"/>
    <w:rsid w:val="00793360"/>
    <w:rsid w:val="007933AC"/>
    <w:rsid w:val="0079371F"/>
    <w:rsid w:val="00793A94"/>
    <w:rsid w:val="007940A6"/>
    <w:rsid w:val="00794282"/>
    <w:rsid w:val="0079457E"/>
    <w:rsid w:val="0079474D"/>
    <w:rsid w:val="00794AFB"/>
    <w:rsid w:val="00794C48"/>
    <w:rsid w:val="00794F37"/>
    <w:rsid w:val="00794F81"/>
    <w:rsid w:val="007950DC"/>
    <w:rsid w:val="007952E6"/>
    <w:rsid w:val="007953D0"/>
    <w:rsid w:val="007953D2"/>
    <w:rsid w:val="00795855"/>
    <w:rsid w:val="007959B6"/>
    <w:rsid w:val="00795C6E"/>
    <w:rsid w:val="00795D60"/>
    <w:rsid w:val="00795E94"/>
    <w:rsid w:val="0079680A"/>
    <w:rsid w:val="00796A46"/>
    <w:rsid w:val="00796DBF"/>
    <w:rsid w:val="007972A6"/>
    <w:rsid w:val="007973A6"/>
    <w:rsid w:val="0079766B"/>
    <w:rsid w:val="00797AD8"/>
    <w:rsid w:val="00797CAF"/>
    <w:rsid w:val="00797CC3"/>
    <w:rsid w:val="00797DFB"/>
    <w:rsid w:val="007A0038"/>
    <w:rsid w:val="007A02CE"/>
    <w:rsid w:val="007A087A"/>
    <w:rsid w:val="007A088C"/>
    <w:rsid w:val="007A0D7B"/>
    <w:rsid w:val="007A0F5F"/>
    <w:rsid w:val="007A1064"/>
    <w:rsid w:val="007A1162"/>
    <w:rsid w:val="007A120C"/>
    <w:rsid w:val="007A125A"/>
    <w:rsid w:val="007A1468"/>
    <w:rsid w:val="007A14BA"/>
    <w:rsid w:val="007A17D8"/>
    <w:rsid w:val="007A1849"/>
    <w:rsid w:val="007A1933"/>
    <w:rsid w:val="007A1B3B"/>
    <w:rsid w:val="007A1BDA"/>
    <w:rsid w:val="007A1C2D"/>
    <w:rsid w:val="007A240F"/>
    <w:rsid w:val="007A26F9"/>
    <w:rsid w:val="007A2AD5"/>
    <w:rsid w:val="007A2C36"/>
    <w:rsid w:val="007A3044"/>
    <w:rsid w:val="007A31C1"/>
    <w:rsid w:val="007A31E1"/>
    <w:rsid w:val="007A3356"/>
    <w:rsid w:val="007A35B8"/>
    <w:rsid w:val="007A3819"/>
    <w:rsid w:val="007A3888"/>
    <w:rsid w:val="007A397A"/>
    <w:rsid w:val="007A3C76"/>
    <w:rsid w:val="007A3F93"/>
    <w:rsid w:val="007A3FB1"/>
    <w:rsid w:val="007A4018"/>
    <w:rsid w:val="007A44FB"/>
    <w:rsid w:val="007A478D"/>
    <w:rsid w:val="007A47A4"/>
    <w:rsid w:val="007A4895"/>
    <w:rsid w:val="007A4A21"/>
    <w:rsid w:val="007A4C74"/>
    <w:rsid w:val="007A4D75"/>
    <w:rsid w:val="007A4EE6"/>
    <w:rsid w:val="007A507E"/>
    <w:rsid w:val="007A52B7"/>
    <w:rsid w:val="007A54A9"/>
    <w:rsid w:val="007A56FA"/>
    <w:rsid w:val="007A581F"/>
    <w:rsid w:val="007A59CD"/>
    <w:rsid w:val="007A5A15"/>
    <w:rsid w:val="007A5D33"/>
    <w:rsid w:val="007A5D45"/>
    <w:rsid w:val="007A5E2F"/>
    <w:rsid w:val="007A652C"/>
    <w:rsid w:val="007A672E"/>
    <w:rsid w:val="007A6C58"/>
    <w:rsid w:val="007A6F37"/>
    <w:rsid w:val="007A7183"/>
    <w:rsid w:val="007A74B7"/>
    <w:rsid w:val="007A7CC2"/>
    <w:rsid w:val="007A7CF3"/>
    <w:rsid w:val="007B0024"/>
    <w:rsid w:val="007B0074"/>
    <w:rsid w:val="007B0268"/>
    <w:rsid w:val="007B05E7"/>
    <w:rsid w:val="007B08B6"/>
    <w:rsid w:val="007B0DCA"/>
    <w:rsid w:val="007B15CF"/>
    <w:rsid w:val="007B17FE"/>
    <w:rsid w:val="007B19F1"/>
    <w:rsid w:val="007B2317"/>
    <w:rsid w:val="007B299D"/>
    <w:rsid w:val="007B2AB9"/>
    <w:rsid w:val="007B2B27"/>
    <w:rsid w:val="007B2C06"/>
    <w:rsid w:val="007B2E85"/>
    <w:rsid w:val="007B32E7"/>
    <w:rsid w:val="007B331D"/>
    <w:rsid w:val="007B371F"/>
    <w:rsid w:val="007B393B"/>
    <w:rsid w:val="007B398B"/>
    <w:rsid w:val="007B3AF0"/>
    <w:rsid w:val="007B3B12"/>
    <w:rsid w:val="007B3FA3"/>
    <w:rsid w:val="007B4557"/>
    <w:rsid w:val="007B47DE"/>
    <w:rsid w:val="007B4CAA"/>
    <w:rsid w:val="007B4EEC"/>
    <w:rsid w:val="007B4F61"/>
    <w:rsid w:val="007B5219"/>
    <w:rsid w:val="007B5361"/>
    <w:rsid w:val="007B5A2C"/>
    <w:rsid w:val="007B5A3D"/>
    <w:rsid w:val="007B5CBD"/>
    <w:rsid w:val="007B6162"/>
    <w:rsid w:val="007B61DA"/>
    <w:rsid w:val="007B61F2"/>
    <w:rsid w:val="007B61FB"/>
    <w:rsid w:val="007B6676"/>
    <w:rsid w:val="007B6977"/>
    <w:rsid w:val="007B6B26"/>
    <w:rsid w:val="007B6D43"/>
    <w:rsid w:val="007B6D7C"/>
    <w:rsid w:val="007B6FF9"/>
    <w:rsid w:val="007B764C"/>
    <w:rsid w:val="007B7761"/>
    <w:rsid w:val="007B790B"/>
    <w:rsid w:val="007B7A01"/>
    <w:rsid w:val="007B7DB0"/>
    <w:rsid w:val="007B7FB4"/>
    <w:rsid w:val="007C004C"/>
    <w:rsid w:val="007C087E"/>
    <w:rsid w:val="007C0931"/>
    <w:rsid w:val="007C0956"/>
    <w:rsid w:val="007C0F49"/>
    <w:rsid w:val="007C1016"/>
    <w:rsid w:val="007C1323"/>
    <w:rsid w:val="007C1390"/>
    <w:rsid w:val="007C1420"/>
    <w:rsid w:val="007C175D"/>
    <w:rsid w:val="007C1ACF"/>
    <w:rsid w:val="007C202A"/>
    <w:rsid w:val="007C20F4"/>
    <w:rsid w:val="007C20FE"/>
    <w:rsid w:val="007C24B1"/>
    <w:rsid w:val="007C2729"/>
    <w:rsid w:val="007C2A5F"/>
    <w:rsid w:val="007C2ADB"/>
    <w:rsid w:val="007C2BB7"/>
    <w:rsid w:val="007C2D5B"/>
    <w:rsid w:val="007C2F35"/>
    <w:rsid w:val="007C2FA8"/>
    <w:rsid w:val="007C36AD"/>
    <w:rsid w:val="007C3729"/>
    <w:rsid w:val="007C3754"/>
    <w:rsid w:val="007C3792"/>
    <w:rsid w:val="007C389B"/>
    <w:rsid w:val="007C3906"/>
    <w:rsid w:val="007C399C"/>
    <w:rsid w:val="007C402F"/>
    <w:rsid w:val="007C42EA"/>
    <w:rsid w:val="007C47FB"/>
    <w:rsid w:val="007C48F9"/>
    <w:rsid w:val="007C4A35"/>
    <w:rsid w:val="007C4C0A"/>
    <w:rsid w:val="007C4CDB"/>
    <w:rsid w:val="007C4D7B"/>
    <w:rsid w:val="007C50D2"/>
    <w:rsid w:val="007C543D"/>
    <w:rsid w:val="007C56E2"/>
    <w:rsid w:val="007C577E"/>
    <w:rsid w:val="007C58AF"/>
    <w:rsid w:val="007C5AEE"/>
    <w:rsid w:val="007C5B0B"/>
    <w:rsid w:val="007C5D5D"/>
    <w:rsid w:val="007C61B9"/>
    <w:rsid w:val="007C62FB"/>
    <w:rsid w:val="007C63B7"/>
    <w:rsid w:val="007C677B"/>
    <w:rsid w:val="007C68E2"/>
    <w:rsid w:val="007C6E0D"/>
    <w:rsid w:val="007C73AA"/>
    <w:rsid w:val="007C7479"/>
    <w:rsid w:val="007C7747"/>
    <w:rsid w:val="007C775A"/>
    <w:rsid w:val="007C79B5"/>
    <w:rsid w:val="007C7AD7"/>
    <w:rsid w:val="007D0007"/>
    <w:rsid w:val="007D0194"/>
    <w:rsid w:val="007D030B"/>
    <w:rsid w:val="007D0312"/>
    <w:rsid w:val="007D0352"/>
    <w:rsid w:val="007D0687"/>
    <w:rsid w:val="007D084D"/>
    <w:rsid w:val="007D0ABB"/>
    <w:rsid w:val="007D0C74"/>
    <w:rsid w:val="007D0D26"/>
    <w:rsid w:val="007D0D4C"/>
    <w:rsid w:val="007D0EE9"/>
    <w:rsid w:val="007D14C1"/>
    <w:rsid w:val="007D1569"/>
    <w:rsid w:val="007D191A"/>
    <w:rsid w:val="007D1A97"/>
    <w:rsid w:val="007D1DB1"/>
    <w:rsid w:val="007D1E30"/>
    <w:rsid w:val="007D2682"/>
    <w:rsid w:val="007D26C6"/>
    <w:rsid w:val="007D2A84"/>
    <w:rsid w:val="007D2B33"/>
    <w:rsid w:val="007D2EB2"/>
    <w:rsid w:val="007D2EC1"/>
    <w:rsid w:val="007D32A3"/>
    <w:rsid w:val="007D374D"/>
    <w:rsid w:val="007D37C2"/>
    <w:rsid w:val="007D37C7"/>
    <w:rsid w:val="007D3876"/>
    <w:rsid w:val="007D39AC"/>
    <w:rsid w:val="007D3DB0"/>
    <w:rsid w:val="007D3F6A"/>
    <w:rsid w:val="007D411A"/>
    <w:rsid w:val="007D41A8"/>
    <w:rsid w:val="007D4269"/>
    <w:rsid w:val="007D495E"/>
    <w:rsid w:val="007D4A2C"/>
    <w:rsid w:val="007D4FBA"/>
    <w:rsid w:val="007D502F"/>
    <w:rsid w:val="007D5333"/>
    <w:rsid w:val="007D55D6"/>
    <w:rsid w:val="007D565B"/>
    <w:rsid w:val="007D59A4"/>
    <w:rsid w:val="007D5BF2"/>
    <w:rsid w:val="007D5D9A"/>
    <w:rsid w:val="007D5F35"/>
    <w:rsid w:val="007D6116"/>
    <w:rsid w:val="007D63DB"/>
    <w:rsid w:val="007D67B1"/>
    <w:rsid w:val="007D69B3"/>
    <w:rsid w:val="007D6DC4"/>
    <w:rsid w:val="007D72A5"/>
    <w:rsid w:val="007D74D8"/>
    <w:rsid w:val="007D7985"/>
    <w:rsid w:val="007D7FD1"/>
    <w:rsid w:val="007D7FF0"/>
    <w:rsid w:val="007DDCB9"/>
    <w:rsid w:val="007E059B"/>
    <w:rsid w:val="007E06D1"/>
    <w:rsid w:val="007E092A"/>
    <w:rsid w:val="007E09B3"/>
    <w:rsid w:val="007E0A8F"/>
    <w:rsid w:val="007E0D9E"/>
    <w:rsid w:val="007E1112"/>
    <w:rsid w:val="007E11B0"/>
    <w:rsid w:val="007E1425"/>
    <w:rsid w:val="007E14BB"/>
    <w:rsid w:val="007E1675"/>
    <w:rsid w:val="007E17A1"/>
    <w:rsid w:val="007E17E2"/>
    <w:rsid w:val="007E198C"/>
    <w:rsid w:val="007E1A98"/>
    <w:rsid w:val="007E1B6F"/>
    <w:rsid w:val="007E1BE1"/>
    <w:rsid w:val="007E1BF5"/>
    <w:rsid w:val="007E1C45"/>
    <w:rsid w:val="007E1C4D"/>
    <w:rsid w:val="007E21C1"/>
    <w:rsid w:val="007E2380"/>
    <w:rsid w:val="007E249D"/>
    <w:rsid w:val="007E26B2"/>
    <w:rsid w:val="007E2781"/>
    <w:rsid w:val="007E27EC"/>
    <w:rsid w:val="007E2ADD"/>
    <w:rsid w:val="007E2B48"/>
    <w:rsid w:val="007E303A"/>
    <w:rsid w:val="007E3541"/>
    <w:rsid w:val="007E36A7"/>
    <w:rsid w:val="007E3760"/>
    <w:rsid w:val="007E3AF3"/>
    <w:rsid w:val="007E3C8E"/>
    <w:rsid w:val="007E3F43"/>
    <w:rsid w:val="007E4024"/>
    <w:rsid w:val="007E41D8"/>
    <w:rsid w:val="007E4377"/>
    <w:rsid w:val="007E43C3"/>
    <w:rsid w:val="007E46E2"/>
    <w:rsid w:val="007E49F9"/>
    <w:rsid w:val="007E4BD6"/>
    <w:rsid w:val="007E4DA4"/>
    <w:rsid w:val="007E5222"/>
    <w:rsid w:val="007E5305"/>
    <w:rsid w:val="007E532C"/>
    <w:rsid w:val="007E55C0"/>
    <w:rsid w:val="007E5869"/>
    <w:rsid w:val="007E5980"/>
    <w:rsid w:val="007E5A9D"/>
    <w:rsid w:val="007E5BD4"/>
    <w:rsid w:val="007E5F7E"/>
    <w:rsid w:val="007E635D"/>
    <w:rsid w:val="007E6360"/>
    <w:rsid w:val="007E639E"/>
    <w:rsid w:val="007E641A"/>
    <w:rsid w:val="007E6535"/>
    <w:rsid w:val="007E6542"/>
    <w:rsid w:val="007E65BE"/>
    <w:rsid w:val="007E65D8"/>
    <w:rsid w:val="007E6811"/>
    <w:rsid w:val="007E6835"/>
    <w:rsid w:val="007E6E24"/>
    <w:rsid w:val="007E6E84"/>
    <w:rsid w:val="007E741C"/>
    <w:rsid w:val="007E742B"/>
    <w:rsid w:val="007E75EA"/>
    <w:rsid w:val="007E776E"/>
    <w:rsid w:val="007E7C52"/>
    <w:rsid w:val="007E7E7F"/>
    <w:rsid w:val="007E9E98"/>
    <w:rsid w:val="007F002C"/>
    <w:rsid w:val="007F0078"/>
    <w:rsid w:val="007F00F7"/>
    <w:rsid w:val="007F0101"/>
    <w:rsid w:val="007F0180"/>
    <w:rsid w:val="007F01BF"/>
    <w:rsid w:val="007F0449"/>
    <w:rsid w:val="007F0707"/>
    <w:rsid w:val="007F07E7"/>
    <w:rsid w:val="007F083A"/>
    <w:rsid w:val="007F09AE"/>
    <w:rsid w:val="007F0C1D"/>
    <w:rsid w:val="007F0CA7"/>
    <w:rsid w:val="007F0DA8"/>
    <w:rsid w:val="007F0F60"/>
    <w:rsid w:val="007F1107"/>
    <w:rsid w:val="007F134D"/>
    <w:rsid w:val="007F1749"/>
    <w:rsid w:val="007F1995"/>
    <w:rsid w:val="007F1B18"/>
    <w:rsid w:val="007F1F15"/>
    <w:rsid w:val="007F2378"/>
    <w:rsid w:val="007F2617"/>
    <w:rsid w:val="007F2DCB"/>
    <w:rsid w:val="007F2E5A"/>
    <w:rsid w:val="007F2FCF"/>
    <w:rsid w:val="007F3128"/>
    <w:rsid w:val="007F31DE"/>
    <w:rsid w:val="007F3249"/>
    <w:rsid w:val="007F326D"/>
    <w:rsid w:val="007F3543"/>
    <w:rsid w:val="007F3544"/>
    <w:rsid w:val="007F3DD3"/>
    <w:rsid w:val="007F3F0D"/>
    <w:rsid w:val="007F401F"/>
    <w:rsid w:val="007F4056"/>
    <w:rsid w:val="007F406B"/>
    <w:rsid w:val="007F42FF"/>
    <w:rsid w:val="007F45B0"/>
    <w:rsid w:val="007F462F"/>
    <w:rsid w:val="007F4BCA"/>
    <w:rsid w:val="007F4C8E"/>
    <w:rsid w:val="007F4EE5"/>
    <w:rsid w:val="007F516C"/>
    <w:rsid w:val="007F532C"/>
    <w:rsid w:val="007F5592"/>
    <w:rsid w:val="007F5CED"/>
    <w:rsid w:val="007F5E74"/>
    <w:rsid w:val="007F5E7B"/>
    <w:rsid w:val="007F5E82"/>
    <w:rsid w:val="007F5EC3"/>
    <w:rsid w:val="007F605F"/>
    <w:rsid w:val="007F60EF"/>
    <w:rsid w:val="007F6187"/>
    <w:rsid w:val="007F631C"/>
    <w:rsid w:val="007F6715"/>
    <w:rsid w:val="007F689F"/>
    <w:rsid w:val="007F6F8E"/>
    <w:rsid w:val="007F7921"/>
    <w:rsid w:val="007F795C"/>
    <w:rsid w:val="007F7AAC"/>
    <w:rsid w:val="007F7AD6"/>
    <w:rsid w:val="007F7C90"/>
    <w:rsid w:val="007F7EDA"/>
    <w:rsid w:val="007F7F24"/>
    <w:rsid w:val="007F7F5C"/>
    <w:rsid w:val="0080035D"/>
    <w:rsid w:val="00800472"/>
    <w:rsid w:val="00800783"/>
    <w:rsid w:val="0080098A"/>
    <w:rsid w:val="00800A7D"/>
    <w:rsid w:val="00800C10"/>
    <w:rsid w:val="00800CD4"/>
    <w:rsid w:val="00800E17"/>
    <w:rsid w:val="00800FA1"/>
    <w:rsid w:val="00801077"/>
    <w:rsid w:val="008018EE"/>
    <w:rsid w:val="008019B4"/>
    <w:rsid w:val="00801D96"/>
    <w:rsid w:val="00801EA1"/>
    <w:rsid w:val="00801F35"/>
    <w:rsid w:val="00802031"/>
    <w:rsid w:val="00802293"/>
    <w:rsid w:val="00802417"/>
    <w:rsid w:val="008024A7"/>
    <w:rsid w:val="008025BE"/>
    <w:rsid w:val="0080281A"/>
    <w:rsid w:val="00802A2C"/>
    <w:rsid w:val="00802B9D"/>
    <w:rsid w:val="00803049"/>
    <w:rsid w:val="008030E4"/>
    <w:rsid w:val="00803126"/>
    <w:rsid w:val="00803709"/>
    <w:rsid w:val="00803917"/>
    <w:rsid w:val="00803AC1"/>
    <w:rsid w:val="00803C49"/>
    <w:rsid w:val="00803CF0"/>
    <w:rsid w:val="008044F0"/>
    <w:rsid w:val="008048D1"/>
    <w:rsid w:val="00804C4C"/>
    <w:rsid w:val="00805561"/>
    <w:rsid w:val="0080566C"/>
    <w:rsid w:val="00805835"/>
    <w:rsid w:val="00805B44"/>
    <w:rsid w:val="00805CE3"/>
    <w:rsid w:val="00805E7E"/>
    <w:rsid w:val="00805F5E"/>
    <w:rsid w:val="00806177"/>
    <w:rsid w:val="00806602"/>
    <w:rsid w:val="008066A0"/>
    <w:rsid w:val="008067AD"/>
    <w:rsid w:val="00806819"/>
    <w:rsid w:val="00806BA9"/>
    <w:rsid w:val="00806CB7"/>
    <w:rsid w:val="00806FD6"/>
    <w:rsid w:val="00806FFE"/>
    <w:rsid w:val="00807B04"/>
    <w:rsid w:val="00807B2B"/>
    <w:rsid w:val="00807B2E"/>
    <w:rsid w:val="00807BE9"/>
    <w:rsid w:val="00807D98"/>
    <w:rsid w:val="0081000B"/>
    <w:rsid w:val="0081005E"/>
    <w:rsid w:val="008100AC"/>
    <w:rsid w:val="0081038A"/>
    <w:rsid w:val="00810A25"/>
    <w:rsid w:val="00810B8D"/>
    <w:rsid w:val="0081101E"/>
    <w:rsid w:val="0081123C"/>
    <w:rsid w:val="00811925"/>
    <w:rsid w:val="00811BA8"/>
    <w:rsid w:val="00811E0A"/>
    <w:rsid w:val="00811E7F"/>
    <w:rsid w:val="00811E89"/>
    <w:rsid w:val="00811FD9"/>
    <w:rsid w:val="008121B1"/>
    <w:rsid w:val="0081248D"/>
    <w:rsid w:val="0081278B"/>
    <w:rsid w:val="008129DF"/>
    <w:rsid w:val="008129E7"/>
    <w:rsid w:val="00812A69"/>
    <w:rsid w:val="00812ADC"/>
    <w:rsid w:val="00812D6D"/>
    <w:rsid w:val="00812DD7"/>
    <w:rsid w:val="00812E3F"/>
    <w:rsid w:val="00813051"/>
    <w:rsid w:val="00813290"/>
    <w:rsid w:val="00813402"/>
    <w:rsid w:val="00813477"/>
    <w:rsid w:val="0081347C"/>
    <w:rsid w:val="00813B1D"/>
    <w:rsid w:val="00813D24"/>
    <w:rsid w:val="00813F31"/>
    <w:rsid w:val="00813F97"/>
    <w:rsid w:val="0081441B"/>
    <w:rsid w:val="008145CA"/>
    <w:rsid w:val="00814D6E"/>
    <w:rsid w:val="008150BE"/>
    <w:rsid w:val="008158A1"/>
    <w:rsid w:val="008158B3"/>
    <w:rsid w:val="0081599F"/>
    <w:rsid w:val="00815B29"/>
    <w:rsid w:val="00815BD1"/>
    <w:rsid w:val="00815C6E"/>
    <w:rsid w:val="00816473"/>
    <w:rsid w:val="0081690B"/>
    <w:rsid w:val="0081716F"/>
    <w:rsid w:val="00817519"/>
    <w:rsid w:val="00817769"/>
    <w:rsid w:val="00817884"/>
    <w:rsid w:val="008178C7"/>
    <w:rsid w:val="008178D0"/>
    <w:rsid w:val="00817B3F"/>
    <w:rsid w:val="00817C88"/>
    <w:rsid w:val="00817D7B"/>
    <w:rsid w:val="00817FD6"/>
    <w:rsid w:val="00820161"/>
    <w:rsid w:val="008203E8"/>
    <w:rsid w:val="00820907"/>
    <w:rsid w:val="00820D3E"/>
    <w:rsid w:val="00820ECF"/>
    <w:rsid w:val="00820F15"/>
    <w:rsid w:val="0082128C"/>
    <w:rsid w:val="0082138A"/>
    <w:rsid w:val="008217E2"/>
    <w:rsid w:val="008218C7"/>
    <w:rsid w:val="0082196D"/>
    <w:rsid w:val="008219D1"/>
    <w:rsid w:val="00821B17"/>
    <w:rsid w:val="00821FA6"/>
    <w:rsid w:val="008220F2"/>
    <w:rsid w:val="0082222D"/>
    <w:rsid w:val="00822450"/>
    <w:rsid w:val="008225A2"/>
    <w:rsid w:val="008225B0"/>
    <w:rsid w:val="008228F6"/>
    <w:rsid w:val="00822946"/>
    <w:rsid w:val="00822AAE"/>
    <w:rsid w:val="00822C2E"/>
    <w:rsid w:val="00822C68"/>
    <w:rsid w:val="00822E5D"/>
    <w:rsid w:val="00823220"/>
    <w:rsid w:val="00823304"/>
    <w:rsid w:val="00823334"/>
    <w:rsid w:val="0082336B"/>
    <w:rsid w:val="008235B4"/>
    <w:rsid w:val="008235BC"/>
    <w:rsid w:val="00823816"/>
    <w:rsid w:val="008238EB"/>
    <w:rsid w:val="00823C0C"/>
    <w:rsid w:val="00823CC2"/>
    <w:rsid w:val="008242D7"/>
    <w:rsid w:val="008246F4"/>
    <w:rsid w:val="008246F8"/>
    <w:rsid w:val="00824CAB"/>
    <w:rsid w:val="00824F41"/>
    <w:rsid w:val="00825243"/>
    <w:rsid w:val="0082550F"/>
    <w:rsid w:val="008257A8"/>
    <w:rsid w:val="008257FD"/>
    <w:rsid w:val="008259A4"/>
    <w:rsid w:val="00825AE7"/>
    <w:rsid w:val="00825C30"/>
    <w:rsid w:val="00825CFC"/>
    <w:rsid w:val="00825D3F"/>
    <w:rsid w:val="00825F0E"/>
    <w:rsid w:val="00825FA3"/>
    <w:rsid w:val="00825FCC"/>
    <w:rsid w:val="00826268"/>
    <w:rsid w:val="008262EA"/>
    <w:rsid w:val="008268ED"/>
    <w:rsid w:val="008269E5"/>
    <w:rsid w:val="008269EA"/>
    <w:rsid w:val="00826BF6"/>
    <w:rsid w:val="008278D0"/>
    <w:rsid w:val="00827D2A"/>
    <w:rsid w:val="00827EDF"/>
    <w:rsid w:val="00827EEC"/>
    <w:rsid w:val="00830118"/>
    <w:rsid w:val="00830366"/>
    <w:rsid w:val="00830630"/>
    <w:rsid w:val="008306C0"/>
    <w:rsid w:val="008308AE"/>
    <w:rsid w:val="00830D1C"/>
    <w:rsid w:val="00830D5D"/>
    <w:rsid w:val="00830E2A"/>
    <w:rsid w:val="00830FA7"/>
    <w:rsid w:val="00830FDF"/>
    <w:rsid w:val="00831676"/>
    <w:rsid w:val="00831970"/>
    <w:rsid w:val="00831A2D"/>
    <w:rsid w:val="00831FEC"/>
    <w:rsid w:val="00832152"/>
    <w:rsid w:val="00832229"/>
    <w:rsid w:val="0083230C"/>
    <w:rsid w:val="00832762"/>
    <w:rsid w:val="008327CA"/>
    <w:rsid w:val="0083287F"/>
    <w:rsid w:val="00833663"/>
    <w:rsid w:val="00833F18"/>
    <w:rsid w:val="00833F74"/>
    <w:rsid w:val="00834268"/>
    <w:rsid w:val="00834306"/>
    <w:rsid w:val="0083449B"/>
    <w:rsid w:val="0083465C"/>
    <w:rsid w:val="00834981"/>
    <w:rsid w:val="00835022"/>
    <w:rsid w:val="00835060"/>
    <w:rsid w:val="0083530E"/>
    <w:rsid w:val="00835707"/>
    <w:rsid w:val="00835D49"/>
    <w:rsid w:val="00835DD0"/>
    <w:rsid w:val="00835E33"/>
    <w:rsid w:val="00835EA4"/>
    <w:rsid w:val="00835F63"/>
    <w:rsid w:val="008361D3"/>
    <w:rsid w:val="008362A6"/>
    <w:rsid w:val="008362EF"/>
    <w:rsid w:val="0083647E"/>
    <w:rsid w:val="00836688"/>
    <w:rsid w:val="00836987"/>
    <w:rsid w:val="00836C57"/>
    <w:rsid w:val="00836E41"/>
    <w:rsid w:val="008373B9"/>
    <w:rsid w:val="00837527"/>
    <w:rsid w:val="0083759B"/>
    <w:rsid w:val="008379BB"/>
    <w:rsid w:val="00837B9A"/>
    <w:rsid w:val="00837E3E"/>
    <w:rsid w:val="00837E81"/>
    <w:rsid w:val="00837F6E"/>
    <w:rsid w:val="008400A7"/>
    <w:rsid w:val="00840134"/>
    <w:rsid w:val="00840581"/>
    <w:rsid w:val="008405E8"/>
    <w:rsid w:val="0084075E"/>
    <w:rsid w:val="00840794"/>
    <w:rsid w:val="00840977"/>
    <w:rsid w:val="00841029"/>
    <w:rsid w:val="00841355"/>
    <w:rsid w:val="00841415"/>
    <w:rsid w:val="00841720"/>
    <w:rsid w:val="008418D8"/>
    <w:rsid w:val="00841B0F"/>
    <w:rsid w:val="00841B87"/>
    <w:rsid w:val="00842127"/>
    <w:rsid w:val="00842350"/>
    <w:rsid w:val="008424E3"/>
    <w:rsid w:val="00842849"/>
    <w:rsid w:val="00842A3C"/>
    <w:rsid w:val="00842B73"/>
    <w:rsid w:val="00842BB1"/>
    <w:rsid w:val="00842C16"/>
    <w:rsid w:val="00842CA0"/>
    <w:rsid w:val="00842E7A"/>
    <w:rsid w:val="00842EF9"/>
    <w:rsid w:val="00842FB0"/>
    <w:rsid w:val="00842FE8"/>
    <w:rsid w:val="008430C9"/>
    <w:rsid w:val="0084311A"/>
    <w:rsid w:val="008431B4"/>
    <w:rsid w:val="008432F6"/>
    <w:rsid w:val="00843311"/>
    <w:rsid w:val="008436F5"/>
    <w:rsid w:val="0084374D"/>
    <w:rsid w:val="00843F2A"/>
    <w:rsid w:val="00843FC4"/>
    <w:rsid w:val="00844069"/>
    <w:rsid w:val="0084415E"/>
    <w:rsid w:val="00844203"/>
    <w:rsid w:val="00844986"/>
    <w:rsid w:val="00844F94"/>
    <w:rsid w:val="008450A5"/>
    <w:rsid w:val="008450BE"/>
    <w:rsid w:val="00845428"/>
    <w:rsid w:val="0084547F"/>
    <w:rsid w:val="008454FE"/>
    <w:rsid w:val="008455E6"/>
    <w:rsid w:val="008456BC"/>
    <w:rsid w:val="0084572B"/>
    <w:rsid w:val="00845A45"/>
    <w:rsid w:val="00845D4F"/>
    <w:rsid w:val="00846224"/>
    <w:rsid w:val="008462E8"/>
    <w:rsid w:val="00846416"/>
    <w:rsid w:val="00846819"/>
    <w:rsid w:val="008469B1"/>
    <w:rsid w:val="00846AED"/>
    <w:rsid w:val="00846B9D"/>
    <w:rsid w:val="00846EBB"/>
    <w:rsid w:val="0084716D"/>
    <w:rsid w:val="008471FA"/>
    <w:rsid w:val="0084732D"/>
    <w:rsid w:val="00847669"/>
    <w:rsid w:val="008476E0"/>
    <w:rsid w:val="008477F4"/>
    <w:rsid w:val="00847A4E"/>
    <w:rsid w:val="00847B46"/>
    <w:rsid w:val="00847B6C"/>
    <w:rsid w:val="00847C7A"/>
    <w:rsid w:val="00847CBC"/>
    <w:rsid w:val="00847F00"/>
    <w:rsid w:val="00847F53"/>
    <w:rsid w:val="00850023"/>
    <w:rsid w:val="0085023C"/>
    <w:rsid w:val="008505F5"/>
    <w:rsid w:val="008507CC"/>
    <w:rsid w:val="00850810"/>
    <w:rsid w:val="00850E95"/>
    <w:rsid w:val="00851291"/>
    <w:rsid w:val="008512E9"/>
    <w:rsid w:val="008518D2"/>
    <w:rsid w:val="00851931"/>
    <w:rsid w:val="00851947"/>
    <w:rsid w:val="00851BBF"/>
    <w:rsid w:val="00851E36"/>
    <w:rsid w:val="0085206B"/>
    <w:rsid w:val="00852F9D"/>
    <w:rsid w:val="00853051"/>
    <w:rsid w:val="00853124"/>
    <w:rsid w:val="00853311"/>
    <w:rsid w:val="00853562"/>
    <w:rsid w:val="008537E7"/>
    <w:rsid w:val="00853843"/>
    <w:rsid w:val="00853861"/>
    <w:rsid w:val="00853993"/>
    <w:rsid w:val="00853C5E"/>
    <w:rsid w:val="00853E37"/>
    <w:rsid w:val="00853F74"/>
    <w:rsid w:val="008541F0"/>
    <w:rsid w:val="00854C73"/>
    <w:rsid w:val="00854E6D"/>
    <w:rsid w:val="0085535C"/>
    <w:rsid w:val="00855DC5"/>
    <w:rsid w:val="00856335"/>
    <w:rsid w:val="008566F9"/>
    <w:rsid w:val="0085699D"/>
    <w:rsid w:val="00856B15"/>
    <w:rsid w:val="00856C1F"/>
    <w:rsid w:val="00857220"/>
    <w:rsid w:val="008575F4"/>
    <w:rsid w:val="00857719"/>
    <w:rsid w:val="00857736"/>
    <w:rsid w:val="0085798F"/>
    <w:rsid w:val="00857EDC"/>
    <w:rsid w:val="008601BB"/>
    <w:rsid w:val="0086021A"/>
    <w:rsid w:val="0086029F"/>
    <w:rsid w:val="00860520"/>
    <w:rsid w:val="00860F6B"/>
    <w:rsid w:val="00861288"/>
    <w:rsid w:val="00861336"/>
    <w:rsid w:val="008615D0"/>
    <w:rsid w:val="008617BD"/>
    <w:rsid w:val="00861890"/>
    <w:rsid w:val="00861CB3"/>
    <w:rsid w:val="00861CE4"/>
    <w:rsid w:val="00861E2A"/>
    <w:rsid w:val="00861EC7"/>
    <w:rsid w:val="00861FF1"/>
    <w:rsid w:val="00862067"/>
    <w:rsid w:val="00862214"/>
    <w:rsid w:val="00862297"/>
    <w:rsid w:val="0086246A"/>
    <w:rsid w:val="00862805"/>
    <w:rsid w:val="0086291B"/>
    <w:rsid w:val="008629F2"/>
    <w:rsid w:val="00862CC9"/>
    <w:rsid w:val="00863013"/>
    <w:rsid w:val="0086303C"/>
    <w:rsid w:val="008631A9"/>
    <w:rsid w:val="00863631"/>
    <w:rsid w:val="00863884"/>
    <w:rsid w:val="008639B2"/>
    <w:rsid w:val="00863ADC"/>
    <w:rsid w:val="00863CBE"/>
    <w:rsid w:val="00864033"/>
    <w:rsid w:val="008642F3"/>
    <w:rsid w:val="00864A31"/>
    <w:rsid w:val="00864A43"/>
    <w:rsid w:val="00864C94"/>
    <w:rsid w:val="00864F17"/>
    <w:rsid w:val="008651AD"/>
    <w:rsid w:val="008653D0"/>
    <w:rsid w:val="00865409"/>
    <w:rsid w:val="0086541E"/>
    <w:rsid w:val="008655D6"/>
    <w:rsid w:val="00865794"/>
    <w:rsid w:val="00865DA8"/>
    <w:rsid w:val="00865EA5"/>
    <w:rsid w:val="0086603B"/>
    <w:rsid w:val="00866058"/>
    <w:rsid w:val="008662A0"/>
    <w:rsid w:val="0086635C"/>
    <w:rsid w:val="00866452"/>
    <w:rsid w:val="00866531"/>
    <w:rsid w:val="00866A30"/>
    <w:rsid w:val="00866ADE"/>
    <w:rsid w:val="00866B92"/>
    <w:rsid w:val="00866BFF"/>
    <w:rsid w:val="00866D67"/>
    <w:rsid w:val="00867193"/>
    <w:rsid w:val="008671A1"/>
    <w:rsid w:val="008674EB"/>
    <w:rsid w:val="008675C3"/>
    <w:rsid w:val="00867932"/>
    <w:rsid w:val="00867D14"/>
    <w:rsid w:val="00867DB3"/>
    <w:rsid w:val="00867DE5"/>
    <w:rsid w:val="00870191"/>
    <w:rsid w:val="00870298"/>
    <w:rsid w:val="0087052D"/>
    <w:rsid w:val="00870BCF"/>
    <w:rsid w:val="00870C66"/>
    <w:rsid w:val="00870DEA"/>
    <w:rsid w:val="00870F99"/>
    <w:rsid w:val="0087101C"/>
    <w:rsid w:val="00871074"/>
    <w:rsid w:val="008711AB"/>
    <w:rsid w:val="008711CD"/>
    <w:rsid w:val="00871546"/>
    <w:rsid w:val="00871613"/>
    <w:rsid w:val="00871A89"/>
    <w:rsid w:val="00871AC1"/>
    <w:rsid w:val="00871E7C"/>
    <w:rsid w:val="008721B3"/>
    <w:rsid w:val="008722F4"/>
    <w:rsid w:val="00872470"/>
    <w:rsid w:val="0087247C"/>
    <w:rsid w:val="008726A5"/>
    <w:rsid w:val="00872829"/>
    <w:rsid w:val="00872A19"/>
    <w:rsid w:val="00872A99"/>
    <w:rsid w:val="00872F2A"/>
    <w:rsid w:val="00872F31"/>
    <w:rsid w:val="00872FFE"/>
    <w:rsid w:val="008730B5"/>
    <w:rsid w:val="008731B8"/>
    <w:rsid w:val="008731E5"/>
    <w:rsid w:val="0087321E"/>
    <w:rsid w:val="008733A8"/>
    <w:rsid w:val="0087358C"/>
    <w:rsid w:val="00873BCA"/>
    <w:rsid w:val="00873C74"/>
    <w:rsid w:val="00873CF7"/>
    <w:rsid w:val="00873F4C"/>
    <w:rsid w:val="008740AC"/>
    <w:rsid w:val="008741C0"/>
    <w:rsid w:val="008745DF"/>
    <w:rsid w:val="0087461D"/>
    <w:rsid w:val="0087475E"/>
    <w:rsid w:val="008747F7"/>
    <w:rsid w:val="008748FE"/>
    <w:rsid w:val="00874A42"/>
    <w:rsid w:val="00874D0A"/>
    <w:rsid w:val="0087567E"/>
    <w:rsid w:val="008757D9"/>
    <w:rsid w:val="00875854"/>
    <w:rsid w:val="00875984"/>
    <w:rsid w:val="00875BEB"/>
    <w:rsid w:val="00875BEE"/>
    <w:rsid w:val="00876096"/>
    <w:rsid w:val="008761B3"/>
    <w:rsid w:val="008761FD"/>
    <w:rsid w:val="008765BA"/>
    <w:rsid w:val="00876B72"/>
    <w:rsid w:val="00876D10"/>
    <w:rsid w:val="00876E71"/>
    <w:rsid w:val="00877095"/>
    <w:rsid w:val="008770AF"/>
    <w:rsid w:val="00877184"/>
    <w:rsid w:val="0087784A"/>
    <w:rsid w:val="00877C90"/>
    <w:rsid w:val="00877FA4"/>
    <w:rsid w:val="00880029"/>
    <w:rsid w:val="00880273"/>
    <w:rsid w:val="008802E6"/>
    <w:rsid w:val="008804D5"/>
    <w:rsid w:val="00880896"/>
    <w:rsid w:val="008808E4"/>
    <w:rsid w:val="00880C1C"/>
    <w:rsid w:val="008811FA"/>
    <w:rsid w:val="0088127E"/>
    <w:rsid w:val="0088128E"/>
    <w:rsid w:val="00881316"/>
    <w:rsid w:val="00881409"/>
    <w:rsid w:val="00881454"/>
    <w:rsid w:val="008815C0"/>
    <w:rsid w:val="00881961"/>
    <w:rsid w:val="00881B32"/>
    <w:rsid w:val="00881E10"/>
    <w:rsid w:val="00881E6C"/>
    <w:rsid w:val="00881F7E"/>
    <w:rsid w:val="00881FBD"/>
    <w:rsid w:val="00882615"/>
    <w:rsid w:val="008827E9"/>
    <w:rsid w:val="00882CDB"/>
    <w:rsid w:val="00882E09"/>
    <w:rsid w:val="008830B7"/>
    <w:rsid w:val="008831F1"/>
    <w:rsid w:val="008839AF"/>
    <w:rsid w:val="008839FD"/>
    <w:rsid w:val="00883C4B"/>
    <w:rsid w:val="00883E5E"/>
    <w:rsid w:val="00884280"/>
    <w:rsid w:val="0088459B"/>
    <w:rsid w:val="0088483A"/>
    <w:rsid w:val="0088499C"/>
    <w:rsid w:val="00884B8F"/>
    <w:rsid w:val="00884C26"/>
    <w:rsid w:val="00884DDD"/>
    <w:rsid w:val="00884DEA"/>
    <w:rsid w:val="008850EC"/>
    <w:rsid w:val="00885129"/>
    <w:rsid w:val="00885277"/>
    <w:rsid w:val="0088538C"/>
    <w:rsid w:val="008856A5"/>
    <w:rsid w:val="00885C79"/>
    <w:rsid w:val="00885E09"/>
    <w:rsid w:val="008861E4"/>
    <w:rsid w:val="008866FE"/>
    <w:rsid w:val="0088694C"/>
    <w:rsid w:val="00886A2D"/>
    <w:rsid w:val="00886CB2"/>
    <w:rsid w:val="00886E5E"/>
    <w:rsid w:val="00886E6D"/>
    <w:rsid w:val="00886FA4"/>
    <w:rsid w:val="00886FBA"/>
    <w:rsid w:val="0088707D"/>
    <w:rsid w:val="0088711F"/>
    <w:rsid w:val="008871AE"/>
    <w:rsid w:val="0088759D"/>
    <w:rsid w:val="008877BC"/>
    <w:rsid w:val="00887842"/>
    <w:rsid w:val="0088794A"/>
    <w:rsid w:val="00887A29"/>
    <w:rsid w:val="00887CAF"/>
    <w:rsid w:val="0089017A"/>
    <w:rsid w:val="00890365"/>
    <w:rsid w:val="00890442"/>
    <w:rsid w:val="00890626"/>
    <w:rsid w:val="008907D3"/>
    <w:rsid w:val="0089081B"/>
    <w:rsid w:val="00890938"/>
    <w:rsid w:val="00890942"/>
    <w:rsid w:val="00890A6B"/>
    <w:rsid w:val="00890F4E"/>
    <w:rsid w:val="00891007"/>
    <w:rsid w:val="008915FC"/>
    <w:rsid w:val="0089179C"/>
    <w:rsid w:val="00891DE5"/>
    <w:rsid w:val="008920C8"/>
    <w:rsid w:val="0089230D"/>
    <w:rsid w:val="00892455"/>
    <w:rsid w:val="008924E9"/>
    <w:rsid w:val="0089251F"/>
    <w:rsid w:val="0089289A"/>
    <w:rsid w:val="008929B2"/>
    <w:rsid w:val="00892A97"/>
    <w:rsid w:val="00892AE9"/>
    <w:rsid w:val="00893198"/>
    <w:rsid w:val="00893621"/>
    <w:rsid w:val="008939BA"/>
    <w:rsid w:val="00893A87"/>
    <w:rsid w:val="00893BA3"/>
    <w:rsid w:val="00893C37"/>
    <w:rsid w:val="00893DDA"/>
    <w:rsid w:val="00893F71"/>
    <w:rsid w:val="00894130"/>
    <w:rsid w:val="008943B2"/>
    <w:rsid w:val="008944BC"/>
    <w:rsid w:val="008944FE"/>
    <w:rsid w:val="00894689"/>
    <w:rsid w:val="008946A7"/>
    <w:rsid w:val="00894B61"/>
    <w:rsid w:val="00894B80"/>
    <w:rsid w:val="00894C7B"/>
    <w:rsid w:val="00894CF1"/>
    <w:rsid w:val="008950BE"/>
    <w:rsid w:val="00895195"/>
    <w:rsid w:val="00895197"/>
    <w:rsid w:val="008951D5"/>
    <w:rsid w:val="008954F5"/>
    <w:rsid w:val="008955C2"/>
    <w:rsid w:val="008957E4"/>
    <w:rsid w:val="00895AE9"/>
    <w:rsid w:val="00895BC2"/>
    <w:rsid w:val="00895E67"/>
    <w:rsid w:val="00895FA1"/>
    <w:rsid w:val="0089611E"/>
    <w:rsid w:val="00896189"/>
    <w:rsid w:val="008961BB"/>
    <w:rsid w:val="00896266"/>
    <w:rsid w:val="0089636B"/>
    <w:rsid w:val="0089642D"/>
    <w:rsid w:val="00896468"/>
    <w:rsid w:val="00896933"/>
    <w:rsid w:val="00896C03"/>
    <w:rsid w:val="008970E1"/>
    <w:rsid w:val="00897252"/>
    <w:rsid w:val="00897266"/>
    <w:rsid w:val="0089735E"/>
    <w:rsid w:val="00897557"/>
    <w:rsid w:val="008975DB"/>
    <w:rsid w:val="00897635"/>
    <w:rsid w:val="00897722"/>
    <w:rsid w:val="0089779B"/>
    <w:rsid w:val="008978BD"/>
    <w:rsid w:val="00897902"/>
    <w:rsid w:val="00897ABD"/>
    <w:rsid w:val="008A00A3"/>
    <w:rsid w:val="008A00CF"/>
    <w:rsid w:val="008A0171"/>
    <w:rsid w:val="008A0215"/>
    <w:rsid w:val="008A0278"/>
    <w:rsid w:val="008A05EA"/>
    <w:rsid w:val="008A06B4"/>
    <w:rsid w:val="008A070B"/>
    <w:rsid w:val="008A0B41"/>
    <w:rsid w:val="008A0C0B"/>
    <w:rsid w:val="008A19B4"/>
    <w:rsid w:val="008A1B0D"/>
    <w:rsid w:val="008A1CAB"/>
    <w:rsid w:val="008A1D24"/>
    <w:rsid w:val="008A21C4"/>
    <w:rsid w:val="008A2223"/>
    <w:rsid w:val="008A280E"/>
    <w:rsid w:val="008A2C01"/>
    <w:rsid w:val="008A2DE0"/>
    <w:rsid w:val="008A3102"/>
    <w:rsid w:val="008A3254"/>
    <w:rsid w:val="008A345D"/>
    <w:rsid w:val="008A3655"/>
    <w:rsid w:val="008A37FA"/>
    <w:rsid w:val="008A3EDF"/>
    <w:rsid w:val="008A4377"/>
    <w:rsid w:val="008A47C8"/>
    <w:rsid w:val="008A4997"/>
    <w:rsid w:val="008A4A77"/>
    <w:rsid w:val="008A4AF6"/>
    <w:rsid w:val="008A4B0C"/>
    <w:rsid w:val="008A4BEF"/>
    <w:rsid w:val="008A4FE2"/>
    <w:rsid w:val="008A52B4"/>
    <w:rsid w:val="008A566D"/>
    <w:rsid w:val="008A5771"/>
    <w:rsid w:val="008A5BC7"/>
    <w:rsid w:val="008A5EF0"/>
    <w:rsid w:val="008A5F50"/>
    <w:rsid w:val="008A61EB"/>
    <w:rsid w:val="008A6606"/>
    <w:rsid w:val="008A6636"/>
    <w:rsid w:val="008A674A"/>
    <w:rsid w:val="008A6AE6"/>
    <w:rsid w:val="008A6E41"/>
    <w:rsid w:val="008A71A3"/>
    <w:rsid w:val="008A72A7"/>
    <w:rsid w:val="008A737E"/>
    <w:rsid w:val="008A7475"/>
    <w:rsid w:val="008A768C"/>
    <w:rsid w:val="008A76A4"/>
    <w:rsid w:val="008A7BB2"/>
    <w:rsid w:val="008A7EA9"/>
    <w:rsid w:val="008A7FDD"/>
    <w:rsid w:val="008B01DA"/>
    <w:rsid w:val="008B0930"/>
    <w:rsid w:val="008B096D"/>
    <w:rsid w:val="008B09AA"/>
    <w:rsid w:val="008B0B7D"/>
    <w:rsid w:val="008B0CC7"/>
    <w:rsid w:val="008B0D21"/>
    <w:rsid w:val="008B13C9"/>
    <w:rsid w:val="008B1454"/>
    <w:rsid w:val="008B17BC"/>
    <w:rsid w:val="008B17DA"/>
    <w:rsid w:val="008B1903"/>
    <w:rsid w:val="008B19E8"/>
    <w:rsid w:val="008B1A36"/>
    <w:rsid w:val="008B1BB1"/>
    <w:rsid w:val="008B2340"/>
    <w:rsid w:val="008B2378"/>
    <w:rsid w:val="008B244B"/>
    <w:rsid w:val="008B24DE"/>
    <w:rsid w:val="008B2793"/>
    <w:rsid w:val="008B27F4"/>
    <w:rsid w:val="008B2890"/>
    <w:rsid w:val="008B2C56"/>
    <w:rsid w:val="008B2DAA"/>
    <w:rsid w:val="008B3195"/>
    <w:rsid w:val="008B31FB"/>
    <w:rsid w:val="008B3833"/>
    <w:rsid w:val="008B3CE3"/>
    <w:rsid w:val="008B3D25"/>
    <w:rsid w:val="008B424A"/>
    <w:rsid w:val="008B44E3"/>
    <w:rsid w:val="008B45DE"/>
    <w:rsid w:val="008B45E8"/>
    <w:rsid w:val="008B462D"/>
    <w:rsid w:val="008B4935"/>
    <w:rsid w:val="008B4A3C"/>
    <w:rsid w:val="008B50D8"/>
    <w:rsid w:val="008B51FF"/>
    <w:rsid w:val="008B528B"/>
    <w:rsid w:val="008B5463"/>
    <w:rsid w:val="008B58D2"/>
    <w:rsid w:val="008B5B72"/>
    <w:rsid w:val="008B5C14"/>
    <w:rsid w:val="008B5F48"/>
    <w:rsid w:val="008B6222"/>
    <w:rsid w:val="008B628B"/>
    <w:rsid w:val="008B628C"/>
    <w:rsid w:val="008B628F"/>
    <w:rsid w:val="008B66F6"/>
    <w:rsid w:val="008B6757"/>
    <w:rsid w:val="008B68BE"/>
    <w:rsid w:val="008B6D45"/>
    <w:rsid w:val="008B6E00"/>
    <w:rsid w:val="008B6F57"/>
    <w:rsid w:val="008B6FA7"/>
    <w:rsid w:val="008B722E"/>
    <w:rsid w:val="008B7350"/>
    <w:rsid w:val="008B748D"/>
    <w:rsid w:val="008B75A9"/>
    <w:rsid w:val="008B75E3"/>
    <w:rsid w:val="008B769D"/>
    <w:rsid w:val="008B7AC8"/>
    <w:rsid w:val="008B7AD4"/>
    <w:rsid w:val="008B7D46"/>
    <w:rsid w:val="008B7D84"/>
    <w:rsid w:val="008B7E7E"/>
    <w:rsid w:val="008C03AF"/>
    <w:rsid w:val="008C0562"/>
    <w:rsid w:val="008C0A0E"/>
    <w:rsid w:val="008C0AD1"/>
    <w:rsid w:val="008C0B49"/>
    <w:rsid w:val="008C0C36"/>
    <w:rsid w:val="008C0E95"/>
    <w:rsid w:val="008C0EF0"/>
    <w:rsid w:val="008C0F84"/>
    <w:rsid w:val="008C12D3"/>
    <w:rsid w:val="008C13D7"/>
    <w:rsid w:val="008C14F4"/>
    <w:rsid w:val="008C1610"/>
    <w:rsid w:val="008C1723"/>
    <w:rsid w:val="008C17A4"/>
    <w:rsid w:val="008C190B"/>
    <w:rsid w:val="008C24BB"/>
    <w:rsid w:val="008C24DD"/>
    <w:rsid w:val="008C268C"/>
    <w:rsid w:val="008C2690"/>
    <w:rsid w:val="008C2773"/>
    <w:rsid w:val="008C2976"/>
    <w:rsid w:val="008C2AEF"/>
    <w:rsid w:val="008C2C1E"/>
    <w:rsid w:val="008C3489"/>
    <w:rsid w:val="008C358D"/>
    <w:rsid w:val="008C39A7"/>
    <w:rsid w:val="008C3D56"/>
    <w:rsid w:val="008C3DEC"/>
    <w:rsid w:val="008C4071"/>
    <w:rsid w:val="008C45BC"/>
    <w:rsid w:val="008C45FE"/>
    <w:rsid w:val="008C4796"/>
    <w:rsid w:val="008C54FD"/>
    <w:rsid w:val="008C5556"/>
    <w:rsid w:val="008C55EC"/>
    <w:rsid w:val="008C5805"/>
    <w:rsid w:val="008C59D3"/>
    <w:rsid w:val="008C5E7C"/>
    <w:rsid w:val="008C5EF1"/>
    <w:rsid w:val="008C5FA6"/>
    <w:rsid w:val="008C6058"/>
    <w:rsid w:val="008C6073"/>
    <w:rsid w:val="008C60A1"/>
    <w:rsid w:val="008C60C8"/>
    <w:rsid w:val="008C61C7"/>
    <w:rsid w:val="008C6238"/>
    <w:rsid w:val="008C6257"/>
    <w:rsid w:val="008C6401"/>
    <w:rsid w:val="008C6501"/>
    <w:rsid w:val="008C6867"/>
    <w:rsid w:val="008C6B7E"/>
    <w:rsid w:val="008C7704"/>
    <w:rsid w:val="008C79C6"/>
    <w:rsid w:val="008C7A99"/>
    <w:rsid w:val="008C7AD7"/>
    <w:rsid w:val="008C7E57"/>
    <w:rsid w:val="008C7EC8"/>
    <w:rsid w:val="008C7FA3"/>
    <w:rsid w:val="008C7FAC"/>
    <w:rsid w:val="008D0087"/>
    <w:rsid w:val="008D01EF"/>
    <w:rsid w:val="008D034A"/>
    <w:rsid w:val="008D0D12"/>
    <w:rsid w:val="008D1089"/>
    <w:rsid w:val="008D10E8"/>
    <w:rsid w:val="008D137E"/>
    <w:rsid w:val="008D163C"/>
    <w:rsid w:val="008D17A7"/>
    <w:rsid w:val="008D1A80"/>
    <w:rsid w:val="008D1A8F"/>
    <w:rsid w:val="008D20F6"/>
    <w:rsid w:val="008D23CF"/>
    <w:rsid w:val="008D28A0"/>
    <w:rsid w:val="008D2B39"/>
    <w:rsid w:val="008D2CD1"/>
    <w:rsid w:val="008D2CD9"/>
    <w:rsid w:val="008D303E"/>
    <w:rsid w:val="008D3273"/>
    <w:rsid w:val="008D3285"/>
    <w:rsid w:val="008D365B"/>
    <w:rsid w:val="008D3893"/>
    <w:rsid w:val="008D38A9"/>
    <w:rsid w:val="008D3DC5"/>
    <w:rsid w:val="008D47A1"/>
    <w:rsid w:val="008D48C7"/>
    <w:rsid w:val="008D4AF5"/>
    <w:rsid w:val="008D4C00"/>
    <w:rsid w:val="008D4C30"/>
    <w:rsid w:val="008D4C44"/>
    <w:rsid w:val="008D4C52"/>
    <w:rsid w:val="008D4ED1"/>
    <w:rsid w:val="008D4F17"/>
    <w:rsid w:val="008D510B"/>
    <w:rsid w:val="008D5389"/>
    <w:rsid w:val="008D563D"/>
    <w:rsid w:val="008D5825"/>
    <w:rsid w:val="008D5826"/>
    <w:rsid w:val="008D58D9"/>
    <w:rsid w:val="008D5950"/>
    <w:rsid w:val="008D5998"/>
    <w:rsid w:val="008D5A32"/>
    <w:rsid w:val="008D5BC1"/>
    <w:rsid w:val="008D6387"/>
    <w:rsid w:val="008D67F7"/>
    <w:rsid w:val="008D6A4A"/>
    <w:rsid w:val="008D6B27"/>
    <w:rsid w:val="008D6B71"/>
    <w:rsid w:val="008D6DF4"/>
    <w:rsid w:val="008D6E44"/>
    <w:rsid w:val="008D7365"/>
    <w:rsid w:val="008D7959"/>
    <w:rsid w:val="008D7978"/>
    <w:rsid w:val="008D7B6E"/>
    <w:rsid w:val="008D7C70"/>
    <w:rsid w:val="008D7E43"/>
    <w:rsid w:val="008D7F5E"/>
    <w:rsid w:val="008DF166"/>
    <w:rsid w:val="008E004F"/>
    <w:rsid w:val="008E00C9"/>
    <w:rsid w:val="008E0275"/>
    <w:rsid w:val="008E0316"/>
    <w:rsid w:val="008E070E"/>
    <w:rsid w:val="008E096A"/>
    <w:rsid w:val="008E0997"/>
    <w:rsid w:val="008E0AD6"/>
    <w:rsid w:val="008E0B82"/>
    <w:rsid w:val="008E0E25"/>
    <w:rsid w:val="008E0EE5"/>
    <w:rsid w:val="008E0EF6"/>
    <w:rsid w:val="008E1145"/>
    <w:rsid w:val="008E13BD"/>
    <w:rsid w:val="008E16E3"/>
    <w:rsid w:val="008E2119"/>
    <w:rsid w:val="008E232D"/>
    <w:rsid w:val="008E23E0"/>
    <w:rsid w:val="008E24A0"/>
    <w:rsid w:val="008E25B6"/>
    <w:rsid w:val="008E26E4"/>
    <w:rsid w:val="008E2717"/>
    <w:rsid w:val="008E27C5"/>
    <w:rsid w:val="008E2CD8"/>
    <w:rsid w:val="008E2DB7"/>
    <w:rsid w:val="008E2DDB"/>
    <w:rsid w:val="008E2ED9"/>
    <w:rsid w:val="008E3C5F"/>
    <w:rsid w:val="008E3DBE"/>
    <w:rsid w:val="008E3FD5"/>
    <w:rsid w:val="008E40E6"/>
    <w:rsid w:val="008E4306"/>
    <w:rsid w:val="008E43BE"/>
    <w:rsid w:val="008E4946"/>
    <w:rsid w:val="008E49B2"/>
    <w:rsid w:val="008E4A47"/>
    <w:rsid w:val="008E4C37"/>
    <w:rsid w:val="008E511E"/>
    <w:rsid w:val="008E538B"/>
    <w:rsid w:val="008E550E"/>
    <w:rsid w:val="008E5598"/>
    <w:rsid w:val="008E5889"/>
    <w:rsid w:val="008E5AC9"/>
    <w:rsid w:val="008E5FC6"/>
    <w:rsid w:val="008E6337"/>
    <w:rsid w:val="008E6876"/>
    <w:rsid w:val="008E6DFC"/>
    <w:rsid w:val="008E707A"/>
    <w:rsid w:val="008E7123"/>
    <w:rsid w:val="008E727A"/>
    <w:rsid w:val="008E743D"/>
    <w:rsid w:val="008E760D"/>
    <w:rsid w:val="008E7AB3"/>
    <w:rsid w:val="008E7DB1"/>
    <w:rsid w:val="008F018A"/>
    <w:rsid w:val="008F03D9"/>
    <w:rsid w:val="008F0539"/>
    <w:rsid w:val="008F0712"/>
    <w:rsid w:val="008F0A2E"/>
    <w:rsid w:val="008F0B7E"/>
    <w:rsid w:val="008F0D30"/>
    <w:rsid w:val="008F0DEC"/>
    <w:rsid w:val="008F0EC0"/>
    <w:rsid w:val="008F1208"/>
    <w:rsid w:val="008F1411"/>
    <w:rsid w:val="008F15E1"/>
    <w:rsid w:val="008F16C9"/>
    <w:rsid w:val="008F17C9"/>
    <w:rsid w:val="008F1B6B"/>
    <w:rsid w:val="008F1C8C"/>
    <w:rsid w:val="008F1D1C"/>
    <w:rsid w:val="008F1FDB"/>
    <w:rsid w:val="008F2067"/>
    <w:rsid w:val="008F2379"/>
    <w:rsid w:val="008F2585"/>
    <w:rsid w:val="008F2AB4"/>
    <w:rsid w:val="008F2B9D"/>
    <w:rsid w:val="008F2D99"/>
    <w:rsid w:val="008F2E7D"/>
    <w:rsid w:val="008F321C"/>
    <w:rsid w:val="008F3637"/>
    <w:rsid w:val="008F37C5"/>
    <w:rsid w:val="008F3964"/>
    <w:rsid w:val="008F3A3F"/>
    <w:rsid w:val="008F3C0F"/>
    <w:rsid w:val="008F3C25"/>
    <w:rsid w:val="008F3EC9"/>
    <w:rsid w:val="008F3F1A"/>
    <w:rsid w:val="008F4136"/>
    <w:rsid w:val="008F45A8"/>
    <w:rsid w:val="008F47D6"/>
    <w:rsid w:val="008F493A"/>
    <w:rsid w:val="008F4AC1"/>
    <w:rsid w:val="008F4BCB"/>
    <w:rsid w:val="008F4F92"/>
    <w:rsid w:val="008F5068"/>
    <w:rsid w:val="008F5084"/>
    <w:rsid w:val="008F5244"/>
    <w:rsid w:val="008F5373"/>
    <w:rsid w:val="008F5608"/>
    <w:rsid w:val="008F566A"/>
    <w:rsid w:val="008F594E"/>
    <w:rsid w:val="008F59D2"/>
    <w:rsid w:val="008F5D0A"/>
    <w:rsid w:val="008F5F2B"/>
    <w:rsid w:val="008F6064"/>
    <w:rsid w:val="008F61E7"/>
    <w:rsid w:val="008F620C"/>
    <w:rsid w:val="008F621E"/>
    <w:rsid w:val="008F63BB"/>
    <w:rsid w:val="008F690C"/>
    <w:rsid w:val="008F6B85"/>
    <w:rsid w:val="008F6C7B"/>
    <w:rsid w:val="008F738A"/>
    <w:rsid w:val="008F7409"/>
    <w:rsid w:val="008F7679"/>
    <w:rsid w:val="008F785A"/>
    <w:rsid w:val="008F7A36"/>
    <w:rsid w:val="008F7CDB"/>
    <w:rsid w:val="008F7D18"/>
    <w:rsid w:val="008F7D2E"/>
    <w:rsid w:val="008F7E98"/>
    <w:rsid w:val="008F7F5A"/>
    <w:rsid w:val="00900077"/>
    <w:rsid w:val="0090029C"/>
    <w:rsid w:val="0090032C"/>
    <w:rsid w:val="00900587"/>
    <w:rsid w:val="0090058E"/>
    <w:rsid w:val="00900890"/>
    <w:rsid w:val="009008AD"/>
    <w:rsid w:val="0090097C"/>
    <w:rsid w:val="00900AB5"/>
    <w:rsid w:val="00900C26"/>
    <w:rsid w:val="00900D45"/>
    <w:rsid w:val="009011A5"/>
    <w:rsid w:val="009015EE"/>
    <w:rsid w:val="00901710"/>
    <w:rsid w:val="00901837"/>
    <w:rsid w:val="00901A16"/>
    <w:rsid w:val="00901DBB"/>
    <w:rsid w:val="00901E20"/>
    <w:rsid w:val="009021B8"/>
    <w:rsid w:val="0090260D"/>
    <w:rsid w:val="0090285B"/>
    <w:rsid w:val="00902877"/>
    <w:rsid w:val="009028E8"/>
    <w:rsid w:val="00902E72"/>
    <w:rsid w:val="00903003"/>
    <w:rsid w:val="0090301B"/>
    <w:rsid w:val="00903277"/>
    <w:rsid w:val="009032EA"/>
    <w:rsid w:val="00903304"/>
    <w:rsid w:val="009033C4"/>
    <w:rsid w:val="0090352A"/>
    <w:rsid w:val="0090357F"/>
    <w:rsid w:val="00903590"/>
    <w:rsid w:val="00903AE3"/>
    <w:rsid w:val="00903C54"/>
    <w:rsid w:val="00903FB4"/>
    <w:rsid w:val="009040EA"/>
    <w:rsid w:val="0090421C"/>
    <w:rsid w:val="00904512"/>
    <w:rsid w:val="009045E9"/>
    <w:rsid w:val="0090488E"/>
    <w:rsid w:val="00904B4F"/>
    <w:rsid w:val="00905072"/>
    <w:rsid w:val="00905587"/>
    <w:rsid w:val="00905933"/>
    <w:rsid w:val="00905AFC"/>
    <w:rsid w:val="00905BCA"/>
    <w:rsid w:val="00905D46"/>
    <w:rsid w:val="00905F85"/>
    <w:rsid w:val="00905FAB"/>
    <w:rsid w:val="0090610F"/>
    <w:rsid w:val="00906153"/>
    <w:rsid w:val="0090709D"/>
    <w:rsid w:val="00907226"/>
    <w:rsid w:val="00907319"/>
    <w:rsid w:val="0090741F"/>
    <w:rsid w:val="00907674"/>
    <w:rsid w:val="009077CA"/>
    <w:rsid w:val="009077E8"/>
    <w:rsid w:val="009078D6"/>
    <w:rsid w:val="00907927"/>
    <w:rsid w:val="00907B4D"/>
    <w:rsid w:val="00907EBE"/>
    <w:rsid w:val="00907F60"/>
    <w:rsid w:val="0090D520"/>
    <w:rsid w:val="009100F2"/>
    <w:rsid w:val="00910466"/>
    <w:rsid w:val="00911BDB"/>
    <w:rsid w:val="00911CBD"/>
    <w:rsid w:val="00911CDE"/>
    <w:rsid w:val="00911D26"/>
    <w:rsid w:val="00911EA2"/>
    <w:rsid w:val="00912234"/>
    <w:rsid w:val="00912A3B"/>
    <w:rsid w:val="00912A3F"/>
    <w:rsid w:val="00912B9C"/>
    <w:rsid w:val="00912EDA"/>
    <w:rsid w:val="009131A3"/>
    <w:rsid w:val="009134A9"/>
    <w:rsid w:val="009134FB"/>
    <w:rsid w:val="009135BA"/>
    <w:rsid w:val="0091373D"/>
    <w:rsid w:val="00913995"/>
    <w:rsid w:val="00913D8A"/>
    <w:rsid w:val="00913DFD"/>
    <w:rsid w:val="009140BD"/>
    <w:rsid w:val="009140F7"/>
    <w:rsid w:val="009144D9"/>
    <w:rsid w:val="00914569"/>
    <w:rsid w:val="009145FA"/>
    <w:rsid w:val="009146A7"/>
    <w:rsid w:val="00914AA8"/>
    <w:rsid w:val="00914C1F"/>
    <w:rsid w:val="00915142"/>
    <w:rsid w:val="0091522A"/>
    <w:rsid w:val="009153AA"/>
    <w:rsid w:val="009156AE"/>
    <w:rsid w:val="00915758"/>
    <w:rsid w:val="00915782"/>
    <w:rsid w:val="00915794"/>
    <w:rsid w:val="00915936"/>
    <w:rsid w:val="00915E77"/>
    <w:rsid w:val="0091622F"/>
    <w:rsid w:val="0091690F"/>
    <w:rsid w:val="00916AFA"/>
    <w:rsid w:val="00916C21"/>
    <w:rsid w:val="00916F02"/>
    <w:rsid w:val="00916FD2"/>
    <w:rsid w:val="00917162"/>
    <w:rsid w:val="00917980"/>
    <w:rsid w:val="00917A85"/>
    <w:rsid w:val="00917B59"/>
    <w:rsid w:val="00917DEF"/>
    <w:rsid w:val="00917FFA"/>
    <w:rsid w:val="009201BA"/>
    <w:rsid w:val="00920262"/>
    <w:rsid w:val="00920702"/>
    <w:rsid w:val="009208C7"/>
    <w:rsid w:val="009209D5"/>
    <w:rsid w:val="009209FA"/>
    <w:rsid w:val="00920B60"/>
    <w:rsid w:val="00920ED6"/>
    <w:rsid w:val="00920F9F"/>
    <w:rsid w:val="00920FF1"/>
    <w:rsid w:val="009213EF"/>
    <w:rsid w:val="0092153B"/>
    <w:rsid w:val="009219F9"/>
    <w:rsid w:val="00921B18"/>
    <w:rsid w:val="00921C9E"/>
    <w:rsid w:val="00921F68"/>
    <w:rsid w:val="00921FE6"/>
    <w:rsid w:val="00922067"/>
    <w:rsid w:val="009222CA"/>
    <w:rsid w:val="00922400"/>
    <w:rsid w:val="0092298C"/>
    <w:rsid w:val="00922A72"/>
    <w:rsid w:val="00922D52"/>
    <w:rsid w:val="00922D5D"/>
    <w:rsid w:val="00922E26"/>
    <w:rsid w:val="00922F54"/>
    <w:rsid w:val="00923426"/>
    <w:rsid w:val="00923C19"/>
    <w:rsid w:val="00923C5B"/>
    <w:rsid w:val="00923F72"/>
    <w:rsid w:val="0092425C"/>
    <w:rsid w:val="009242F1"/>
    <w:rsid w:val="009247DE"/>
    <w:rsid w:val="00924870"/>
    <w:rsid w:val="00924C11"/>
    <w:rsid w:val="00924E39"/>
    <w:rsid w:val="00925049"/>
    <w:rsid w:val="00925084"/>
    <w:rsid w:val="00925332"/>
    <w:rsid w:val="00925460"/>
    <w:rsid w:val="00925829"/>
    <w:rsid w:val="00925BF3"/>
    <w:rsid w:val="00925C87"/>
    <w:rsid w:val="00925D30"/>
    <w:rsid w:val="009260C9"/>
    <w:rsid w:val="009260E1"/>
    <w:rsid w:val="00926718"/>
    <w:rsid w:val="009267D3"/>
    <w:rsid w:val="00926937"/>
    <w:rsid w:val="009271CE"/>
    <w:rsid w:val="009272C0"/>
    <w:rsid w:val="009278FB"/>
    <w:rsid w:val="00927B43"/>
    <w:rsid w:val="00927C01"/>
    <w:rsid w:val="009301B3"/>
    <w:rsid w:val="009301FE"/>
    <w:rsid w:val="00930378"/>
    <w:rsid w:val="00930585"/>
    <w:rsid w:val="0093079E"/>
    <w:rsid w:val="00930CF2"/>
    <w:rsid w:val="00930EEF"/>
    <w:rsid w:val="00930FBB"/>
    <w:rsid w:val="009312A4"/>
    <w:rsid w:val="009312BC"/>
    <w:rsid w:val="009313F0"/>
    <w:rsid w:val="0093149D"/>
    <w:rsid w:val="009314FB"/>
    <w:rsid w:val="009316A8"/>
    <w:rsid w:val="009318F7"/>
    <w:rsid w:val="00931D86"/>
    <w:rsid w:val="00932000"/>
    <w:rsid w:val="0093201F"/>
    <w:rsid w:val="009321B6"/>
    <w:rsid w:val="009321CF"/>
    <w:rsid w:val="00932397"/>
    <w:rsid w:val="0093241B"/>
    <w:rsid w:val="009329EC"/>
    <w:rsid w:val="009329F1"/>
    <w:rsid w:val="00932A3C"/>
    <w:rsid w:val="00932BFC"/>
    <w:rsid w:val="00932C48"/>
    <w:rsid w:val="00932C88"/>
    <w:rsid w:val="00932E79"/>
    <w:rsid w:val="009330F2"/>
    <w:rsid w:val="0093326D"/>
    <w:rsid w:val="009333C1"/>
    <w:rsid w:val="00933812"/>
    <w:rsid w:val="00933ADD"/>
    <w:rsid w:val="00933B88"/>
    <w:rsid w:val="00933EB8"/>
    <w:rsid w:val="00933F1E"/>
    <w:rsid w:val="00933F65"/>
    <w:rsid w:val="00934000"/>
    <w:rsid w:val="00934029"/>
    <w:rsid w:val="009342A0"/>
    <w:rsid w:val="009342C4"/>
    <w:rsid w:val="00934411"/>
    <w:rsid w:val="009344A9"/>
    <w:rsid w:val="00934C0D"/>
    <w:rsid w:val="00934DDB"/>
    <w:rsid w:val="00934E8F"/>
    <w:rsid w:val="00934EF5"/>
    <w:rsid w:val="00934F05"/>
    <w:rsid w:val="00934F26"/>
    <w:rsid w:val="00934FB9"/>
    <w:rsid w:val="009355F7"/>
    <w:rsid w:val="009356FB"/>
    <w:rsid w:val="00935A98"/>
    <w:rsid w:val="00935CF4"/>
    <w:rsid w:val="00935E1D"/>
    <w:rsid w:val="00935E9C"/>
    <w:rsid w:val="00936016"/>
    <w:rsid w:val="009361B7"/>
    <w:rsid w:val="00936222"/>
    <w:rsid w:val="009362BF"/>
    <w:rsid w:val="00936642"/>
    <w:rsid w:val="0093679F"/>
    <w:rsid w:val="0093680A"/>
    <w:rsid w:val="0093688C"/>
    <w:rsid w:val="009369BA"/>
    <w:rsid w:val="00936DE4"/>
    <w:rsid w:val="00936E2E"/>
    <w:rsid w:val="0093733F"/>
    <w:rsid w:val="00937541"/>
    <w:rsid w:val="00937687"/>
    <w:rsid w:val="009376F5"/>
    <w:rsid w:val="0093797B"/>
    <w:rsid w:val="00937CF1"/>
    <w:rsid w:val="00937D6D"/>
    <w:rsid w:val="0094019D"/>
    <w:rsid w:val="00940719"/>
    <w:rsid w:val="009407D0"/>
    <w:rsid w:val="009408ED"/>
    <w:rsid w:val="00940B30"/>
    <w:rsid w:val="00940E12"/>
    <w:rsid w:val="00940E1B"/>
    <w:rsid w:val="00941186"/>
    <w:rsid w:val="009412CA"/>
    <w:rsid w:val="00941300"/>
    <w:rsid w:val="00941497"/>
    <w:rsid w:val="0094151C"/>
    <w:rsid w:val="0094158D"/>
    <w:rsid w:val="00941592"/>
    <w:rsid w:val="00941722"/>
    <w:rsid w:val="00941BAC"/>
    <w:rsid w:val="00941BF2"/>
    <w:rsid w:val="00941EB1"/>
    <w:rsid w:val="009420A8"/>
    <w:rsid w:val="00942344"/>
    <w:rsid w:val="009427E0"/>
    <w:rsid w:val="009429A0"/>
    <w:rsid w:val="009429EA"/>
    <w:rsid w:val="00942BF2"/>
    <w:rsid w:val="00942CEE"/>
    <w:rsid w:val="009430D3"/>
    <w:rsid w:val="00943255"/>
    <w:rsid w:val="00943683"/>
    <w:rsid w:val="009436CF"/>
    <w:rsid w:val="00943754"/>
    <w:rsid w:val="0094382B"/>
    <w:rsid w:val="0094441C"/>
    <w:rsid w:val="009444CF"/>
    <w:rsid w:val="0094469E"/>
    <w:rsid w:val="0094475F"/>
    <w:rsid w:val="0094477D"/>
    <w:rsid w:val="009448FA"/>
    <w:rsid w:val="00944AAB"/>
    <w:rsid w:val="0094503A"/>
    <w:rsid w:val="009450EE"/>
    <w:rsid w:val="009451C3"/>
    <w:rsid w:val="0094544E"/>
    <w:rsid w:val="009456B7"/>
    <w:rsid w:val="00945887"/>
    <w:rsid w:val="00945901"/>
    <w:rsid w:val="00945A07"/>
    <w:rsid w:val="00945C94"/>
    <w:rsid w:val="00945E16"/>
    <w:rsid w:val="0094619B"/>
    <w:rsid w:val="0094627A"/>
    <w:rsid w:val="0094633D"/>
    <w:rsid w:val="009467FB"/>
    <w:rsid w:val="00946917"/>
    <w:rsid w:val="00946947"/>
    <w:rsid w:val="00946B04"/>
    <w:rsid w:val="0094724B"/>
    <w:rsid w:val="0094740A"/>
    <w:rsid w:val="009475F5"/>
    <w:rsid w:val="00947617"/>
    <w:rsid w:val="0094791B"/>
    <w:rsid w:val="00947B79"/>
    <w:rsid w:val="00947B87"/>
    <w:rsid w:val="00947C76"/>
    <w:rsid w:val="00947D04"/>
    <w:rsid w:val="00947DAA"/>
    <w:rsid w:val="009501D4"/>
    <w:rsid w:val="00950354"/>
    <w:rsid w:val="0095039F"/>
    <w:rsid w:val="009503B6"/>
    <w:rsid w:val="00950499"/>
    <w:rsid w:val="0095051A"/>
    <w:rsid w:val="00950738"/>
    <w:rsid w:val="009508F4"/>
    <w:rsid w:val="0095091C"/>
    <w:rsid w:val="0095093F"/>
    <w:rsid w:val="0095097C"/>
    <w:rsid w:val="00950A57"/>
    <w:rsid w:val="009511F8"/>
    <w:rsid w:val="009518EF"/>
    <w:rsid w:val="00951DA1"/>
    <w:rsid w:val="00951F5C"/>
    <w:rsid w:val="009520DD"/>
    <w:rsid w:val="00952158"/>
    <w:rsid w:val="009521C1"/>
    <w:rsid w:val="009522C3"/>
    <w:rsid w:val="00952433"/>
    <w:rsid w:val="009524CE"/>
    <w:rsid w:val="009525FC"/>
    <w:rsid w:val="009528CD"/>
    <w:rsid w:val="00952A4B"/>
    <w:rsid w:val="00952E9C"/>
    <w:rsid w:val="00952ECA"/>
    <w:rsid w:val="00952FA6"/>
    <w:rsid w:val="009532CE"/>
    <w:rsid w:val="009532F0"/>
    <w:rsid w:val="0095346D"/>
    <w:rsid w:val="00953644"/>
    <w:rsid w:val="00953687"/>
    <w:rsid w:val="0095394E"/>
    <w:rsid w:val="00953BB9"/>
    <w:rsid w:val="00953D01"/>
    <w:rsid w:val="00953FCC"/>
    <w:rsid w:val="00954275"/>
    <w:rsid w:val="00954317"/>
    <w:rsid w:val="009545E3"/>
    <w:rsid w:val="00954DB9"/>
    <w:rsid w:val="00955016"/>
    <w:rsid w:val="00955028"/>
    <w:rsid w:val="009550DC"/>
    <w:rsid w:val="009552C8"/>
    <w:rsid w:val="009552DD"/>
    <w:rsid w:val="009557ED"/>
    <w:rsid w:val="00955B08"/>
    <w:rsid w:val="00955B0E"/>
    <w:rsid w:val="0095612D"/>
    <w:rsid w:val="00956176"/>
    <w:rsid w:val="0095621D"/>
    <w:rsid w:val="009563F6"/>
    <w:rsid w:val="009566BA"/>
    <w:rsid w:val="00956902"/>
    <w:rsid w:val="00956945"/>
    <w:rsid w:val="009569E4"/>
    <w:rsid w:val="00956BB8"/>
    <w:rsid w:val="00956BEB"/>
    <w:rsid w:val="00956CA6"/>
    <w:rsid w:val="00956F0E"/>
    <w:rsid w:val="009572A6"/>
    <w:rsid w:val="00957385"/>
    <w:rsid w:val="009573C3"/>
    <w:rsid w:val="009573CB"/>
    <w:rsid w:val="00957966"/>
    <w:rsid w:val="00957AEA"/>
    <w:rsid w:val="00957E63"/>
    <w:rsid w:val="009600B8"/>
    <w:rsid w:val="009601F8"/>
    <w:rsid w:val="009603A1"/>
    <w:rsid w:val="00960461"/>
    <w:rsid w:val="009604CF"/>
    <w:rsid w:val="00960533"/>
    <w:rsid w:val="009606A3"/>
    <w:rsid w:val="00960C2B"/>
    <w:rsid w:val="00960F3A"/>
    <w:rsid w:val="00961322"/>
    <w:rsid w:val="00961491"/>
    <w:rsid w:val="00961496"/>
    <w:rsid w:val="009616CC"/>
    <w:rsid w:val="00961CBF"/>
    <w:rsid w:val="009620F2"/>
    <w:rsid w:val="00962264"/>
    <w:rsid w:val="009623F2"/>
    <w:rsid w:val="00962656"/>
    <w:rsid w:val="00962764"/>
    <w:rsid w:val="00962BC3"/>
    <w:rsid w:val="00962DE8"/>
    <w:rsid w:val="00962F83"/>
    <w:rsid w:val="009632CE"/>
    <w:rsid w:val="00963933"/>
    <w:rsid w:val="0096393C"/>
    <w:rsid w:val="00963C2A"/>
    <w:rsid w:val="00963C4F"/>
    <w:rsid w:val="00963DA5"/>
    <w:rsid w:val="00963EB0"/>
    <w:rsid w:val="00963F07"/>
    <w:rsid w:val="00963F89"/>
    <w:rsid w:val="0096408B"/>
    <w:rsid w:val="00964102"/>
    <w:rsid w:val="009644B7"/>
    <w:rsid w:val="00964539"/>
    <w:rsid w:val="0096456E"/>
    <w:rsid w:val="009646C3"/>
    <w:rsid w:val="00964850"/>
    <w:rsid w:val="00964A14"/>
    <w:rsid w:val="00964B2D"/>
    <w:rsid w:val="00964C4F"/>
    <w:rsid w:val="00964D40"/>
    <w:rsid w:val="00964D9E"/>
    <w:rsid w:val="00964DEC"/>
    <w:rsid w:val="00964E88"/>
    <w:rsid w:val="00964EB6"/>
    <w:rsid w:val="00965012"/>
    <w:rsid w:val="009655FD"/>
    <w:rsid w:val="0096567E"/>
    <w:rsid w:val="009657D2"/>
    <w:rsid w:val="009658F3"/>
    <w:rsid w:val="009661E3"/>
    <w:rsid w:val="009661E7"/>
    <w:rsid w:val="009662AB"/>
    <w:rsid w:val="00966941"/>
    <w:rsid w:val="009669E4"/>
    <w:rsid w:val="00966ABC"/>
    <w:rsid w:val="00966AEF"/>
    <w:rsid w:val="00966B15"/>
    <w:rsid w:val="00966C68"/>
    <w:rsid w:val="00966D58"/>
    <w:rsid w:val="00966EB5"/>
    <w:rsid w:val="00967037"/>
    <w:rsid w:val="00967216"/>
    <w:rsid w:val="00967348"/>
    <w:rsid w:val="0096760E"/>
    <w:rsid w:val="00967EB0"/>
    <w:rsid w:val="00970179"/>
    <w:rsid w:val="0097038E"/>
    <w:rsid w:val="00970499"/>
    <w:rsid w:val="009707F7"/>
    <w:rsid w:val="0097083D"/>
    <w:rsid w:val="00970992"/>
    <w:rsid w:val="009709F1"/>
    <w:rsid w:val="00970A84"/>
    <w:rsid w:val="00970AAD"/>
    <w:rsid w:val="00970F8C"/>
    <w:rsid w:val="00971669"/>
    <w:rsid w:val="00971CE9"/>
    <w:rsid w:val="00971D74"/>
    <w:rsid w:val="00972029"/>
    <w:rsid w:val="009720CF"/>
    <w:rsid w:val="00972269"/>
    <w:rsid w:val="0097226D"/>
    <w:rsid w:val="00972277"/>
    <w:rsid w:val="009723F1"/>
    <w:rsid w:val="00972442"/>
    <w:rsid w:val="00972650"/>
    <w:rsid w:val="0097273C"/>
    <w:rsid w:val="009727E1"/>
    <w:rsid w:val="00972B12"/>
    <w:rsid w:val="00972D60"/>
    <w:rsid w:val="00972D77"/>
    <w:rsid w:val="009730E1"/>
    <w:rsid w:val="009731F8"/>
    <w:rsid w:val="00973360"/>
    <w:rsid w:val="00973472"/>
    <w:rsid w:val="00973721"/>
    <w:rsid w:val="00973811"/>
    <w:rsid w:val="009738EE"/>
    <w:rsid w:val="009739E5"/>
    <w:rsid w:val="00973E76"/>
    <w:rsid w:val="00973E91"/>
    <w:rsid w:val="00973FAF"/>
    <w:rsid w:val="009740E1"/>
    <w:rsid w:val="009740FE"/>
    <w:rsid w:val="00974213"/>
    <w:rsid w:val="009742C3"/>
    <w:rsid w:val="009746C3"/>
    <w:rsid w:val="009746E6"/>
    <w:rsid w:val="00974A06"/>
    <w:rsid w:val="00974A63"/>
    <w:rsid w:val="00974ABB"/>
    <w:rsid w:val="00974B71"/>
    <w:rsid w:val="00974BF0"/>
    <w:rsid w:val="0097500E"/>
    <w:rsid w:val="00975C42"/>
    <w:rsid w:val="00975D51"/>
    <w:rsid w:val="00975D8A"/>
    <w:rsid w:val="00976158"/>
    <w:rsid w:val="00976389"/>
    <w:rsid w:val="00976A7B"/>
    <w:rsid w:val="00976CEC"/>
    <w:rsid w:val="009770E3"/>
    <w:rsid w:val="00977233"/>
    <w:rsid w:val="00977307"/>
    <w:rsid w:val="009775F7"/>
    <w:rsid w:val="00977792"/>
    <w:rsid w:val="00977911"/>
    <w:rsid w:val="00977961"/>
    <w:rsid w:val="00977AA9"/>
    <w:rsid w:val="00977CC9"/>
    <w:rsid w:val="00977F4F"/>
    <w:rsid w:val="00980097"/>
    <w:rsid w:val="009804F8"/>
    <w:rsid w:val="0098072F"/>
    <w:rsid w:val="00980A21"/>
    <w:rsid w:val="00980B7D"/>
    <w:rsid w:val="00980C79"/>
    <w:rsid w:val="00980C7B"/>
    <w:rsid w:val="009811B0"/>
    <w:rsid w:val="0098174E"/>
    <w:rsid w:val="00981E53"/>
    <w:rsid w:val="00981E7E"/>
    <w:rsid w:val="00981E95"/>
    <w:rsid w:val="00981FA4"/>
    <w:rsid w:val="00981FA7"/>
    <w:rsid w:val="00982373"/>
    <w:rsid w:val="009823C5"/>
    <w:rsid w:val="009824E1"/>
    <w:rsid w:val="0098258E"/>
    <w:rsid w:val="0098258F"/>
    <w:rsid w:val="009827BC"/>
    <w:rsid w:val="00982BC6"/>
    <w:rsid w:val="00982CA0"/>
    <w:rsid w:val="00982CA6"/>
    <w:rsid w:val="00982D16"/>
    <w:rsid w:val="0098313F"/>
    <w:rsid w:val="009834F5"/>
    <w:rsid w:val="00983887"/>
    <w:rsid w:val="0098389F"/>
    <w:rsid w:val="00983AB8"/>
    <w:rsid w:val="00983E0B"/>
    <w:rsid w:val="00983EF7"/>
    <w:rsid w:val="0098417A"/>
    <w:rsid w:val="009844B0"/>
    <w:rsid w:val="009845C2"/>
    <w:rsid w:val="009847C8"/>
    <w:rsid w:val="009849B3"/>
    <w:rsid w:val="00984C1C"/>
    <w:rsid w:val="00984DD9"/>
    <w:rsid w:val="00984E0E"/>
    <w:rsid w:val="00984F01"/>
    <w:rsid w:val="00984F6E"/>
    <w:rsid w:val="0098508A"/>
    <w:rsid w:val="0098529B"/>
    <w:rsid w:val="0098533C"/>
    <w:rsid w:val="0098562C"/>
    <w:rsid w:val="0098588D"/>
    <w:rsid w:val="00985CAC"/>
    <w:rsid w:val="009866B3"/>
    <w:rsid w:val="009866CF"/>
    <w:rsid w:val="0098671A"/>
    <w:rsid w:val="00986958"/>
    <w:rsid w:val="0098696B"/>
    <w:rsid w:val="00987068"/>
    <w:rsid w:val="009871A4"/>
    <w:rsid w:val="009872C4"/>
    <w:rsid w:val="009872D7"/>
    <w:rsid w:val="0098767C"/>
    <w:rsid w:val="009876AF"/>
    <w:rsid w:val="00987970"/>
    <w:rsid w:val="00987C68"/>
    <w:rsid w:val="00987C8A"/>
    <w:rsid w:val="00987E64"/>
    <w:rsid w:val="009902EE"/>
    <w:rsid w:val="00990372"/>
    <w:rsid w:val="009903D7"/>
    <w:rsid w:val="009903F3"/>
    <w:rsid w:val="009904EC"/>
    <w:rsid w:val="0099063C"/>
    <w:rsid w:val="009906B4"/>
    <w:rsid w:val="009907D5"/>
    <w:rsid w:val="009908BF"/>
    <w:rsid w:val="00990B7D"/>
    <w:rsid w:val="00990D27"/>
    <w:rsid w:val="00990FF8"/>
    <w:rsid w:val="00991160"/>
    <w:rsid w:val="00991350"/>
    <w:rsid w:val="00991537"/>
    <w:rsid w:val="009918FB"/>
    <w:rsid w:val="00991985"/>
    <w:rsid w:val="00991BDE"/>
    <w:rsid w:val="00991C2D"/>
    <w:rsid w:val="00991C5A"/>
    <w:rsid w:val="00991DFD"/>
    <w:rsid w:val="00991F63"/>
    <w:rsid w:val="0099258B"/>
    <w:rsid w:val="009925E1"/>
    <w:rsid w:val="0099261B"/>
    <w:rsid w:val="009926AF"/>
    <w:rsid w:val="00992801"/>
    <w:rsid w:val="00992827"/>
    <w:rsid w:val="0099287C"/>
    <w:rsid w:val="00992B0D"/>
    <w:rsid w:val="00992B3C"/>
    <w:rsid w:val="00992B96"/>
    <w:rsid w:val="00992C9D"/>
    <w:rsid w:val="00992EF9"/>
    <w:rsid w:val="00993139"/>
    <w:rsid w:val="00993346"/>
    <w:rsid w:val="0099334B"/>
    <w:rsid w:val="009935C1"/>
    <w:rsid w:val="00993984"/>
    <w:rsid w:val="00993AF0"/>
    <w:rsid w:val="00993B51"/>
    <w:rsid w:val="00993BA6"/>
    <w:rsid w:val="00993BFD"/>
    <w:rsid w:val="009940D1"/>
    <w:rsid w:val="00994428"/>
    <w:rsid w:val="0099491E"/>
    <w:rsid w:val="00994D21"/>
    <w:rsid w:val="00994D34"/>
    <w:rsid w:val="00994ED3"/>
    <w:rsid w:val="009950AB"/>
    <w:rsid w:val="009950BC"/>
    <w:rsid w:val="00995821"/>
    <w:rsid w:val="0099590A"/>
    <w:rsid w:val="009959F0"/>
    <w:rsid w:val="00995B3B"/>
    <w:rsid w:val="00996093"/>
    <w:rsid w:val="009960A9"/>
    <w:rsid w:val="009962CD"/>
    <w:rsid w:val="00996317"/>
    <w:rsid w:val="0099660C"/>
    <w:rsid w:val="00996773"/>
    <w:rsid w:val="00996A77"/>
    <w:rsid w:val="00996B7A"/>
    <w:rsid w:val="00996E2C"/>
    <w:rsid w:val="00997181"/>
    <w:rsid w:val="009973EF"/>
    <w:rsid w:val="0099746B"/>
    <w:rsid w:val="00997613"/>
    <w:rsid w:val="00997620"/>
    <w:rsid w:val="009977C6"/>
    <w:rsid w:val="00997908"/>
    <w:rsid w:val="00997C8E"/>
    <w:rsid w:val="00997E04"/>
    <w:rsid w:val="00997EFC"/>
    <w:rsid w:val="00997F39"/>
    <w:rsid w:val="0099BCC7"/>
    <w:rsid w:val="009A00CC"/>
    <w:rsid w:val="009A0219"/>
    <w:rsid w:val="009A0EC9"/>
    <w:rsid w:val="009A1029"/>
    <w:rsid w:val="009A10E9"/>
    <w:rsid w:val="009A1313"/>
    <w:rsid w:val="009A1316"/>
    <w:rsid w:val="009A148D"/>
    <w:rsid w:val="009A1AF4"/>
    <w:rsid w:val="009A1AFF"/>
    <w:rsid w:val="009A22C6"/>
    <w:rsid w:val="009A247F"/>
    <w:rsid w:val="009A272A"/>
    <w:rsid w:val="009A27D8"/>
    <w:rsid w:val="009A2A3D"/>
    <w:rsid w:val="009A33B2"/>
    <w:rsid w:val="009A3440"/>
    <w:rsid w:val="009A3465"/>
    <w:rsid w:val="009A36BC"/>
    <w:rsid w:val="009A388E"/>
    <w:rsid w:val="009A3BED"/>
    <w:rsid w:val="009A3C42"/>
    <w:rsid w:val="009A3D99"/>
    <w:rsid w:val="009A3EA7"/>
    <w:rsid w:val="009A40D3"/>
    <w:rsid w:val="009A4166"/>
    <w:rsid w:val="009A41DE"/>
    <w:rsid w:val="009A42A5"/>
    <w:rsid w:val="009A4493"/>
    <w:rsid w:val="009A457B"/>
    <w:rsid w:val="009A4BE3"/>
    <w:rsid w:val="009A4D0A"/>
    <w:rsid w:val="009A4E2D"/>
    <w:rsid w:val="009A4E65"/>
    <w:rsid w:val="009A503E"/>
    <w:rsid w:val="009A50A8"/>
    <w:rsid w:val="009A517B"/>
    <w:rsid w:val="009A54E1"/>
    <w:rsid w:val="009A5A73"/>
    <w:rsid w:val="009A60EA"/>
    <w:rsid w:val="009A6605"/>
    <w:rsid w:val="009A6AB1"/>
    <w:rsid w:val="009A6BF2"/>
    <w:rsid w:val="009A6EDB"/>
    <w:rsid w:val="009A6FD1"/>
    <w:rsid w:val="009A7367"/>
    <w:rsid w:val="009A73AC"/>
    <w:rsid w:val="009A7617"/>
    <w:rsid w:val="009A77E7"/>
    <w:rsid w:val="009A78B3"/>
    <w:rsid w:val="009A7DC4"/>
    <w:rsid w:val="009A7EE8"/>
    <w:rsid w:val="009A7FDA"/>
    <w:rsid w:val="009A7FE8"/>
    <w:rsid w:val="009B01AE"/>
    <w:rsid w:val="009B021A"/>
    <w:rsid w:val="009B03F9"/>
    <w:rsid w:val="009B04FC"/>
    <w:rsid w:val="009B07CF"/>
    <w:rsid w:val="009B09D1"/>
    <w:rsid w:val="009B0A92"/>
    <w:rsid w:val="009B0B95"/>
    <w:rsid w:val="009B0C3D"/>
    <w:rsid w:val="009B0F6C"/>
    <w:rsid w:val="009B1098"/>
    <w:rsid w:val="009B10AC"/>
    <w:rsid w:val="009B10F5"/>
    <w:rsid w:val="009B11D8"/>
    <w:rsid w:val="009B12F0"/>
    <w:rsid w:val="009B1424"/>
    <w:rsid w:val="009B1574"/>
    <w:rsid w:val="009B1638"/>
    <w:rsid w:val="009B16AD"/>
    <w:rsid w:val="009B1745"/>
    <w:rsid w:val="009B1A9B"/>
    <w:rsid w:val="009B1DDA"/>
    <w:rsid w:val="009B1DF6"/>
    <w:rsid w:val="009B2014"/>
    <w:rsid w:val="009B2083"/>
    <w:rsid w:val="009B23C8"/>
    <w:rsid w:val="009B240F"/>
    <w:rsid w:val="009B2569"/>
    <w:rsid w:val="009B2778"/>
    <w:rsid w:val="009B2A0E"/>
    <w:rsid w:val="009B2A5D"/>
    <w:rsid w:val="009B2CF1"/>
    <w:rsid w:val="009B2E71"/>
    <w:rsid w:val="009B2E85"/>
    <w:rsid w:val="009B308A"/>
    <w:rsid w:val="009B3311"/>
    <w:rsid w:val="009B333B"/>
    <w:rsid w:val="009B343B"/>
    <w:rsid w:val="009B34E8"/>
    <w:rsid w:val="009B35CC"/>
    <w:rsid w:val="009B35E6"/>
    <w:rsid w:val="009B3A51"/>
    <w:rsid w:val="009B3A5B"/>
    <w:rsid w:val="009B3AF6"/>
    <w:rsid w:val="009B3DA3"/>
    <w:rsid w:val="009B3EC1"/>
    <w:rsid w:val="009B4018"/>
    <w:rsid w:val="009B40DE"/>
    <w:rsid w:val="009B45B0"/>
    <w:rsid w:val="009B4701"/>
    <w:rsid w:val="009B49C1"/>
    <w:rsid w:val="009B5103"/>
    <w:rsid w:val="009B52A8"/>
    <w:rsid w:val="009B5393"/>
    <w:rsid w:val="009B544D"/>
    <w:rsid w:val="009B54AE"/>
    <w:rsid w:val="009B54C9"/>
    <w:rsid w:val="009B564B"/>
    <w:rsid w:val="009B564D"/>
    <w:rsid w:val="009B582C"/>
    <w:rsid w:val="009B5E14"/>
    <w:rsid w:val="009B642F"/>
    <w:rsid w:val="009B64BE"/>
    <w:rsid w:val="009B658C"/>
    <w:rsid w:val="009B6668"/>
    <w:rsid w:val="009B6724"/>
    <w:rsid w:val="009B6730"/>
    <w:rsid w:val="009B6A9E"/>
    <w:rsid w:val="009B6C5B"/>
    <w:rsid w:val="009B6ECC"/>
    <w:rsid w:val="009B72D4"/>
    <w:rsid w:val="009B7345"/>
    <w:rsid w:val="009B7BAB"/>
    <w:rsid w:val="009B7F0C"/>
    <w:rsid w:val="009C03D8"/>
    <w:rsid w:val="009C06C9"/>
    <w:rsid w:val="009C0869"/>
    <w:rsid w:val="009C0935"/>
    <w:rsid w:val="009C09B0"/>
    <w:rsid w:val="009C0CA8"/>
    <w:rsid w:val="009C0CD5"/>
    <w:rsid w:val="009C125B"/>
    <w:rsid w:val="009C1534"/>
    <w:rsid w:val="009C15B4"/>
    <w:rsid w:val="009C15F1"/>
    <w:rsid w:val="009C168F"/>
    <w:rsid w:val="009C18C3"/>
    <w:rsid w:val="009C1CBD"/>
    <w:rsid w:val="009C1D4E"/>
    <w:rsid w:val="009C1F1C"/>
    <w:rsid w:val="009C23CD"/>
    <w:rsid w:val="009C269F"/>
    <w:rsid w:val="009C26DD"/>
    <w:rsid w:val="009C285E"/>
    <w:rsid w:val="009C2B66"/>
    <w:rsid w:val="009C2DDF"/>
    <w:rsid w:val="009C2FB5"/>
    <w:rsid w:val="009C305B"/>
    <w:rsid w:val="009C307B"/>
    <w:rsid w:val="009C30AD"/>
    <w:rsid w:val="009C3184"/>
    <w:rsid w:val="009C323A"/>
    <w:rsid w:val="009C3609"/>
    <w:rsid w:val="009C37B8"/>
    <w:rsid w:val="009C3AAE"/>
    <w:rsid w:val="009C3BD9"/>
    <w:rsid w:val="009C3EB2"/>
    <w:rsid w:val="009C3F71"/>
    <w:rsid w:val="009C40EC"/>
    <w:rsid w:val="009C411E"/>
    <w:rsid w:val="009C4326"/>
    <w:rsid w:val="009C4612"/>
    <w:rsid w:val="009C46B9"/>
    <w:rsid w:val="009C46E3"/>
    <w:rsid w:val="009C48FD"/>
    <w:rsid w:val="009C4B3A"/>
    <w:rsid w:val="009C4BA2"/>
    <w:rsid w:val="009C4E57"/>
    <w:rsid w:val="009C4EC1"/>
    <w:rsid w:val="009C504C"/>
    <w:rsid w:val="009C5145"/>
    <w:rsid w:val="009C576C"/>
    <w:rsid w:val="009C59EC"/>
    <w:rsid w:val="009C5AF7"/>
    <w:rsid w:val="009C5D09"/>
    <w:rsid w:val="009C5EAD"/>
    <w:rsid w:val="009C62AE"/>
    <w:rsid w:val="009C6589"/>
    <w:rsid w:val="009C65B5"/>
    <w:rsid w:val="009C66E0"/>
    <w:rsid w:val="009C6715"/>
    <w:rsid w:val="009C6820"/>
    <w:rsid w:val="009C6E48"/>
    <w:rsid w:val="009C700E"/>
    <w:rsid w:val="009C7207"/>
    <w:rsid w:val="009C73AC"/>
    <w:rsid w:val="009C7601"/>
    <w:rsid w:val="009C760E"/>
    <w:rsid w:val="009C7660"/>
    <w:rsid w:val="009C76A2"/>
    <w:rsid w:val="009C782C"/>
    <w:rsid w:val="009C794F"/>
    <w:rsid w:val="009C7BC3"/>
    <w:rsid w:val="009D008A"/>
    <w:rsid w:val="009D07B4"/>
    <w:rsid w:val="009D0C8D"/>
    <w:rsid w:val="009D0D8E"/>
    <w:rsid w:val="009D0FC1"/>
    <w:rsid w:val="009D1375"/>
    <w:rsid w:val="009D1377"/>
    <w:rsid w:val="009D15E2"/>
    <w:rsid w:val="009D1795"/>
    <w:rsid w:val="009D17E7"/>
    <w:rsid w:val="009D19EF"/>
    <w:rsid w:val="009D1B62"/>
    <w:rsid w:val="009D1F56"/>
    <w:rsid w:val="009D1F84"/>
    <w:rsid w:val="009D2280"/>
    <w:rsid w:val="009D2659"/>
    <w:rsid w:val="009D289E"/>
    <w:rsid w:val="009D2947"/>
    <w:rsid w:val="009D29AE"/>
    <w:rsid w:val="009D2A71"/>
    <w:rsid w:val="009D2FCB"/>
    <w:rsid w:val="009D3281"/>
    <w:rsid w:val="009D34DA"/>
    <w:rsid w:val="009D3860"/>
    <w:rsid w:val="009D3D0D"/>
    <w:rsid w:val="009D40EC"/>
    <w:rsid w:val="009D440A"/>
    <w:rsid w:val="009D4757"/>
    <w:rsid w:val="009D4946"/>
    <w:rsid w:val="009D4B14"/>
    <w:rsid w:val="009D4BFB"/>
    <w:rsid w:val="009D50FD"/>
    <w:rsid w:val="009D5193"/>
    <w:rsid w:val="009D5C22"/>
    <w:rsid w:val="009D5CAE"/>
    <w:rsid w:val="009D5F31"/>
    <w:rsid w:val="009D5FB2"/>
    <w:rsid w:val="009D6220"/>
    <w:rsid w:val="009D6512"/>
    <w:rsid w:val="009D67B1"/>
    <w:rsid w:val="009D6826"/>
    <w:rsid w:val="009D68C0"/>
    <w:rsid w:val="009D6914"/>
    <w:rsid w:val="009D6A1C"/>
    <w:rsid w:val="009D6A99"/>
    <w:rsid w:val="009D6B3B"/>
    <w:rsid w:val="009D6B98"/>
    <w:rsid w:val="009D6DDF"/>
    <w:rsid w:val="009D6E4E"/>
    <w:rsid w:val="009D7001"/>
    <w:rsid w:val="009D705D"/>
    <w:rsid w:val="009D7386"/>
    <w:rsid w:val="009D74AB"/>
    <w:rsid w:val="009D7548"/>
    <w:rsid w:val="009D75F1"/>
    <w:rsid w:val="009D79FB"/>
    <w:rsid w:val="009D7B49"/>
    <w:rsid w:val="009D7CB0"/>
    <w:rsid w:val="009E02A6"/>
    <w:rsid w:val="009E0644"/>
    <w:rsid w:val="009E0656"/>
    <w:rsid w:val="009E07A7"/>
    <w:rsid w:val="009E09B8"/>
    <w:rsid w:val="009E12B7"/>
    <w:rsid w:val="009E1311"/>
    <w:rsid w:val="009E1541"/>
    <w:rsid w:val="009E1802"/>
    <w:rsid w:val="009E19F2"/>
    <w:rsid w:val="009E1CE1"/>
    <w:rsid w:val="009E1D67"/>
    <w:rsid w:val="009E233B"/>
    <w:rsid w:val="009E23ED"/>
    <w:rsid w:val="009E2712"/>
    <w:rsid w:val="009E2884"/>
    <w:rsid w:val="009E2AD3"/>
    <w:rsid w:val="009E2B1D"/>
    <w:rsid w:val="009E2C22"/>
    <w:rsid w:val="009E2D38"/>
    <w:rsid w:val="009E2E98"/>
    <w:rsid w:val="009E2FBC"/>
    <w:rsid w:val="009E317C"/>
    <w:rsid w:val="009E32E6"/>
    <w:rsid w:val="009E36EA"/>
    <w:rsid w:val="009E373E"/>
    <w:rsid w:val="009E385B"/>
    <w:rsid w:val="009E3AFC"/>
    <w:rsid w:val="009E3C12"/>
    <w:rsid w:val="009E423B"/>
    <w:rsid w:val="009E432E"/>
    <w:rsid w:val="009E4377"/>
    <w:rsid w:val="009E43A4"/>
    <w:rsid w:val="009E446D"/>
    <w:rsid w:val="009E446E"/>
    <w:rsid w:val="009E4AAA"/>
    <w:rsid w:val="009E4AC7"/>
    <w:rsid w:val="009E4CDC"/>
    <w:rsid w:val="009E4D68"/>
    <w:rsid w:val="009E5027"/>
    <w:rsid w:val="009E505B"/>
    <w:rsid w:val="009E5342"/>
    <w:rsid w:val="009E53C8"/>
    <w:rsid w:val="009E5429"/>
    <w:rsid w:val="009E56C5"/>
    <w:rsid w:val="009E56ED"/>
    <w:rsid w:val="009E5981"/>
    <w:rsid w:val="009E5B55"/>
    <w:rsid w:val="009E61E8"/>
    <w:rsid w:val="009E61F2"/>
    <w:rsid w:val="009E627A"/>
    <w:rsid w:val="009E648C"/>
    <w:rsid w:val="009E67A7"/>
    <w:rsid w:val="009E6832"/>
    <w:rsid w:val="009E6C4F"/>
    <w:rsid w:val="009E6EF4"/>
    <w:rsid w:val="009E70CE"/>
    <w:rsid w:val="009E71F6"/>
    <w:rsid w:val="009E725C"/>
    <w:rsid w:val="009E750B"/>
    <w:rsid w:val="009E7626"/>
    <w:rsid w:val="009E7A3B"/>
    <w:rsid w:val="009E7A94"/>
    <w:rsid w:val="009E7B0D"/>
    <w:rsid w:val="009E7E73"/>
    <w:rsid w:val="009F005C"/>
    <w:rsid w:val="009F005F"/>
    <w:rsid w:val="009F00CD"/>
    <w:rsid w:val="009F0483"/>
    <w:rsid w:val="009F04F3"/>
    <w:rsid w:val="009F0A53"/>
    <w:rsid w:val="009F0A98"/>
    <w:rsid w:val="009F0C51"/>
    <w:rsid w:val="009F0CC2"/>
    <w:rsid w:val="009F0D54"/>
    <w:rsid w:val="009F130F"/>
    <w:rsid w:val="009F143F"/>
    <w:rsid w:val="009F1471"/>
    <w:rsid w:val="009F1476"/>
    <w:rsid w:val="009F164F"/>
    <w:rsid w:val="009F1740"/>
    <w:rsid w:val="009F1A34"/>
    <w:rsid w:val="009F1DA8"/>
    <w:rsid w:val="009F1F9D"/>
    <w:rsid w:val="009F2108"/>
    <w:rsid w:val="009F2311"/>
    <w:rsid w:val="009F23DB"/>
    <w:rsid w:val="009F32B2"/>
    <w:rsid w:val="009F32F7"/>
    <w:rsid w:val="009F3331"/>
    <w:rsid w:val="009F3355"/>
    <w:rsid w:val="009F3452"/>
    <w:rsid w:val="009F3AF4"/>
    <w:rsid w:val="009F3BE0"/>
    <w:rsid w:val="009F3D6F"/>
    <w:rsid w:val="009F3D9B"/>
    <w:rsid w:val="009F4096"/>
    <w:rsid w:val="009F40AE"/>
    <w:rsid w:val="009F40BC"/>
    <w:rsid w:val="009F428A"/>
    <w:rsid w:val="009F42D9"/>
    <w:rsid w:val="009F46B7"/>
    <w:rsid w:val="009F46DC"/>
    <w:rsid w:val="009F49FD"/>
    <w:rsid w:val="009F4A51"/>
    <w:rsid w:val="009F4C3C"/>
    <w:rsid w:val="009F4DAD"/>
    <w:rsid w:val="009F4DB2"/>
    <w:rsid w:val="009F4E9E"/>
    <w:rsid w:val="009F4EC1"/>
    <w:rsid w:val="009F526C"/>
    <w:rsid w:val="009F53C0"/>
    <w:rsid w:val="009F5745"/>
    <w:rsid w:val="009F5C9E"/>
    <w:rsid w:val="009F5D73"/>
    <w:rsid w:val="009F60C2"/>
    <w:rsid w:val="009F61C1"/>
    <w:rsid w:val="009F6370"/>
    <w:rsid w:val="009F642A"/>
    <w:rsid w:val="009F6536"/>
    <w:rsid w:val="009F676C"/>
    <w:rsid w:val="009F6C41"/>
    <w:rsid w:val="009F6D44"/>
    <w:rsid w:val="009F71DE"/>
    <w:rsid w:val="009F75B9"/>
    <w:rsid w:val="009F7B5E"/>
    <w:rsid w:val="009F7CF9"/>
    <w:rsid w:val="009F7DEE"/>
    <w:rsid w:val="009F7E77"/>
    <w:rsid w:val="009F7E94"/>
    <w:rsid w:val="009F7F1F"/>
    <w:rsid w:val="009F7F99"/>
    <w:rsid w:val="00A001A8"/>
    <w:rsid w:val="00A00424"/>
    <w:rsid w:val="00A009DC"/>
    <w:rsid w:val="00A00A10"/>
    <w:rsid w:val="00A00C0A"/>
    <w:rsid w:val="00A01058"/>
    <w:rsid w:val="00A01207"/>
    <w:rsid w:val="00A01248"/>
    <w:rsid w:val="00A013DA"/>
    <w:rsid w:val="00A01708"/>
    <w:rsid w:val="00A01791"/>
    <w:rsid w:val="00A01ABD"/>
    <w:rsid w:val="00A01ADE"/>
    <w:rsid w:val="00A0221A"/>
    <w:rsid w:val="00A02314"/>
    <w:rsid w:val="00A02440"/>
    <w:rsid w:val="00A025A2"/>
    <w:rsid w:val="00A0267C"/>
    <w:rsid w:val="00A027DD"/>
    <w:rsid w:val="00A02850"/>
    <w:rsid w:val="00A02979"/>
    <w:rsid w:val="00A02E68"/>
    <w:rsid w:val="00A02EEF"/>
    <w:rsid w:val="00A03009"/>
    <w:rsid w:val="00A03397"/>
    <w:rsid w:val="00A033FD"/>
    <w:rsid w:val="00A0346A"/>
    <w:rsid w:val="00A03510"/>
    <w:rsid w:val="00A03716"/>
    <w:rsid w:val="00A03797"/>
    <w:rsid w:val="00A038DF"/>
    <w:rsid w:val="00A03BA7"/>
    <w:rsid w:val="00A03BAE"/>
    <w:rsid w:val="00A03C37"/>
    <w:rsid w:val="00A03C89"/>
    <w:rsid w:val="00A03CDE"/>
    <w:rsid w:val="00A03D76"/>
    <w:rsid w:val="00A03F3F"/>
    <w:rsid w:val="00A0429A"/>
    <w:rsid w:val="00A04363"/>
    <w:rsid w:val="00A04367"/>
    <w:rsid w:val="00A0439A"/>
    <w:rsid w:val="00A043C8"/>
    <w:rsid w:val="00A04478"/>
    <w:rsid w:val="00A045B7"/>
    <w:rsid w:val="00A0491A"/>
    <w:rsid w:val="00A04F83"/>
    <w:rsid w:val="00A050A5"/>
    <w:rsid w:val="00A050E6"/>
    <w:rsid w:val="00A05334"/>
    <w:rsid w:val="00A05340"/>
    <w:rsid w:val="00A05F0D"/>
    <w:rsid w:val="00A0635B"/>
    <w:rsid w:val="00A065C9"/>
    <w:rsid w:val="00A0673D"/>
    <w:rsid w:val="00A06BC2"/>
    <w:rsid w:val="00A06DCB"/>
    <w:rsid w:val="00A071FD"/>
    <w:rsid w:val="00A0736E"/>
    <w:rsid w:val="00A07635"/>
    <w:rsid w:val="00A07785"/>
    <w:rsid w:val="00A07A73"/>
    <w:rsid w:val="00A07A99"/>
    <w:rsid w:val="00A07D03"/>
    <w:rsid w:val="00A07EB5"/>
    <w:rsid w:val="00A100A4"/>
    <w:rsid w:val="00A102BB"/>
    <w:rsid w:val="00A10382"/>
    <w:rsid w:val="00A10432"/>
    <w:rsid w:val="00A10456"/>
    <w:rsid w:val="00A1064D"/>
    <w:rsid w:val="00A10CBB"/>
    <w:rsid w:val="00A10DB9"/>
    <w:rsid w:val="00A10E77"/>
    <w:rsid w:val="00A1103F"/>
    <w:rsid w:val="00A1124E"/>
    <w:rsid w:val="00A11512"/>
    <w:rsid w:val="00A115D9"/>
    <w:rsid w:val="00A11BE6"/>
    <w:rsid w:val="00A11EF6"/>
    <w:rsid w:val="00A11F3A"/>
    <w:rsid w:val="00A11FE2"/>
    <w:rsid w:val="00A12013"/>
    <w:rsid w:val="00A124DF"/>
    <w:rsid w:val="00A12616"/>
    <w:rsid w:val="00A126C1"/>
    <w:rsid w:val="00A12F71"/>
    <w:rsid w:val="00A131EE"/>
    <w:rsid w:val="00A13298"/>
    <w:rsid w:val="00A1374F"/>
    <w:rsid w:val="00A13A07"/>
    <w:rsid w:val="00A13A74"/>
    <w:rsid w:val="00A13DA6"/>
    <w:rsid w:val="00A13E66"/>
    <w:rsid w:val="00A14159"/>
    <w:rsid w:val="00A1415A"/>
    <w:rsid w:val="00A14197"/>
    <w:rsid w:val="00A14226"/>
    <w:rsid w:val="00A14302"/>
    <w:rsid w:val="00A1432E"/>
    <w:rsid w:val="00A1447A"/>
    <w:rsid w:val="00A14742"/>
    <w:rsid w:val="00A14901"/>
    <w:rsid w:val="00A14FCA"/>
    <w:rsid w:val="00A158C9"/>
    <w:rsid w:val="00A15A20"/>
    <w:rsid w:val="00A15A69"/>
    <w:rsid w:val="00A15D9A"/>
    <w:rsid w:val="00A15F19"/>
    <w:rsid w:val="00A15F28"/>
    <w:rsid w:val="00A15FEC"/>
    <w:rsid w:val="00A1640E"/>
    <w:rsid w:val="00A167E5"/>
    <w:rsid w:val="00A16945"/>
    <w:rsid w:val="00A16CB2"/>
    <w:rsid w:val="00A16D41"/>
    <w:rsid w:val="00A173C6"/>
    <w:rsid w:val="00A17562"/>
    <w:rsid w:val="00A17822"/>
    <w:rsid w:val="00A17A25"/>
    <w:rsid w:val="00A17E98"/>
    <w:rsid w:val="00A17EE2"/>
    <w:rsid w:val="00A20255"/>
    <w:rsid w:val="00A2032D"/>
    <w:rsid w:val="00A2071D"/>
    <w:rsid w:val="00A207C1"/>
    <w:rsid w:val="00A2087C"/>
    <w:rsid w:val="00A2099F"/>
    <w:rsid w:val="00A210DF"/>
    <w:rsid w:val="00A211D5"/>
    <w:rsid w:val="00A2125E"/>
    <w:rsid w:val="00A21273"/>
    <w:rsid w:val="00A216FA"/>
    <w:rsid w:val="00A217CB"/>
    <w:rsid w:val="00A21B8D"/>
    <w:rsid w:val="00A21DB5"/>
    <w:rsid w:val="00A22AE8"/>
    <w:rsid w:val="00A22DAA"/>
    <w:rsid w:val="00A22E24"/>
    <w:rsid w:val="00A22F82"/>
    <w:rsid w:val="00A22FD2"/>
    <w:rsid w:val="00A23214"/>
    <w:rsid w:val="00A234D5"/>
    <w:rsid w:val="00A23EE1"/>
    <w:rsid w:val="00A2421F"/>
    <w:rsid w:val="00A24236"/>
    <w:rsid w:val="00A244CB"/>
    <w:rsid w:val="00A24814"/>
    <w:rsid w:val="00A24BE2"/>
    <w:rsid w:val="00A24C35"/>
    <w:rsid w:val="00A24EE8"/>
    <w:rsid w:val="00A24F0F"/>
    <w:rsid w:val="00A25068"/>
    <w:rsid w:val="00A251D5"/>
    <w:rsid w:val="00A2521A"/>
    <w:rsid w:val="00A252B2"/>
    <w:rsid w:val="00A25427"/>
    <w:rsid w:val="00A2566B"/>
    <w:rsid w:val="00A257B6"/>
    <w:rsid w:val="00A25863"/>
    <w:rsid w:val="00A258B5"/>
    <w:rsid w:val="00A265AD"/>
    <w:rsid w:val="00A2664D"/>
    <w:rsid w:val="00A26768"/>
    <w:rsid w:val="00A267AE"/>
    <w:rsid w:val="00A26A4F"/>
    <w:rsid w:val="00A26D26"/>
    <w:rsid w:val="00A26F92"/>
    <w:rsid w:val="00A273BA"/>
    <w:rsid w:val="00A274FF"/>
    <w:rsid w:val="00A2754F"/>
    <w:rsid w:val="00A276A6"/>
    <w:rsid w:val="00A27726"/>
    <w:rsid w:val="00A2774B"/>
    <w:rsid w:val="00A27E00"/>
    <w:rsid w:val="00A27E0F"/>
    <w:rsid w:val="00A27F0E"/>
    <w:rsid w:val="00A2AD98"/>
    <w:rsid w:val="00A30142"/>
    <w:rsid w:val="00A3052A"/>
    <w:rsid w:val="00A30D2E"/>
    <w:rsid w:val="00A31395"/>
    <w:rsid w:val="00A3144B"/>
    <w:rsid w:val="00A314FC"/>
    <w:rsid w:val="00A31620"/>
    <w:rsid w:val="00A31636"/>
    <w:rsid w:val="00A316BE"/>
    <w:rsid w:val="00A317CF"/>
    <w:rsid w:val="00A318D1"/>
    <w:rsid w:val="00A3197E"/>
    <w:rsid w:val="00A3198E"/>
    <w:rsid w:val="00A31AB3"/>
    <w:rsid w:val="00A31BBE"/>
    <w:rsid w:val="00A31CCD"/>
    <w:rsid w:val="00A31FBF"/>
    <w:rsid w:val="00A32164"/>
    <w:rsid w:val="00A323BF"/>
    <w:rsid w:val="00A32C93"/>
    <w:rsid w:val="00A32E43"/>
    <w:rsid w:val="00A32F1B"/>
    <w:rsid w:val="00A32FF2"/>
    <w:rsid w:val="00A33126"/>
    <w:rsid w:val="00A332C8"/>
    <w:rsid w:val="00A3341D"/>
    <w:rsid w:val="00A3395F"/>
    <w:rsid w:val="00A33977"/>
    <w:rsid w:val="00A33A73"/>
    <w:rsid w:val="00A33AF7"/>
    <w:rsid w:val="00A33B4D"/>
    <w:rsid w:val="00A33ED7"/>
    <w:rsid w:val="00A345C7"/>
    <w:rsid w:val="00A345EC"/>
    <w:rsid w:val="00A34789"/>
    <w:rsid w:val="00A3481D"/>
    <w:rsid w:val="00A34D8B"/>
    <w:rsid w:val="00A34DC3"/>
    <w:rsid w:val="00A34E78"/>
    <w:rsid w:val="00A35166"/>
    <w:rsid w:val="00A352D7"/>
    <w:rsid w:val="00A35434"/>
    <w:rsid w:val="00A3560D"/>
    <w:rsid w:val="00A35ECA"/>
    <w:rsid w:val="00A35F5A"/>
    <w:rsid w:val="00A35F6A"/>
    <w:rsid w:val="00A35FCE"/>
    <w:rsid w:val="00A361CA"/>
    <w:rsid w:val="00A364EF"/>
    <w:rsid w:val="00A3658E"/>
    <w:rsid w:val="00A36731"/>
    <w:rsid w:val="00A36FB4"/>
    <w:rsid w:val="00A37201"/>
    <w:rsid w:val="00A37232"/>
    <w:rsid w:val="00A3735A"/>
    <w:rsid w:val="00A3743A"/>
    <w:rsid w:val="00A37479"/>
    <w:rsid w:val="00A37956"/>
    <w:rsid w:val="00A40169"/>
    <w:rsid w:val="00A402AF"/>
    <w:rsid w:val="00A40385"/>
    <w:rsid w:val="00A4060C"/>
    <w:rsid w:val="00A40BED"/>
    <w:rsid w:val="00A40CBA"/>
    <w:rsid w:val="00A40CF1"/>
    <w:rsid w:val="00A40F14"/>
    <w:rsid w:val="00A413A4"/>
    <w:rsid w:val="00A41576"/>
    <w:rsid w:val="00A4159A"/>
    <w:rsid w:val="00A41730"/>
    <w:rsid w:val="00A41757"/>
    <w:rsid w:val="00A418B2"/>
    <w:rsid w:val="00A419CC"/>
    <w:rsid w:val="00A41AEC"/>
    <w:rsid w:val="00A41B3E"/>
    <w:rsid w:val="00A42243"/>
    <w:rsid w:val="00A42411"/>
    <w:rsid w:val="00A4288D"/>
    <w:rsid w:val="00A428D0"/>
    <w:rsid w:val="00A42BCE"/>
    <w:rsid w:val="00A42C8B"/>
    <w:rsid w:val="00A42D75"/>
    <w:rsid w:val="00A42DB5"/>
    <w:rsid w:val="00A42DC7"/>
    <w:rsid w:val="00A4333E"/>
    <w:rsid w:val="00A435C3"/>
    <w:rsid w:val="00A43E60"/>
    <w:rsid w:val="00A44333"/>
    <w:rsid w:val="00A4449D"/>
    <w:rsid w:val="00A44A20"/>
    <w:rsid w:val="00A44A46"/>
    <w:rsid w:val="00A44D59"/>
    <w:rsid w:val="00A44D64"/>
    <w:rsid w:val="00A44FF6"/>
    <w:rsid w:val="00A454EC"/>
    <w:rsid w:val="00A45786"/>
    <w:rsid w:val="00A45834"/>
    <w:rsid w:val="00A45BD2"/>
    <w:rsid w:val="00A45F18"/>
    <w:rsid w:val="00A461DA"/>
    <w:rsid w:val="00A467E1"/>
    <w:rsid w:val="00A4684B"/>
    <w:rsid w:val="00A469A6"/>
    <w:rsid w:val="00A46A18"/>
    <w:rsid w:val="00A46B0B"/>
    <w:rsid w:val="00A46C94"/>
    <w:rsid w:val="00A46C95"/>
    <w:rsid w:val="00A46D5C"/>
    <w:rsid w:val="00A46EF0"/>
    <w:rsid w:val="00A46FE9"/>
    <w:rsid w:val="00A4736B"/>
    <w:rsid w:val="00A47506"/>
    <w:rsid w:val="00A477D2"/>
    <w:rsid w:val="00A47BD7"/>
    <w:rsid w:val="00A501BD"/>
    <w:rsid w:val="00A5031E"/>
    <w:rsid w:val="00A50397"/>
    <w:rsid w:val="00A50482"/>
    <w:rsid w:val="00A508FB"/>
    <w:rsid w:val="00A50936"/>
    <w:rsid w:val="00A50997"/>
    <w:rsid w:val="00A50C25"/>
    <w:rsid w:val="00A50EFA"/>
    <w:rsid w:val="00A510FA"/>
    <w:rsid w:val="00A519FA"/>
    <w:rsid w:val="00A51A56"/>
    <w:rsid w:val="00A51EA7"/>
    <w:rsid w:val="00A52026"/>
    <w:rsid w:val="00A520CD"/>
    <w:rsid w:val="00A524E1"/>
    <w:rsid w:val="00A525E8"/>
    <w:rsid w:val="00A52CB4"/>
    <w:rsid w:val="00A531E1"/>
    <w:rsid w:val="00A531F0"/>
    <w:rsid w:val="00A534C7"/>
    <w:rsid w:val="00A5359A"/>
    <w:rsid w:val="00A535AF"/>
    <w:rsid w:val="00A53707"/>
    <w:rsid w:val="00A538A2"/>
    <w:rsid w:val="00A53948"/>
    <w:rsid w:val="00A5413C"/>
    <w:rsid w:val="00A54B7F"/>
    <w:rsid w:val="00A54C35"/>
    <w:rsid w:val="00A54C5C"/>
    <w:rsid w:val="00A5522B"/>
    <w:rsid w:val="00A55260"/>
    <w:rsid w:val="00A55341"/>
    <w:rsid w:val="00A55483"/>
    <w:rsid w:val="00A557E4"/>
    <w:rsid w:val="00A55B67"/>
    <w:rsid w:val="00A55C67"/>
    <w:rsid w:val="00A55CA7"/>
    <w:rsid w:val="00A55D37"/>
    <w:rsid w:val="00A56077"/>
    <w:rsid w:val="00A562FE"/>
    <w:rsid w:val="00A56673"/>
    <w:rsid w:val="00A566D4"/>
    <w:rsid w:val="00A56A38"/>
    <w:rsid w:val="00A56AD4"/>
    <w:rsid w:val="00A56E15"/>
    <w:rsid w:val="00A56E60"/>
    <w:rsid w:val="00A5728A"/>
    <w:rsid w:val="00A573EE"/>
    <w:rsid w:val="00A573FB"/>
    <w:rsid w:val="00A57588"/>
    <w:rsid w:val="00A5789A"/>
    <w:rsid w:val="00A578CB"/>
    <w:rsid w:val="00A57B83"/>
    <w:rsid w:val="00A57BD1"/>
    <w:rsid w:val="00A60212"/>
    <w:rsid w:val="00A60299"/>
    <w:rsid w:val="00A60407"/>
    <w:rsid w:val="00A6054F"/>
    <w:rsid w:val="00A60552"/>
    <w:rsid w:val="00A605B6"/>
    <w:rsid w:val="00A607FB"/>
    <w:rsid w:val="00A60A41"/>
    <w:rsid w:val="00A60D13"/>
    <w:rsid w:val="00A60D52"/>
    <w:rsid w:val="00A60ED4"/>
    <w:rsid w:val="00A61079"/>
    <w:rsid w:val="00A612D4"/>
    <w:rsid w:val="00A61514"/>
    <w:rsid w:val="00A61683"/>
    <w:rsid w:val="00A6184E"/>
    <w:rsid w:val="00A619E0"/>
    <w:rsid w:val="00A61A5B"/>
    <w:rsid w:val="00A61F76"/>
    <w:rsid w:val="00A62047"/>
    <w:rsid w:val="00A621AE"/>
    <w:rsid w:val="00A621BD"/>
    <w:rsid w:val="00A622E8"/>
    <w:rsid w:val="00A62314"/>
    <w:rsid w:val="00A62802"/>
    <w:rsid w:val="00A629B3"/>
    <w:rsid w:val="00A62ADF"/>
    <w:rsid w:val="00A62CC3"/>
    <w:rsid w:val="00A6327A"/>
    <w:rsid w:val="00A6335E"/>
    <w:rsid w:val="00A633EF"/>
    <w:rsid w:val="00A63D5C"/>
    <w:rsid w:val="00A64047"/>
    <w:rsid w:val="00A6407F"/>
    <w:rsid w:val="00A64338"/>
    <w:rsid w:val="00A645EE"/>
    <w:rsid w:val="00A64776"/>
    <w:rsid w:val="00A64870"/>
    <w:rsid w:val="00A6493E"/>
    <w:rsid w:val="00A6497A"/>
    <w:rsid w:val="00A64982"/>
    <w:rsid w:val="00A64F5D"/>
    <w:rsid w:val="00A650D2"/>
    <w:rsid w:val="00A650DA"/>
    <w:rsid w:val="00A653C9"/>
    <w:rsid w:val="00A6542F"/>
    <w:rsid w:val="00A655F8"/>
    <w:rsid w:val="00A656C4"/>
    <w:rsid w:val="00A657E2"/>
    <w:rsid w:val="00A65853"/>
    <w:rsid w:val="00A65917"/>
    <w:rsid w:val="00A65D89"/>
    <w:rsid w:val="00A65E03"/>
    <w:rsid w:val="00A65ECD"/>
    <w:rsid w:val="00A660A9"/>
    <w:rsid w:val="00A6641E"/>
    <w:rsid w:val="00A6666C"/>
    <w:rsid w:val="00A666E8"/>
    <w:rsid w:val="00A66722"/>
    <w:rsid w:val="00A66856"/>
    <w:rsid w:val="00A6687B"/>
    <w:rsid w:val="00A669F8"/>
    <w:rsid w:val="00A66A32"/>
    <w:rsid w:val="00A66F79"/>
    <w:rsid w:val="00A66FF2"/>
    <w:rsid w:val="00A67262"/>
    <w:rsid w:val="00A6733F"/>
    <w:rsid w:val="00A67440"/>
    <w:rsid w:val="00A67744"/>
    <w:rsid w:val="00A67853"/>
    <w:rsid w:val="00A678BC"/>
    <w:rsid w:val="00A6B5E9"/>
    <w:rsid w:val="00A7003A"/>
    <w:rsid w:val="00A700C9"/>
    <w:rsid w:val="00A70250"/>
    <w:rsid w:val="00A7097E"/>
    <w:rsid w:val="00A70C48"/>
    <w:rsid w:val="00A70D36"/>
    <w:rsid w:val="00A71295"/>
    <w:rsid w:val="00A713A1"/>
    <w:rsid w:val="00A71AB0"/>
    <w:rsid w:val="00A71DCB"/>
    <w:rsid w:val="00A71E32"/>
    <w:rsid w:val="00A71ECA"/>
    <w:rsid w:val="00A71F21"/>
    <w:rsid w:val="00A7219A"/>
    <w:rsid w:val="00A7248F"/>
    <w:rsid w:val="00A724E1"/>
    <w:rsid w:val="00A726B3"/>
    <w:rsid w:val="00A72AB9"/>
    <w:rsid w:val="00A72B24"/>
    <w:rsid w:val="00A72B6A"/>
    <w:rsid w:val="00A72DA8"/>
    <w:rsid w:val="00A72EB4"/>
    <w:rsid w:val="00A72EE8"/>
    <w:rsid w:val="00A72EE9"/>
    <w:rsid w:val="00A73198"/>
    <w:rsid w:val="00A73610"/>
    <w:rsid w:val="00A73901"/>
    <w:rsid w:val="00A7398C"/>
    <w:rsid w:val="00A73998"/>
    <w:rsid w:val="00A73A1C"/>
    <w:rsid w:val="00A73A90"/>
    <w:rsid w:val="00A73B42"/>
    <w:rsid w:val="00A73C7C"/>
    <w:rsid w:val="00A74057"/>
    <w:rsid w:val="00A74750"/>
    <w:rsid w:val="00A7499C"/>
    <w:rsid w:val="00A749AB"/>
    <w:rsid w:val="00A7507B"/>
    <w:rsid w:val="00A7535A"/>
    <w:rsid w:val="00A753B8"/>
    <w:rsid w:val="00A7571E"/>
    <w:rsid w:val="00A7580D"/>
    <w:rsid w:val="00A7598F"/>
    <w:rsid w:val="00A75CF3"/>
    <w:rsid w:val="00A75E05"/>
    <w:rsid w:val="00A7608D"/>
    <w:rsid w:val="00A76140"/>
    <w:rsid w:val="00A761D1"/>
    <w:rsid w:val="00A76477"/>
    <w:rsid w:val="00A76918"/>
    <w:rsid w:val="00A76985"/>
    <w:rsid w:val="00A7699D"/>
    <w:rsid w:val="00A76A01"/>
    <w:rsid w:val="00A76A75"/>
    <w:rsid w:val="00A76B52"/>
    <w:rsid w:val="00A76BE6"/>
    <w:rsid w:val="00A76D77"/>
    <w:rsid w:val="00A7740F"/>
    <w:rsid w:val="00A77857"/>
    <w:rsid w:val="00A77884"/>
    <w:rsid w:val="00A77DC6"/>
    <w:rsid w:val="00A77E70"/>
    <w:rsid w:val="00A77EFD"/>
    <w:rsid w:val="00A80064"/>
    <w:rsid w:val="00A8016F"/>
    <w:rsid w:val="00A801E1"/>
    <w:rsid w:val="00A80486"/>
    <w:rsid w:val="00A804A0"/>
    <w:rsid w:val="00A8054A"/>
    <w:rsid w:val="00A805CE"/>
    <w:rsid w:val="00A80632"/>
    <w:rsid w:val="00A80ABA"/>
    <w:rsid w:val="00A80ADE"/>
    <w:rsid w:val="00A80B48"/>
    <w:rsid w:val="00A811EC"/>
    <w:rsid w:val="00A812FC"/>
    <w:rsid w:val="00A8137D"/>
    <w:rsid w:val="00A81510"/>
    <w:rsid w:val="00A81571"/>
    <w:rsid w:val="00A8170F"/>
    <w:rsid w:val="00A81986"/>
    <w:rsid w:val="00A81B7F"/>
    <w:rsid w:val="00A81D28"/>
    <w:rsid w:val="00A81D56"/>
    <w:rsid w:val="00A8210C"/>
    <w:rsid w:val="00A8211B"/>
    <w:rsid w:val="00A8256B"/>
    <w:rsid w:val="00A826DB"/>
    <w:rsid w:val="00A827EE"/>
    <w:rsid w:val="00A82AE5"/>
    <w:rsid w:val="00A82B1A"/>
    <w:rsid w:val="00A82B9B"/>
    <w:rsid w:val="00A82C05"/>
    <w:rsid w:val="00A82E67"/>
    <w:rsid w:val="00A82E83"/>
    <w:rsid w:val="00A83207"/>
    <w:rsid w:val="00A83428"/>
    <w:rsid w:val="00A83BDE"/>
    <w:rsid w:val="00A840DD"/>
    <w:rsid w:val="00A84134"/>
    <w:rsid w:val="00A841B3"/>
    <w:rsid w:val="00A843D6"/>
    <w:rsid w:val="00A84842"/>
    <w:rsid w:val="00A84D6C"/>
    <w:rsid w:val="00A84EC8"/>
    <w:rsid w:val="00A84F87"/>
    <w:rsid w:val="00A84FE8"/>
    <w:rsid w:val="00A85097"/>
    <w:rsid w:val="00A8548C"/>
    <w:rsid w:val="00A854AA"/>
    <w:rsid w:val="00A85C80"/>
    <w:rsid w:val="00A860C0"/>
    <w:rsid w:val="00A86283"/>
    <w:rsid w:val="00A864E5"/>
    <w:rsid w:val="00A86723"/>
    <w:rsid w:val="00A86AA4"/>
    <w:rsid w:val="00A86F79"/>
    <w:rsid w:val="00A87025"/>
    <w:rsid w:val="00A872AB"/>
    <w:rsid w:val="00A8730C"/>
    <w:rsid w:val="00A874EA"/>
    <w:rsid w:val="00A87545"/>
    <w:rsid w:val="00A8762C"/>
    <w:rsid w:val="00A876D5"/>
    <w:rsid w:val="00A876EC"/>
    <w:rsid w:val="00A87ACE"/>
    <w:rsid w:val="00A87D1B"/>
    <w:rsid w:val="00A87DB1"/>
    <w:rsid w:val="00A90542"/>
    <w:rsid w:val="00A90B12"/>
    <w:rsid w:val="00A90E04"/>
    <w:rsid w:val="00A90F82"/>
    <w:rsid w:val="00A9107A"/>
    <w:rsid w:val="00A91212"/>
    <w:rsid w:val="00A91722"/>
    <w:rsid w:val="00A9186D"/>
    <w:rsid w:val="00A91921"/>
    <w:rsid w:val="00A91A22"/>
    <w:rsid w:val="00A91DD6"/>
    <w:rsid w:val="00A92181"/>
    <w:rsid w:val="00A92262"/>
    <w:rsid w:val="00A92863"/>
    <w:rsid w:val="00A92C6A"/>
    <w:rsid w:val="00A92DAE"/>
    <w:rsid w:val="00A9310D"/>
    <w:rsid w:val="00A93576"/>
    <w:rsid w:val="00A935CB"/>
    <w:rsid w:val="00A93754"/>
    <w:rsid w:val="00A937F2"/>
    <w:rsid w:val="00A93889"/>
    <w:rsid w:val="00A93B38"/>
    <w:rsid w:val="00A93C1B"/>
    <w:rsid w:val="00A93F73"/>
    <w:rsid w:val="00A94513"/>
    <w:rsid w:val="00A947C2"/>
    <w:rsid w:val="00A94805"/>
    <w:rsid w:val="00A94890"/>
    <w:rsid w:val="00A9495B"/>
    <w:rsid w:val="00A94D14"/>
    <w:rsid w:val="00A950A6"/>
    <w:rsid w:val="00A9511E"/>
    <w:rsid w:val="00A95234"/>
    <w:rsid w:val="00A95300"/>
    <w:rsid w:val="00A9530D"/>
    <w:rsid w:val="00A95BD7"/>
    <w:rsid w:val="00A95DB4"/>
    <w:rsid w:val="00A95DEB"/>
    <w:rsid w:val="00A95F0D"/>
    <w:rsid w:val="00A95F3E"/>
    <w:rsid w:val="00A95F6D"/>
    <w:rsid w:val="00A9638C"/>
    <w:rsid w:val="00A96E1F"/>
    <w:rsid w:val="00A97054"/>
    <w:rsid w:val="00A97223"/>
    <w:rsid w:val="00A9744E"/>
    <w:rsid w:val="00A97643"/>
    <w:rsid w:val="00A97655"/>
    <w:rsid w:val="00A97AE1"/>
    <w:rsid w:val="00A97C12"/>
    <w:rsid w:val="00AA0282"/>
    <w:rsid w:val="00AA0475"/>
    <w:rsid w:val="00AA0768"/>
    <w:rsid w:val="00AA09FA"/>
    <w:rsid w:val="00AA0A71"/>
    <w:rsid w:val="00AA100C"/>
    <w:rsid w:val="00AA1267"/>
    <w:rsid w:val="00AA1280"/>
    <w:rsid w:val="00AA12AD"/>
    <w:rsid w:val="00AA15E4"/>
    <w:rsid w:val="00AA1A1F"/>
    <w:rsid w:val="00AA1A32"/>
    <w:rsid w:val="00AA1A6E"/>
    <w:rsid w:val="00AA1B4F"/>
    <w:rsid w:val="00AA1B55"/>
    <w:rsid w:val="00AA1B95"/>
    <w:rsid w:val="00AA2307"/>
    <w:rsid w:val="00AA2751"/>
    <w:rsid w:val="00AA2912"/>
    <w:rsid w:val="00AA2A5B"/>
    <w:rsid w:val="00AA2DCB"/>
    <w:rsid w:val="00AA2E73"/>
    <w:rsid w:val="00AA3055"/>
    <w:rsid w:val="00AA38D4"/>
    <w:rsid w:val="00AA3922"/>
    <w:rsid w:val="00AA3A0B"/>
    <w:rsid w:val="00AA3BC4"/>
    <w:rsid w:val="00AA3C9C"/>
    <w:rsid w:val="00AA4106"/>
    <w:rsid w:val="00AA41EE"/>
    <w:rsid w:val="00AA424A"/>
    <w:rsid w:val="00AA45C0"/>
    <w:rsid w:val="00AA4CBE"/>
    <w:rsid w:val="00AA4D78"/>
    <w:rsid w:val="00AA4F62"/>
    <w:rsid w:val="00AA4FDD"/>
    <w:rsid w:val="00AA5352"/>
    <w:rsid w:val="00AA5737"/>
    <w:rsid w:val="00AA5843"/>
    <w:rsid w:val="00AA590A"/>
    <w:rsid w:val="00AA5A2A"/>
    <w:rsid w:val="00AA5A9A"/>
    <w:rsid w:val="00AA5BC0"/>
    <w:rsid w:val="00AA6087"/>
    <w:rsid w:val="00AA61C5"/>
    <w:rsid w:val="00AA65BF"/>
    <w:rsid w:val="00AA65C8"/>
    <w:rsid w:val="00AA6AFC"/>
    <w:rsid w:val="00AA6DCA"/>
    <w:rsid w:val="00AA6FEF"/>
    <w:rsid w:val="00AA7183"/>
    <w:rsid w:val="00AA7555"/>
    <w:rsid w:val="00AA7D4C"/>
    <w:rsid w:val="00AA7DD1"/>
    <w:rsid w:val="00AB0223"/>
    <w:rsid w:val="00AB03C9"/>
    <w:rsid w:val="00AB07A8"/>
    <w:rsid w:val="00AB09B7"/>
    <w:rsid w:val="00AB0F58"/>
    <w:rsid w:val="00AB123F"/>
    <w:rsid w:val="00AB17B4"/>
    <w:rsid w:val="00AB1D6E"/>
    <w:rsid w:val="00AB1D7B"/>
    <w:rsid w:val="00AB1DF8"/>
    <w:rsid w:val="00AB2042"/>
    <w:rsid w:val="00AB24CF"/>
    <w:rsid w:val="00AB26FD"/>
    <w:rsid w:val="00AB2EAA"/>
    <w:rsid w:val="00AB3343"/>
    <w:rsid w:val="00AB3391"/>
    <w:rsid w:val="00AB344A"/>
    <w:rsid w:val="00AB3583"/>
    <w:rsid w:val="00AB3689"/>
    <w:rsid w:val="00AB37C3"/>
    <w:rsid w:val="00AB39DE"/>
    <w:rsid w:val="00AB3A1C"/>
    <w:rsid w:val="00AB3B02"/>
    <w:rsid w:val="00AB428D"/>
    <w:rsid w:val="00AB47A5"/>
    <w:rsid w:val="00AB47C3"/>
    <w:rsid w:val="00AB4809"/>
    <w:rsid w:val="00AB4AFE"/>
    <w:rsid w:val="00AB4B13"/>
    <w:rsid w:val="00AB4DA5"/>
    <w:rsid w:val="00AB512C"/>
    <w:rsid w:val="00AB58A6"/>
    <w:rsid w:val="00AB5A1A"/>
    <w:rsid w:val="00AB5C12"/>
    <w:rsid w:val="00AB5F0A"/>
    <w:rsid w:val="00AB5FE7"/>
    <w:rsid w:val="00AB622C"/>
    <w:rsid w:val="00AB62C5"/>
    <w:rsid w:val="00AB641B"/>
    <w:rsid w:val="00AB65E6"/>
    <w:rsid w:val="00AB671E"/>
    <w:rsid w:val="00AB690D"/>
    <w:rsid w:val="00AB7258"/>
    <w:rsid w:val="00AB74B5"/>
    <w:rsid w:val="00AB773F"/>
    <w:rsid w:val="00AB79BF"/>
    <w:rsid w:val="00AB7B11"/>
    <w:rsid w:val="00AB7B2B"/>
    <w:rsid w:val="00AB7CE6"/>
    <w:rsid w:val="00AB7E4F"/>
    <w:rsid w:val="00AB7E67"/>
    <w:rsid w:val="00AC0092"/>
    <w:rsid w:val="00AC04B5"/>
    <w:rsid w:val="00AC0509"/>
    <w:rsid w:val="00AC0726"/>
    <w:rsid w:val="00AC07ED"/>
    <w:rsid w:val="00AC1019"/>
    <w:rsid w:val="00AC1044"/>
    <w:rsid w:val="00AC12FF"/>
    <w:rsid w:val="00AC1BB0"/>
    <w:rsid w:val="00AC1F5E"/>
    <w:rsid w:val="00AC1FE0"/>
    <w:rsid w:val="00AC20F7"/>
    <w:rsid w:val="00AC24B2"/>
    <w:rsid w:val="00AC29BC"/>
    <w:rsid w:val="00AC2A7B"/>
    <w:rsid w:val="00AC2C8D"/>
    <w:rsid w:val="00AC2C9C"/>
    <w:rsid w:val="00AC2CBF"/>
    <w:rsid w:val="00AC2E49"/>
    <w:rsid w:val="00AC324C"/>
    <w:rsid w:val="00AC32E3"/>
    <w:rsid w:val="00AC369B"/>
    <w:rsid w:val="00AC3810"/>
    <w:rsid w:val="00AC3B8F"/>
    <w:rsid w:val="00AC3ED0"/>
    <w:rsid w:val="00AC414D"/>
    <w:rsid w:val="00AC41FC"/>
    <w:rsid w:val="00AC4375"/>
    <w:rsid w:val="00AC44E7"/>
    <w:rsid w:val="00AC45A3"/>
    <w:rsid w:val="00AC4960"/>
    <w:rsid w:val="00AC4CA1"/>
    <w:rsid w:val="00AC4F94"/>
    <w:rsid w:val="00AC5552"/>
    <w:rsid w:val="00AC5576"/>
    <w:rsid w:val="00AC59CE"/>
    <w:rsid w:val="00AC5BA8"/>
    <w:rsid w:val="00AC5C4D"/>
    <w:rsid w:val="00AC6304"/>
    <w:rsid w:val="00AC673C"/>
    <w:rsid w:val="00AC6753"/>
    <w:rsid w:val="00AC6A94"/>
    <w:rsid w:val="00AC6C99"/>
    <w:rsid w:val="00AC6D26"/>
    <w:rsid w:val="00AC7055"/>
    <w:rsid w:val="00AC711B"/>
    <w:rsid w:val="00AC74E5"/>
    <w:rsid w:val="00AC78D7"/>
    <w:rsid w:val="00AC7EA2"/>
    <w:rsid w:val="00AC7EE0"/>
    <w:rsid w:val="00AD022F"/>
    <w:rsid w:val="00AD0951"/>
    <w:rsid w:val="00AD0BC3"/>
    <w:rsid w:val="00AD0CDD"/>
    <w:rsid w:val="00AD1046"/>
    <w:rsid w:val="00AD1168"/>
    <w:rsid w:val="00AD13BF"/>
    <w:rsid w:val="00AD14D4"/>
    <w:rsid w:val="00AD1504"/>
    <w:rsid w:val="00AD166A"/>
    <w:rsid w:val="00AD16AF"/>
    <w:rsid w:val="00AD173D"/>
    <w:rsid w:val="00AD1765"/>
    <w:rsid w:val="00AD1995"/>
    <w:rsid w:val="00AD1C0F"/>
    <w:rsid w:val="00AD1D6F"/>
    <w:rsid w:val="00AD285F"/>
    <w:rsid w:val="00AD290E"/>
    <w:rsid w:val="00AD2B03"/>
    <w:rsid w:val="00AD2C08"/>
    <w:rsid w:val="00AD2C5E"/>
    <w:rsid w:val="00AD307B"/>
    <w:rsid w:val="00AD31F0"/>
    <w:rsid w:val="00AD33C7"/>
    <w:rsid w:val="00AD34DB"/>
    <w:rsid w:val="00AD3B9D"/>
    <w:rsid w:val="00AD3BCA"/>
    <w:rsid w:val="00AD3C1E"/>
    <w:rsid w:val="00AD3D73"/>
    <w:rsid w:val="00AD3F9B"/>
    <w:rsid w:val="00AD4031"/>
    <w:rsid w:val="00AD42FF"/>
    <w:rsid w:val="00AD438D"/>
    <w:rsid w:val="00AD43DB"/>
    <w:rsid w:val="00AD467C"/>
    <w:rsid w:val="00AD4A1E"/>
    <w:rsid w:val="00AD4E1A"/>
    <w:rsid w:val="00AD4EC3"/>
    <w:rsid w:val="00AD4F95"/>
    <w:rsid w:val="00AD5137"/>
    <w:rsid w:val="00AD527E"/>
    <w:rsid w:val="00AD57DE"/>
    <w:rsid w:val="00AD597F"/>
    <w:rsid w:val="00AD5A0C"/>
    <w:rsid w:val="00AD5BA2"/>
    <w:rsid w:val="00AD5EF3"/>
    <w:rsid w:val="00AD5FED"/>
    <w:rsid w:val="00AD5FFA"/>
    <w:rsid w:val="00AD650F"/>
    <w:rsid w:val="00AD6601"/>
    <w:rsid w:val="00AD68E7"/>
    <w:rsid w:val="00AD6DD9"/>
    <w:rsid w:val="00AD72A6"/>
    <w:rsid w:val="00AD738E"/>
    <w:rsid w:val="00AD7459"/>
    <w:rsid w:val="00AD7AE3"/>
    <w:rsid w:val="00AD7B1D"/>
    <w:rsid w:val="00AD7CF8"/>
    <w:rsid w:val="00AD7E2C"/>
    <w:rsid w:val="00AE00A6"/>
    <w:rsid w:val="00AE02E5"/>
    <w:rsid w:val="00AE037C"/>
    <w:rsid w:val="00AE077F"/>
    <w:rsid w:val="00AE091E"/>
    <w:rsid w:val="00AE0922"/>
    <w:rsid w:val="00AE1189"/>
    <w:rsid w:val="00AE1290"/>
    <w:rsid w:val="00AE12DE"/>
    <w:rsid w:val="00AE12E1"/>
    <w:rsid w:val="00AE132D"/>
    <w:rsid w:val="00AE1332"/>
    <w:rsid w:val="00AE15C3"/>
    <w:rsid w:val="00AE165D"/>
    <w:rsid w:val="00AE1EA6"/>
    <w:rsid w:val="00AE2194"/>
    <w:rsid w:val="00AE220C"/>
    <w:rsid w:val="00AE2490"/>
    <w:rsid w:val="00AE27D7"/>
    <w:rsid w:val="00AE2A0C"/>
    <w:rsid w:val="00AE2C73"/>
    <w:rsid w:val="00AE3111"/>
    <w:rsid w:val="00AE3131"/>
    <w:rsid w:val="00AE329E"/>
    <w:rsid w:val="00AE35F0"/>
    <w:rsid w:val="00AE3628"/>
    <w:rsid w:val="00AE37D4"/>
    <w:rsid w:val="00AE3978"/>
    <w:rsid w:val="00AE3CDB"/>
    <w:rsid w:val="00AE42AA"/>
    <w:rsid w:val="00AE462B"/>
    <w:rsid w:val="00AE4AE9"/>
    <w:rsid w:val="00AE4B06"/>
    <w:rsid w:val="00AE4D06"/>
    <w:rsid w:val="00AE4ED9"/>
    <w:rsid w:val="00AE553E"/>
    <w:rsid w:val="00AE58C0"/>
    <w:rsid w:val="00AE6071"/>
    <w:rsid w:val="00AE6072"/>
    <w:rsid w:val="00AE630F"/>
    <w:rsid w:val="00AE6470"/>
    <w:rsid w:val="00AE66E8"/>
    <w:rsid w:val="00AE6733"/>
    <w:rsid w:val="00AE72CF"/>
    <w:rsid w:val="00AE7355"/>
    <w:rsid w:val="00AE7416"/>
    <w:rsid w:val="00AE75F0"/>
    <w:rsid w:val="00AE7602"/>
    <w:rsid w:val="00AE760D"/>
    <w:rsid w:val="00AE7694"/>
    <w:rsid w:val="00AE798A"/>
    <w:rsid w:val="00AE7C61"/>
    <w:rsid w:val="00AE7D3A"/>
    <w:rsid w:val="00AF006E"/>
    <w:rsid w:val="00AF0501"/>
    <w:rsid w:val="00AF0862"/>
    <w:rsid w:val="00AF0AE9"/>
    <w:rsid w:val="00AF0E01"/>
    <w:rsid w:val="00AF126F"/>
    <w:rsid w:val="00AF12C1"/>
    <w:rsid w:val="00AF1828"/>
    <w:rsid w:val="00AF1874"/>
    <w:rsid w:val="00AF19E0"/>
    <w:rsid w:val="00AF1B05"/>
    <w:rsid w:val="00AF1B74"/>
    <w:rsid w:val="00AF1EE3"/>
    <w:rsid w:val="00AF1EF4"/>
    <w:rsid w:val="00AF1F8A"/>
    <w:rsid w:val="00AF1FC0"/>
    <w:rsid w:val="00AF20D5"/>
    <w:rsid w:val="00AF2353"/>
    <w:rsid w:val="00AF26BD"/>
    <w:rsid w:val="00AF26DA"/>
    <w:rsid w:val="00AF2759"/>
    <w:rsid w:val="00AF288C"/>
    <w:rsid w:val="00AF2D42"/>
    <w:rsid w:val="00AF2D84"/>
    <w:rsid w:val="00AF2D88"/>
    <w:rsid w:val="00AF2E0C"/>
    <w:rsid w:val="00AF2F41"/>
    <w:rsid w:val="00AF3268"/>
    <w:rsid w:val="00AF32E1"/>
    <w:rsid w:val="00AF33B1"/>
    <w:rsid w:val="00AF39A0"/>
    <w:rsid w:val="00AF3B6C"/>
    <w:rsid w:val="00AF3C57"/>
    <w:rsid w:val="00AF415D"/>
    <w:rsid w:val="00AF4449"/>
    <w:rsid w:val="00AF4624"/>
    <w:rsid w:val="00AF4689"/>
    <w:rsid w:val="00AF4952"/>
    <w:rsid w:val="00AF4D1F"/>
    <w:rsid w:val="00AF4EE4"/>
    <w:rsid w:val="00AF51AA"/>
    <w:rsid w:val="00AF54A5"/>
    <w:rsid w:val="00AF5529"/>
    <w:rsid w:val="00AF55A3"/>
    <w:rsid w:val="00AF5AA9"/>
    <w:rsid w:val="00AF5C25"/>
    <w:rsid w:val="00AF5E57"/>
    <w:rsid w:val="00AF6144"/>
    <w:rsid w:val="00AF6194"/>
    <w:rsid w:val="00AF6241"/>
    <w:rsid w:val="00AF64E5"/>
    <w:rsid w:val="00AF6934"/>
    <w:rsid w:val="00AF6C33"/>
    <w:rsid w:val="00AF6CBF"/>
    <w:rsid w:val="00AF6CD0"/>
    <w:rsid w:val="00AF6E96"/>
    <w:rsid w:val="00AF6F95"/>
    <w:rsid w:val="00AF75FE"/>
    <w:rsid w:val="00AF7CE8"/>
    <w:rsid w:val="00AF7FD5"/>
    <w:rsid w:val="00B000F6"/>
    <w:rsid w:val="00B00594"/>
    <w:rsid w:val="00B00748"/>
    <w:rsid w:val="00B007C6"/>
    <w:rsid w:val="00B00C2B"/>
    <w:rsid w:val="00B00D5D"/>
    <w:rsid w:val="00B011A2"/>
    <w:rsid w:val="00B012E7"/>
    <w:rsid w:val="00B0183E"/>
    <w:rsid w:val="00B01A6A"/>
    <w:rsid w:val="00B01CEA"/>
    <w:rsid w:val="00B02035"/>
    <w:rsid w:val="00B0205B"/>
    <w:rsid w:val="00B0214E"/>
    <w:rsid w:val="00B02196"/>
    <w:rsid w:val="00B0226C"/>
    <w:rsid w:val="00B022D8"/>
    <w:rsid w:val="00B0244E"/>
    <w:rsid w:val="00B024DF"/>
    <w:rsid w:val="00B0279F"/>
    <w:rsid w:val="00B02C65"/>
    <w:rsid w:val="00B02F2E"/>
    <w:rsid w:val="00B02FEC"/>
    <w:rsid w:val="00B0318E"/>
    <w:rsid w:val="00B031BF"/>
    <w:rsid w:val="00B03382"/>
    <w:rsid w:val="00B03444"/>
    <w:rsid w:val="00B034A2"/>
    <w:rsid w:val="00B034AA"/>
    <w:rsid w:val="00B035FB"/>
    <w:rsid w:val="00B0365A"/>
    <w:rsid w:val="00B036E1"/>
    <w:rsid w:val="00B038E9"/>
    <w:rsid w:val="00B03E2A"/>
    <w:rsid w:val="00B03EFF"/>
    <w:rsid w:val="00B040A7"/>
    <w:rsid w:val="00B042E4"/>
    <w:rsid w:val="00B04804"/>
    <w:rsid w:val="00B04A7C"/>
    <w:rsid w:val="00B04C91"/>
    <w:rsid w:val="00B04FAD"/>
    <w:rsid w:val="00B051C5"/>
    <w:rsid w:val="00B052C5"/>
    <w:rsid w:val="00B055E4"/>
    <w:rsid w:val="00B058F3"/>
    <w:rsid w:val="00B05A2F"/>
    <w:rsid w:val="00B05C17"/>
    <w:rsid w:val="00B05F4F"/>
    <w:rsid w:val="00B05FDF"/>
    <w:rsid w:val="00B06096"/>
    <w:rsid w:val="00B0630A"/>
    <w:rsid w:val="00B06399"/>
    <w:rsid w:val="00B0652F"/>
    <w:rsid w:val="00B06621"/>
    <w:rsid w:val="00B0694F"/>
    <w:rsid w:val="00B06B5D"/>
    <w:rsid w:val="00B06D3D"/>
    <w:rsid w:val="00B06EF6"/>
    <w:rsid w:val="00B070E0"/>
    <w:rsid w:val="00B07215"/>
    <w:rsid w:val="00B0722F"/>
    <w:rsid w:val="00B075E9"/>
    <w:rsid w:val="00B07822"/>
    <w:rsid w:val="00B07B0B"/>
    <w:rsid w:val="00B10050"/>
    <w:rsid w:val="00B100E3"/>
    <w:rsid w:val="00B1063E"/>
    <w:rsid w:val="00B1066E"/>
    <w:rsid w:val="00B10E56"/>
    <w:rsid w:val="00B10E93"/>
    <w:rsid w:val="00B11327"/>
    <w:rsid w:val="00B1188D"/>
    <w:rsid w:val="00B1189C"/>
    <w:rsid w:val="00B1193C"/>
    <w:rsid w:val="00B11A00"/>
    <w:rsid w:val="00B11B92"/>
    <w:rsid w:val="00B11BFE"/>
    <w:rsid w:val="00B11C2F"/>
    <w:rsid w:val="00B11C77"/>
    <w:rsid w:val="00B11D1B"/>
    <w:rsid w:val="00B11D35"/>
    <w:rsid w:val="00B11FB9"/>
    <w:rsid w:val="00B126B2"/>
    <w:rsid w:val="00B12A6C"/>
    <w:rsid w:val="00B12C1A"/>
    <w:rsid w:val="00B12F80"/>
    <w:rsid w:val="00B131C6"/>
    <w:rsid w:val="00B13638"/>
    <w:rsid w:val="00B13880"/>
    <w:rsid w:val="00B138A8"/>
    <w:rsid w:val="00B139C2"/>
    <w:rsid w:val="00B13AAB"/>
    <w:rsid w:val="00B13B45"/>
    <w:rsid w:val="00B13D0B"/>
    <w:rsid w:val="00B13ED5"/>
    <w:rsid w:val="00B142E8"/>
    <w:rsid w:val="00B14660"/>
    <w:rsid w:val="00B14A95"/>
    <w:rsid w:val="00B14FBD"/>
    <w:rsid w:val="00B151CA"/>
    <w:rsid w:val="00B151D5"/>
    <w:rsid w:val="00B1526B"/>
    <w:rsid w:val="00B153A7"/>
    <w:rsid w:val="00B154A9"/>
    <w:rsid w:val="00B15587"/>
    <w:rsid w:val="00B15760"/>
    <w:rsid w:val="00B15804"/>
    <w:rsid w:val="00B15875"/>
    <w:rsid w:val="00B15CBB"/>
    <w:rsid w:val="00B15E2C"/>
    <w:rsid w:val="00B15F51"/>
    <w:rsid w:val="00B16069"/>
    <w:rsid w:val="00B1609C"/>
    <w:rsid w:val="00B16900"/>
    <w:rsid w:val="00B16948"/>
    <w:rsid w:val="00B16A16"/>
    <w:rsid w:val="00B16B05"/>
    <w:rsid w:val="00B16B34"/>
    <w:rsid w:val="00B16C6C"/>
    <w:rsid w:val="00B16E5B"/>
    <w:rsid w:val="00B17110"/>
    <w:rsid w:val="00B171C8"/>
    <w:rsid w:val="00B173D3"/>
    <w:rsid w:val="00B178F0"/>
    <w:rsid w:val="00B201C2"/>
    <w:rsid w:val="00B20420"/>
    <w:rsid w:val="00B20612"/>
    <w:rsid w:val="00B2063C"/>
    <w:rsid w:val="00B20865"/>
    <w:rsid w:val="00B20A83"/>
    <w:rsid w:val="00B20CB3"/>
    <w:rsid w:val="00B20D0F"/>
    <w:rsid w:val="00B20DA6"/>
    <w:rsid w:val="00B20FBD"/>
    <w:rsid w:val="00B20FFC"/>
    <w:rsid w:val="00B2115A"/>
    <w:rsid w:val="00B2144F"/>
    <w:rsid w:val="00B2216B"/>
    <w:rsid w:val="00B221CF"/>
    <w:rsid w:val="00B2261E"/>
    <w:rsid w:val="00B22B52"/>
    <w:rsid w:val="00B22BAF"/>
    <w:rsid w:val="00B22BF9"/>
    <w:rsid w:val="00B22DF4"/>
    <w:rsid w:val="00B22DF8"/>
    <w:rsid w:val="00B2301A"/>
    <w:rsid w:val="00B23096"/>
    <w:rsid w:val="00B2318D"/>
    <w:rsid w:val="00B23498"/>
    <w:rsid w:val="00B2369C"/>
    <w:rsid w:val="00B238CB"/>
    <w:rsid w:val="00B23B03"/>
    <w:rsid w:val="00B23B98"/>
    <w:rsid w:val="00B23DEB"/>
    <w:rsid w:val="00B242BD"/>
    <w:rsid w:val="00B2433A"/>
    <w:rsid w:val="00B2471D"/>
    <w:rsid w:val="00B24855"/>
    <w:rsid w:val="00B24896"/>
    <w:rsid w:val="00B24B26"/>
    <w:rsid w:val="00B24B5D"/>
    <w:rsid w:val="00B24CD6"/>
    <w:rsid w:val="00B24DF6"/>
    <w:rsid w:val="00B24E2E"/>
    <w:rsid w:val="00B24E81"/>
    <w:rsid w:val="00B25533"/>
    <w:rsid w:val="00B256A8"/>
    <w:rsid w:val="00B25796"/>
    <w:rsid w:val="00B259A6"/>
    <w:rsid w:val="00B25A33"/>
    <w:rsid w:val="00B25B2B"/>
    <w:rsid w:val="00B25BB5"/>
    <w:rsid w:val="00B25CF9"/>
    <w:rsid w:val="00B25DE7"/>
    <w:rsid w:val="00B25F1D"/>
    <w:rsid w:val="00B26033"/>
    <w:rsid w:val="00B26187"/>
    <w:rsid w:val="00B26261"/>
    <w:rsid w:val="00B263B1"/>
    <w:rsid w:val="00B265B1"/>
    <w:rsid w:val="00B26A74"/>
    <w:rsid w:val="00B26C60"/>
    <w:rsid w:val="00B27327"/>
    <w:rsid w:val="00B274A0"/>
    <w:rsid w:val="00B275F7"/>
    <w:rsid w:val="00B27632"/>
    <w:rsid w:val="00B27645"/>
    <w:rsid w:val="00B276D5"/>
    <w:rsid w:val="00B279B6"/>
    <w:rsid w:val="00B27C48"/>
    <w:rsid w:val="00B27C70"/>
    <w:rsid w:val="00B27ED7"/>
    <w:rsid w:val="00B27FF8"/>
    <w:rsid w:val="00B303FE"/>
    <w:rsid w:val="00B304C9"/>
    <w:rsid w:val="00B30920"/>
    <w:rsid w:val="00B309B8"/>
    <w:rsid w:val="00B30C9F"/>
    <w:rsid w:val="00B3106E"/>
    <w:rsid w:val="00B311D2"/>
    <w:rsid w:val="00B312FB"/>
    <w:rsid w:val="00B31543"/>
    <w:rsid w:val="00B3184B"/>
    <w:rsid w:val="00B31930"/>
    <w:rsid w:val="00B31BB9"/>
    <w:rsid w:val="00B31E5F"/>
    <w:rsid w:val="00B3206E"/>
    <w:rsid w:val="00B3278F"/>
    <w:rsid w:val="00B32BEE"/>
    <w:rsid w:val="00B32CD5"/>
    <w:rsid w:val="00B331B8"/>
    <w:rsid w:val="00B3323A"/>
    <w:rsid w:val="00B33661"/>
    <w:rsid w:val="00B337A0"/>
    <w:rsid w:val="00B337BD"/>
    <w:rsid w:val="00B33BC0"/>
    <w:rsid w:val="00B33F84"/>
    <w:rsid w:val="00B34061"/>
    <w:rsid w:val="00B340CF"/>
    <w:rsid w:val="00B34153"/>
    <w:rsid w:val="00B344A7"/>
    <w:rsid w:val="00B34561"/>
    <w:rsid w:val="00B34667"/>
    <w:rsid w:val="00B346C5"/>
    <w:rsid w:val="00B347AA"/>
    <w:rsid w:val="00B349BC"/>
    <w:rsid w:val="00B34C06"/>
    <w:rsid w:val="00B34C84"/>
    <w:rsid w:val="00B34D6B"/>
    <w:rsid w:val="00B34DBA"/>
    <w:rsid w:val="00B34E39"/>
    <w:rsid w:val="00B35432"/>
    <w:rsid w:val="00B3550F"/>
    <w:rsid w:val="00B3582B"/>
    <w:rsid w:val="00B35984"/>
    <w:rsid w:val="00B359FC"/>
    <w:rsid w:val="00B35AD4"/>
    <w:rsid w:val="00B35C1D"/>
    <w:rsid w:val="00B35C8F"/>
    <w:rsid w:val="00B360A9"/>
    <w:rsid w:val="00B360CE"/>
    <w:rsid w:val="00B363A7"/>
    <w:rsid w:val="00B36458"/>
    <w:rsid w:val="00B3667D"/>
    <w:rsid w:val="00B36840"/>
    <w:rsid w:val="00B36E2D"/>
    <w:rsid w:val="00B36FB0"/>
    <w:rsid w:val="00B37225"/>
    <w:rsid w:val="00B37330"/>
    <w:rsid w:val="00B3749C"/>
    <w:rsid w:val="00B37508"/>
    <w:rsid w:val="00B37744"/>
    <w:rsid w:val="00B37841"/>
    <w:rsid w:val="00B378AD"/>
    <w:rsid w:val="00B37CE4"/>
    <w:rsid w:val="00B37F7D"/>
    <w:rsid w:val="00B400DA"/>
    <w:rsid w:val="00B402C6"/>
    <w:rsid w:val="00B40507"/>
    <w:rsid w:val="00B40832"/>
    <w:rsid w:val="00B40D91"/>
    <w:rsid w:val="00B40DF6"/>
    <w:rsid w:val="00B40E69"/>
    <w:rsid w:val="00B40E6D"/>
    <w:rsid w:val="00B41025"/>
    <w:rsid w:val="00B41208"/>
    <w:rsid w:val="00B4127B"/>
    <w:rsid w:val="00B413E6"/>
    <w:rsid w:val="00B41676"/>
    <w:rsid w:val="00B417B6"/>
    <w:rsid w:val="00B41BD7"/>
    <w:rsid w:val="00B41C8F"/>
    <w:rsid w:val="00B41D58"/>
    <w:rsid w:val="00B41E0E"/>
    <w:rsid w:val="00B4238B"/>
    <w:rsid w:val="00B424FF"/>
    <w:rsid w:val="00B4252B"/>
    <w:rsid w:val="00B425B9"/>
    <w:rsid w:val="00B42D7E"/>
    <w:rsid w:val="00B42EDC"/>
    <w:rsid w:val="00B42FAA"/>
    <w:rsid w:val="00B431A1"/>
    <w:rsid w:val="00B432BE"/>
    <w:rsid w:val="00B4339A"/>
    <w:rsid w:val="00B43403"/>
    <w:rsid w:val="00B43663"/>
    <w:rsid w:val="00B43D00"/>
    <w:rsid w:val="00B43E93"/>
    <w:rsid w:val="00B43FEF"/>
    <w:rsid w:val="00B440B1"/>
    <w:rsid w:val="00B442BC"/>
    <w:rsid w:val="00B4504E"/>
    <w:rsid w:val="00B45175"/>
    <w:rsid w:val="00B451A8"/>
    <w:rsid w:val="00B452E2"/>
    <w:rsid w:val="00B4535A"/>
    <w:rsid w:val="00B453C5"/>
    <w:rsid w:val="00B4575F"/>
    <w:rsid w:val="00B45805"/>
    <w:rsid w:val="00B4595B"/>
    <w:rsid w:val="00B459A2"/>
    <w:rsid w:val="00B45D64"/>
    <w:rsid w:val="00B45D71"/>
    <w:rsid w:val="00B4656D"/>
    <w:rsid w:val="00B46685"/>
    <w:rsid w:val="00B46C81"/>
    <w:rsid w:val="00B46D16"/>
    <w:rsid w:val="00B46EA6"/>
    <w:rsid w:val="00B471C0"/>
    <w:rsid w:val="00B47246"/>
    <w:rsid w:val="00B47326"/>
    <w:rsid w:val="00B475C5"/>
    <w:rsid w:val="00B47641"/>
    <w:rsid w:val="00B47906"/>
    <w:rsid w:val="00B47BA2"/>
    <w:rsid w:val="00B47D47"/>
    <w:rsid w:val="00B47E9B"/>
    <w:rsid w:val="00B503C9"/>
    <w:rsid w:val="00B50433"/>
    <w:rsid w:val="00B50592"/>
    <w:rsid w:val="00B50598"/>
    <w:rsid w:val="00B50882"/>
    <w:rsid w:val="00B508D8"/>
    <w:rsid w:val="00B50BCC"/>
    <w:rsid w:val="00B50BD8"/>
    <w:rsid w:val="00B50CF8"/>
    <w:rsid w:val="00B50F17"/>
    <w:rsid w:val="00B510F0"/>
    <w:rsid w:val="00B5111F"/>
    <w:rsid w:val="00B51216"/>
    <w:rsid w:val="00B51218"/>
    <w:rsid w:val="00B51452"/>
    <w:rsid w:val="00B51690"/>
    <w:rsid w:val="00B5181B"/>
    <w:rsid w:val="00B5182E"/>
    <w:rsid w:val="00B518BC"/>
    <w:rsid w:val="00B519D9"/>
    <w:rsid w:val="00B51BDE"/>
    <w:rsid w:val="00B51C46"/>
    <w:rsid w:val="00B51F25"/>
    <w:rsid w:val="00B520E7"/>
    <w:rsid w:val="00B52120"/>
    <w:rsid w:val="00B52271"/>
    <w:rsid w:val="00B52407"/>
    <w:rsid w:val="00B5278E"/>
    <w:rsid w:val="00B52B0E"/>
    <w:rsid w:val="00B52BB8"/>
    <w:rsid w:val="00B52CCD"/>
    <w:rsid w:val="00B52D2A"/>
    <w:rsid w:val="00B52D9B"/>
    <w:rsid w:val="00B52ECA"/>
    <w:rsid w:val="00B52FE5"/>
    <w:rsid w:val="00B53BB1"/>
    <w:rsid w:val="00B53FE0"/>
    <w:rsid w:val="00B54027"/>
    <w:rsid w:val="00B540F4"/>
    <w:rsid w:val="00B54233"/>
    <w:rsid w:val="00B5423C"/>
    <w:rsid w:val="00B54332"/>
    <w:rsid w:val="00B544ED"/>
    <w:rsid w:val="00B54691"/>
    <w:rsid w:val="00B54A31"/>
    <w:rsid w:val="00B54FF3"/>
    <w:rsid w:val="00B550D5"/>
    <w:rsid w:val="00B55255"/>
    <w:rsid w:val="00B55588"/>
    <w:rsid w:val="00B55598"/>
    <w:rsid w:val="00B556E5"/>
    <w:rsid w:val="00B56004"/>
    <w:rsid w:val="00B56329"/>
    <w:rsid w:val="00B568CC"/>
    <w:rsid w:val="00B569A6"/>
    <w:rsid w:val="00B56A72"/>
    <w:rsid w:val="00B56DF8"/>
    <w:rsid w:val="00B5705B"/>
    <w:rsid w:val="00B57347"/>
    <w:rsid w:val="00B5764C"/>
    <w:rsid w:val="00B577AE"/>
    <w:rsid w:val="00B5783D"/>
    <w:rsid w:val="00B5785C"/>
    <w:rsid w:val="00B57AC1"/>
    <w:rsid w:val="00B57AF6"/>
    <w:rsid w:val="00B57F05"/>
    <w:rsid w:val="00B600BB"/>
    <w:rsid w:val="00B6020B"/>
    <w:rsid w:val="00B6028E"/>
    <w:rsid w:val="00B60509"/>
    <w:rsid w:val="00B6088E"/>
    <w:rsid w:val="00B60893"/>
    <w:rsid w:val="00B60912"/>
    <w:rsid w:val="00B6099D"/>
    <w:rsid w:val="00B60CA3"/>
    <w:rsid w:val="00B60CCA"/>
    <w:rsid w:val="00B610F4"/>
    <w:rsid w:val="00B6129E"/>
    <w:rsid w:val="00B612E8"/>
    <w:rsid w:val="00B61A93"/>
    <w:rsid w:val="00B61C7C"/>
    <w:rsid w:val="00B61C98"/>
    <w:rsid w:val="00B61FBD"/>
    <w:rsid w:val="00B62148"/>
    <w:rsid w:val="00B62368"/>
    <w:rsid w:val="00B623F7"/>
    <w:rsid w:val="00B624AA"/>
    <w:rsid w:val="00B62826"/>
    <w:rsid w:val="00B62D7D"/>
    <w:rsid w:val="00B62F99"/>
    <w:rsid w:val="00B632AD"/>
    <w:rsid w:val="00B632BD"/>
    <w:rsid w:val="00B63441"/>
    <w:rsid w:val="00B63610"/>
    <w:rsid w:val="00B63E9F"/>
    <w:rsid w:val="00B63F99"/>
    <w:rsid w:val="00B64288"/>
    <w:rsid w:val="00B642DB"/>
    <w:rsid w:val="00B644A7"/>
    <w:rsid w:val="00B64678"/>
    <w:rsid w:val="00B6470E"/>
    <w:rsid w:val="00B647C9"/>
    <w:rsid w:val="00B64AE6"/>
    <w:rsid w:val="00B64B07"/>
    <w:rsid w:val="00B64D4B"/>
    <w:rsid w:val="00B6520A"/>
    <w:rsid w:val="00B65271"/>
    <w:rsid w:val="00B65365"/>
    <w:rsid w:val="00B65501"/>
    <w:rsid w:val="00B656B7"/>
    <w:rsid w:val="00B656CF"/>
    <w:rsid w:val="00B65C47"/>
    <w:rsid w:val="00B65DB4"/>
    <w:rsid w:val="00B6603F"/>
    <w:rsid w:val="00B66090"/>
    <w:rsid w:val="00B660C4"/>
    <w:rsid w:val="00B66591"/>
    <w:rsid w:val="00B666E7"/>
    <w:rsid w:val="00B66864"/>
    <w:rsid w:val="00B66988"/>
    <w:rsid w:val="00B6698A"/>
    <w:rsid w:val="00B66A44"/>
    <w:rsid w:val="00B66DBE"/>
    <w:rsid w:val="00B66FBE"/>
    <w:rsid w:val="00B6708E"/>
    <w:rsid w:val="00B67192"/>
    <w:rsid w:val="00B673D7"/>
    <w:rsid w:val="00B67792"/>
    <w:rsid w:val="00B67AF6"/>
    <w:rsid w:val="00B67C79"/>
    <w:rsid w:val="00B67F84"/>
    <w:rsid w:val="00B7009C"/>
    <w:rsid w:val="00B700AA"/>
    <w:rsid w:val="00B7021D"/>
    <w:rsid w:val="00B70334"/>
    <w:rsid w:val="00B70815"/>
    <w:rsid w:val="00B70B18"/>
    <w:rsid w:val="00B70BB7"/>
    <w:rsid w:val="00B70C11"/>
    <w:rsid w:val="00B710F7"/>
    <w:rsid w:val="00B71184"/>
    <w:rsid w:val="00B7121D"/>
    <w:rsid w:val="00B717CD"/>
    <w:rsid w:val="00B718AD"/>
    <w:rsid w:val="00B71E22"/>
    <w:rsid w:val="00B71F37"/>
    <w:rsid w:val="00B720CD"/>
    <w:rsid w:val="00B72164"/>
    <w:rsid w:val="00B721F6"/>
    <w:rsid w:val="00B7245F"/>
    <w:rsid w:val="00B72B1A"/>
    <w:rsid w:val="00B72B4E"/>
    <w:rsid w:val="00B72CE9"/>
    <w:rsid w:val="00B72E61"/>
    <w:rsid w:val="00B72ED6"/>
    <w:rsid w:val="00B7304C"/>
    <w:rsid w:val="00B732C6"/>
    <w:rsid w:val="00B734CC"/>
    <w:rsid w:val="00B73804"/>
    <w:rsid w:val="00B7389F"/>
    <w:rsid w:val="00B74149"/>
    <w:rsid w:val="00B741ED"/>
    <w:rsid w:val="00B7420D"/>
    <w:rsid w:val="00B7423C"/>
    <w:rsid w:val="00B7438C"/>
    <w:rsid w:val="00B745B7"/>
    <w:rsid w:val="00B74685"/>
    <w:rsid w:val="00B747FE"/>
    <w:rsid w:val="00B748A1"/>
    <w:rsid w:val="00B748E1"/>
    <w:rsid w:val="00B74D92"/>
    <w:rsid w:val="00B75021"/>
    <w:rsid w:val="00B751E7"/>
    <w:rsid w:val="00B753F8"/>
    <w:rsid w:val="00B75414"/>
    <w:rsid w:val="00B7576B"/>
    <w:rsid w:val="00B75956"/>
    <w:rsid w:val="00B75AB6"/>
    <w:rsid w:val="00B75E50"/>
    <w:rsid w:val="00B75EDE"/>
    <w:rsid w:val="00B760D3"/>
    <w:rsid w:val="00B76105"/>
    <w:rsid w:val="00B76547"/>
    <w:rsid w:val="00B76756"/>
    <w:rsid w:val="00B7691A"/>
    <w:rsid w:val="00B76937"/>
    <w:rsid w:val="00B769BF"/>
    <w:rsid w:val="00B769C9"/>
    <w:rsid w:val="00B76A7A"/>
    <w:rsid w:val="00B76BA6"/>
    <w:rsid w:val="00B773BB"/>
    <w:rsid w:val="00B7745E"/>
    <w:rsid w:val="00B7750E"/>
    <w:rsid w:val="00B77554"/>
    <w:rsid w:val="00B77D95"/>
    <w:rsid w:val="00B80603"/>
    <w:rsid w:val="00B809A2"/>
    <w:rsid w:val="00B80A59"/>
    <w:rsid w:val="00B80AC1"/>
    <w:rsid w:val="00B80B02"/>
    <w:rsid w:val="00B80DB4"/>
    <w:rsid w:val="00B8125D"/>
    <w:rsid w:val="00B81674"/>
    <w:rsid w:val="00B819D1"/>
    <w:rsid w:val="00B81A0E"/>
    <w:rsid w:val="00B8245D"/>
    <w:rsid w:val="00B82873"/>
    <w:rsid w:val="00B82BD3"/>
    <w:rsid w:val="00B8313F"/>
    <w:rsid w:val="00B83395"/>
    <w:rsid w:val="00B837CC"/>
    <w:rsid w:val="00B83AC5"/>
    <w:rsid w:val="00B8411C"/>
    <w:rsid w:val="00B8428F"/>
    <w:rsid w:val="00B842C7"/>
    <w:rsid w:val="00B84349"/>
    <w:rsid w:val="00B8446D"/>
    <w:rsid w:val="00B846C1"/>
    <w:rsid w:val="00B84939"/>
    <w:rsid w:val="00B84A60"/>
    <w:rsid w:val="00B84C95"/>
    <w:rsid w:val="00B84E18"/>
    <w:rsid w:val="00B850BA"/>
    <w:rsid w:val="00B8530F"/>
    <w:rsid w:val="00B85442"/>
    <w:rsid w:val="00B855DA"/>
    <w:rsid w:val="00B8595B"/>
    <w:rsid w:val="00B8595D"/>
    <w:rsid w:val="00B85A8D"/>
    <w:rsid w:val="00B85D4D"/>
    <w:rsid w:val="00B85F4D"/>
    <w:rsid w:val="00B85FD9"/>
    <w:rsid w:val="00B8606E"/>
    <w:rsid w:val="00B860E5"/>
    <w:rsid w:val="00B86228"/>
    <w:rsid w:val="00B86406"/>
    <w:rsid w:val="00B8676C"/>
    <w:rsid w:val="00B8683E"/>
    <w:rsid w:val="00B86ACB"/>
    <w:rsid w:val="00B86D7F"/>
    <w:rsid w:val="00B86E1B"/>
    <w:rsid w:val="00B86E9C"/>
    <w:rsid w:val="00B86EEE"/>
    <w:rsid w:val="00B87007"/>
    <w:rsid w:val="00B872C2"/>
    <w:rsid w:val="00B8737B"/>
    <w:rsid w:val="00B87540"/>
    <w:rsid w:val="00B87783"/>
    <w:rsid w:val="00B87915"/>
    <w:rsid w:val="00B87B9A"/>
    <w:rsid w:val="00B87DAE"/>
    <w:rsid w:val="00B87E02"/>
    <w:rsid w:val="00B87E4D"/>
    <w:rsid w:val="00B87EA5"/>
    <w:rsid w:val="00B87EF0"/>
    <w:rsid w:val="00B87F02"/>
    <w:rsid w:val="00B90054"/>
    <w:rsid w:val="00B901FF"/>
    <w:rsid w:val="00B90266"/>
    <w:rsid w:val="00B902F4"/>
    <w:rsid w:val="00B904D2"/>
    <w:rsid w:val="00B905C6"/>
    <w:rsid w:val="00B90BFB"/>
    <w:rsid w:val="00B90CB5"/>
    <w:rsid w:val="00B90F7E"/>
    <w:rsid w:val="00B91009"/>
    <w:rsid w:val="00B91069"/>
    <w:rsid w:val="00B91242"/>
    <w:rsid w:val="00B91275"/>
    <w:rsid w:val="00B914CB"/>
    <w:rsid w:val="00B91D4D"/>
    <w:rsid w:val="00B91D5C"/>
    <w:rsid w:val="00B91E51"/>
    <w:rsid w:val="00B91F85"/>
    <w:rsid w:val="00B92161"/>
    <w:rsid w:val="00B9228C"/>
    <w:rsid w:val="00B924A9"/>
    <w:rsid w:val="00B92661"/>
    <w:rsid w:val="00B92709"/>
    <w:rsid w:val="00B92857"/>
    <w:rsid w:val="00B92861"/>
    <w:rsid w:val="00B92A5E"/>
    <w:rsid w:val="00B92A81"/>
    <w:rsid w:val="00B92B67"/>
    <w:rsid w:val="00B92CA0"/>
    <w:rsid w:val="00B92CD5"/>
    <w:rsid w:val="00B92D98"/>
    <w:rsid w:val="00B93577"/>
    <w:rsid w:val="00B93B12"/>
    <w:rsid w:val="00B93C09"/>
    <w:rsid w:val="00B9401A"/>
    <w:rsid w:val="00B94034"/>
    <w:rsid w:val="00B94071"/>
    <w:rsid w:val="00B94093"/>
    <w:rsid w:val="00B9410A"/>
    <w:rsid w:val="00B94315"/>
    <w:rsid w:val="00B94446"/>
    <w:rsid w:val="00B94506"/>
    <w:rsid w:val="00B94566"/>
    <w:rsid w:val="00B94799"/>
    <w:rsid w:val="00B94C04"/>
    <w:rsid w:val="00B94D1E"/>
    <w:rsid w:val="00B94F0D"/>
    <w:rsid w:val="00B9507E"/>
    <w:rsid w:val="00B950C3"/>
    <w:rsid w:val="00B95530"/>
    <w:rsid w:val="00B9566A"/>
    <w:rsid w:val="00B95CFA"/>
    <w:rsid w:val="00B95F41"/>
    <w:rsid w:val="00B96367"/>
    <w:rsid w:val="00B964BB"/>
    <w:rsid w:val="00B964CC"/>
    <w:rsid w:val="00B964E5"/>
    <w:rsid w:val="00B96695"/>
    <w:rsid w:val="00B96A02"/>
    <w:rsid w:val="00B96A04"/>
    <w:rsid w:val="00B96EB1"/>
    <w:rsid w:val="00B970F0"/>
    <w:rsid w:val="00B971D8"/>
    <w:rsid w:val="00B97475"/>
    <w:rsid w:val="00B977B9"/>
    <w:rsid w:val="00B97C4B"/>
    <w:rsid w:val="00B97C6A"/>
    <w:rsid w:val="00B97CC1"/>
    <w:rsid w:val="00BA05BB"/>
    <w:rsid w:val="00BA08FF"/>
    <w:rsid w:val="00BA097F"/>
    <w:rsid w:val="00BA09F2"/>
    <w:rsid w:val="00BA0AAE"/>
    <w:rsid w:val="00BA0FA1"/>
    <w:rsid w:val="00BA100C"/>
    <w:rsid w:val="00BA11E3"/>
    <w:rsid w:val="00BA1265"/>
    <w:rsid w:val="00BA1561"/>
    <w:rsid w:val="00BA1803"/>
    <w:rsid w:val="00BA1AD3"/>
    <w:rsid w:val="00BA2179"/>
    <w:rsid w:val="00BA21BC"/>
    <w:rsid w:val="00BA2204"/>
    <w:rsid w:val="00BA2365"/>
    <w:rsid w:val="00BA2422"/>
    <w:rsid w:val="00BA298F"/>
    <w:rsid w:val="00BA29BB"/>
    <w:rsid w:val="00BA2C24"/>
    <w:rsid w:val="00BA2F62"/>
    <w:rsid w:val="00BA3094"/>
    <w:rsid w:val="00BA32F8"/>
    <w:rsid w:val="00BA3481"/>
    <w:rsid w:val="00BA36F6"/>
    <w:rsid w:val="00BA38CA"/>
    <w:rsid w:val="00BA3A69"/>
    <w:rsid w:val="00BA4182"/>
    <w:rsid w:val="00BA4474"/>
    <w:rsid w:val="00BA45CB"/>
    <w:rsid w:val="00BA4984"/>
    <w:rsid w:val="00BA4AD6"/>
    <w:rsid w:val="00BA4B85"/>
    <w:rsid w:val="00BA4E13"/>
    <w:rsid w:val="00BA50FC"/>
    <w:rsid w:val="00BA51BD"/>
    <w:rsid w:val="00BA5660"/>
    <w:rsid w:val="00BA570B"/>
    <w:rsid w:val="00BA5841"/>
    <w:rsid w:val="00BA5CF1"/>
    <w:rsid w:val="00BA5DEE"/>
    <w:rsid w:val="00BA5F71"/>
    <w:rsid w:val="00BA6068"/>
    <w:rsid w:val="00BA61AC"/>
    <w:rsid w:val="00BA63B1"/>
    <w:rsid w:val="00BA64A7"/>
    <w:rsid w:val="00BA6CC9"/>
    <w:rsid w:val="00BA6DEA"/>
    <w:rsid w:val="00BA6EA1"/>
    <w:rsid w:val="00BA7337"/>
    <w:rsid w:val="00BA73D4"/>
    <w:rsid w:val="00BA74AE"/>
    <w:rsid w:val="00BA791E"/>
    <w:rsid w:val="00BA7B19"/>
    <w:rsid w:val="00BA7C65"/>
    <w:rsid w:val="00BA7D39"/>
    <w:rsid w:val="00BB059D"/>
    <w:rsid w:val="00BB0661"/>
    <w:rsid w:val="00BB06CA"/>
    <w:rsid w:val="00BB073D"/>
    <w:rsid w:val="00BB07E4"/>
    <w:rsid w:val="00BB09EA"/>
    <w:rsid w:val="00BB0E72"/>
    <w:rsid w:val="00BB0FC3"/>
    <w:rsid w:val="00BB0FF5"/>
    <w:rsid w:val="00BB1058"/>
    <w:rsid w:val="00BB111A"/>
    <w:rsid w:val="00BB1286"/>
    <w:rsid w:val="00BB1368"/>
    <w:rsid w:val="00BB14A5"/>
    <w:rsid w:val="00BB15E7"/>
    <w:rsid w:val="00BB1901"/>
    <w:rsid w:val="00BB1C9C"/>
    <w:rsid w:val="00BB1EB7"/>
    <w:rsid w:val="00BB1EFF"/>
    <w:rsid w:val="00BB2361"/>
    <w:rsid w:val="00BB24B7"/>
    <w:rsid w:val="00BB26D1"/>
    <w:rsid w:val="00BB2A21"/>
    <w:rsid w:val="00BB2A41"/>
    <w:rsid w:val="00BB2C81"/>
    <w:rsid w:val="00BB2DF1"/>
    <w:rsid w:val="00BB2DFC"/>
    <w:rsid w:val="00BB3006"/>
    <w:rsid w:val="00BB33D5"/>
    <w:rsid w:val="00BB3446"/>
    <w:rsid w:val="00BB3A29"/>
    <w:rsid w:val="00BB3AB9"/>
    <w:rsid w:val="00BB3DFF"/>
    <w:rsid w:val="00BB3E2B"/>
    <w:rsid w:val="00BB41EA"/>
    <w:rsid w:val="00BB4519"/>
    <w:rsid w:val="00BB463D"/>
    <w:rsid w:val="00BB4860"/>
    <w:rsid w:val="00BB555C"/>
    <w:rsid w:val="00BB55E8"/>
    <w:rsid w:val="00BB57AF"/>
    <w:rsid w:val="00BB5BB0"/>
    <w:rsid w:val="00BB5CBE"/>
    <w:rsid w:val="00BB5E53"/>
    <w:rsid w:val="00BB6087"/>
    <w:rsid w:val="00BB62A1"/>
    <w:rsid w:val="00BB6337"/>
    <w:rsid w:val="00BB63B6"/>
    <w:rsid w:val="00BB663B"/>
    <w:rsid w:val="00BB6721"/>
    <w:rsid w:val="00BB6753"/>
    <w:rsid w:val="00BB6755"/>
    <w:rsid w:val="00BB689E"/>
    <w:rsid w:val="00BB6D93"/>
    <w:rsid w:val="00BB6E70"/>
    <w:rsid w:val="00BB6E78"/>
    <w:rsid w:val="00BB6EEE"/>
    <w:rsid w:val="00BB726E"/>
    <w:rsid w:val="00BB742C"/>
    <w:rsid w:val="00BB7463"/>
    <w:rsid w:val="00BB74F9"/>
    <w:rsid w:val="00BB7980"/>
    <w:rsid w:val="00BB7A47"/>
    <w:rsid w:val="00BB7C22"/>
    <w:rsid w:val="00BB7D77"/>
    <w:rsid w:val="00BC0085"/>
    <w:rsid w:val="00BC081B"/>
    <w:rsid w:val="00BC089E"/>
    <w:rsid w:val="00BC0944"/>
    <w:rsid w:val="00BC0DBC"/>
    <w:rsid w:val="00BC0F21"/>
    <w:rsid w:val="00BC1335"/>
    <w:rsid w:val="00BC13DB"/>
    <w:rsid w:val="00BC1414"/>
    <w:rsid w:val="00BC1474"/>
    <w:rsid w:val="00BC15BD"/>
    <w:rsid w:val="00BC171C"/>
    <w:rsid w:val="00BC1852"/>
    <w:rsid w:val="00BC1906"/>
    <w:rsid w:val="00BC1A11"/>
    <w:rsid w:val="00BC1C4A"/>
    <w:rsid w:val="00BC1EE7"/>
    <w:rsid w:val="00BC1F74"/>
    <w:rsid w:val="00BC1F8D"/>
    <w:rsid w:val="00BC22D4"/>
    <w:rsid w:val="00BC2347"/>
    <w:rsid w:val="00BC257C"/>
    <w:rsid w:val="00BC27BC"/>
    <w:rsid w:val="00BC28DD"/>
    <w:rsid w:val="00BC2980"/>
    <w:rsid w:val="00BC29CF"/>
    <w:rsid w:val="00BC2AC9"/>
    <w:rsid w:val="00BC2E7D"/>
    <w:rsid w:val="00BC2FA2"/>
    <w:rsid w:val="00BC2FEC"/>
    <w:rsid w:val="00BC320C"/>
    <w:rsid w:val="00BC3213"/>
    <w:rsid w:val="00BC3239"/>
    <w:rsid w:val="00BC335C"/>
    <w:rsid w:val="00BC33D2"/>
    <w:rsid w:val="00BC354A"/>
    <w:rsid w:val="00BC3748"/>
    <w:rsid w:val="00BC376E"/>
    <w:rsid w:val="00BC3882"/>
    <w:rsid w:val="00BC3A4E"/>
    <w:rsid w:val="00BC3B2C"/>
    <w:rsid w:val="00BC3D22"/>
    <w:rsid w:val="00BC3DC9"/>
    <w:rsid w:val="00BC3E1E"/>
    <w:rsid w:val="00BC43EA"/>
    <w:rsid w:val="00BC4A8D"/>
    <w:rsid w:val="00BC4DB1"/>
    <w:rsid w:val="00BC537C"/>
    <w:rsid w:val="00BC537D"/>
    <w:rsid w:val="00BC544C"/>
    <w:rsid w:val="00BC56C3"/>
    <w:rsid w:val="00BC56C7"/>
    <w:rsid w:val="00BC5B8F"/>
    <w:rsid w:val="00BC5C82"/>
    <w:rsid w:val="00BC6002"/>
    <w:rsid w:val="00BC620F"/>
    <w:rsid w:val="00BC642B"/>
    <w:rsid w:val="00BC6596"/>
    <w:rsid w:val="00BC6B6D"/>
    <w:rsid w:val="00BC6CCF"/>
    <w:rsid w:val="00BC6DEC"/>
    <w:rsid w:val="00BC6EBC"/>
    <w:rsid w:val="00BC7861"/>
    <w:rsid w:val="00BC7A07"/>
    <w:rsid w:val="00BC7BAB"/>
    <w:rsid w:val="00BC7FCE"/>
    <w:rsid w:val="00BD00A7"/>
    <w:rsid w:val="00BD04D8"/>
    <w:rsid w:val="00BD0565"/>
    <w:rsid w:val="00BD0680"/>
    <w:rsid w:val="00BD0B53"/>
    <w:rsid w:val="00BD1124"/>
    <w:rsid w:val="00BD1297"/>
    <w:rsid w:val="00BD1626"/>
    <w:rsid w:val="00BD16BA"/>
    <w:rsid w:val="00BD192D"/>
    <w:rsid w:val="00BD19EA"/>
    <w:rsid w:val="00BD1FC5"/>
    <w:rsid w:val="00BD208D"/>
    <w:rsid w:val="00BD26C1"/>
    <w:rsid w:val="00BD26D8"/>
    <w:rsid w:val="00BD28DC"/>
    <w:rsid w:val="00BD2B21"/>
    <w:rsid w:val="00BD3129"/>
    <w:rsid w:val="00BD319C"/>
    <w:rsid w:val="00BD321C"/>
    <w:rsid w:val="00BD3370"/>
    <w:rsid w:val="00BD3388"/>
    <w:rsid w:val="00BD3436"/>
    <w:rsid w:val="00BD34E3"/>
    <w:rsid w:val="00BD376F"/>
    <w:rsid w:val="00BD3896"/>
    <w:rsid w:val="00BD3B26"/>
    <w:rsid w:val="00BD3B3B"/>
    <w:rsid w:val="00BD3C36"/>
    <w:rsid w:val="00BD3C53"/>
    <w:rsid w:val="00BD4076"/>
    <w:rsid w:val="00BD42A0"/>
    <w:rsid w:val="00BD4337"/>
    <w:rsid w:val="00BD4776"/>
    <w:rsid w:val="00BD487B"/>
    <w:rsid w:val="00BD4CE3"/>
    <w:rsid w:val="00BD4DF6"/>
    <w:rsid w:val="00BD4F14"/>
    <w:rsid w:val="00BD50B3"/>
    <w:rsid w:val="00BD528B"/>
    <w:rsid w:val="00BD5362"/>
    <w:rsid w:val="00BD5533"/>
    <w:rsid w:val="00BD57DF"/>
    <w:rsid w:val="00BD59CF"/>
    <w:rsid w:val="00BD62E0"/>
    <w:rsid w:val="00BD668D"/>
    <w:rsid w:val="00BD6726"/>
    <w:rsid w:val="00BD6733"/>
    <w:rsid w:val="00BD6863"/>
    <w:rsid w:val="00BD69CE"/>
    <w:rsid w:val="00BD6A35"/>
    <w:rsid w:val="00BD6B30"/>
    <w:rsid w:val="00BD6C0D"/>
    <w:rsid w:val="00BD7228"/>
    <w:rsid w:val="00BD7349"/>
    <w:rsid w:val="00BD7451"/>
    <w:rsid w:val="00BD7496"/>
    <w:rsid w:val="00BD765A"/>
    <w:rsid w:val="00BD774B"/>
    <w:rsid w:val="00BD796B"/>
    <w:rsid w:val="00BD798A"/>
    <w:rsid w:val="00BD7C60"/>
    <w:rsid w:val="00BD7CEA"/>
    <w:rsid w:val="00BE0157"/>
    <w:rsid w:val="00BE034B"/>
    <w:rsid w:val="00BE0A53"/>
    <w:rsid w:val="00BE0AEA"/>
    <w:rsid w:val="00BE0E83"/>
    <w:rsid w:val="00BE1474"/>
    <w:rsid w:val="00BE15CC"/>
    <w:rsid w:val="00BE17DF"/>
    <w:rsid w:val="00BE1866"/>
    <w:rsid w:val="00BE18F7"/>
    <w:rsid w:val="00BE1951"/>
    <w:rsid w:val="00BE1C17"/>
    <w:rsid w:val="00BE1C97"/>
    <w:rsid w:val="00BE1DE8"/>
    <w:rsid w:val="00BE1FA3"/>
    <w:rsid w:val="00BE21CC"/>
    <w:rsid w:val="00BE245E"/>
    <w:rsid w:val="00BE2A69"/>
    <w:rsid w:val="00BE2E35"/>
    <w:rsid w:val="00BE311E"/>
    <w:rsid w:val="00BE31BD"/>
    <w:rsid w:val="00BE3741"/>
    <w:rsid w:val="00BE3C21"/>
    <w:rsid w:val="00BE3ED1"/>
    <w:rsid w:val="00BE4224"/>
    <w:rsid w:val="00BE4378"/>
    <w:rsid w:val="00BE49AC"/>
    <w:rsid w:val="00BE4A3C"/>
    <w:rsid w:val="00BE4BBA"/>
    <w:rsid w:val="00BE4DDB"/>
    <w:rsid w:val="00BE4F33"/>
    <w:rsid w:val="00BE507C"/>
    <w:rsid w:val="00BE523E"/>
    <w:rsid w:val="00BE53ED"/>
    <w:rsid w:val="00BE5A1A"/>
    <w:rsid w:val="00BE5A38"/>
    <w:rsid w:val="00BE5B71"/>
    <w:rsid w:val="00BE608A"/>
    <w:rsid w:val="00BE60D6"/>
    <w:rsid w:val="00BE646B"/>
    <w:rsid w:val="00BE67B4"/>
    <w:rsid w:val="00BE6EE0"/>
    <w:rsid w:val="00BE713A"/>
    <w:rsid w:val="00BE7481"/>
    <w:rsid w:val="00BE7939"/>
    <w:rsid w:val="00BE7975"/>
    <w:rsid w:val="00BE7D74"/>
    <w:rsid w:val="00BE7EFD"/>
    <w:rsid w:val="00BF001A"/>
    <w:rsid w:val="00BF04BF"/>
    <w:rsid w:val="00BF0696"/>
    <w:rsid w:val="00BF11B2"/>
    <w:rsid w:val="00BF1427"/>
    <w:rsid w:val="00BF17B5"/>
    <w:rsid w:val="00BF1826"/>
    <w:rsid w:val="00BF1C69"/>
    <w:rsid w:val="00BF1D7D"/>
    <w:rsid w:val="00BF1E14"/>
    <w:rsid w:val="00BF1E99"/>
    <w:rsid w:val="00BF1F6E"/>
    <w:rsid w:val="00BF22BA"/>
    <w:rsid w:val="00BF2345"/>
    <w:rsid w:val="00BF2577"/>
    <w:rsid w:val="00BF2CB7"/>
    <w:rsid w:val="00BF2CB9"/>
    <w:rsid w:val="00BF2D56"/>
    <w:rsid w:val="00BF2F38"/>
    <w:rsid w:val="00BF314C"/>
    <w:rsid w:val="00BF34ED"/>
    <w:rsid w:val="00BF36A1"/>
    <w:rsid w:val="00BF3C61"/>
    <w:rsid w:val="00BF411F"/>
    <w:rsid w:val="00BF44C6"/>
    <w:rsid w:val="00BF4501"/>
    <w:rsid w:val="00BF49FA"/>
    <w:rsid w:val="00BF4AE3"/>
    <w:rsid w:val="00BF4E3C"/>
    <w:rsid w:val="00BF4F00"/>
    <w:rsid w:val="00BF532A"/>
    <w:rsid w:val="00BF54CD"/>
    <w:rsid w:val="00BF5516"/>
    <w:rsid w:val="00BF559B"/>
    <w:rsid w:val="00BF5768"/>
    <w:rsid w:val="00BF5924"/>
    <w:rsid w:val="00BF5994"/>
    <w:rsid w:val="00BF5AB6"/>
    <w:rsid w:val="00BF5D64"/>
    <w:rsid w:val="00BF5E39"/>
    <w:rsid w:val="00BF5F5F"/>
    <w:rsid w:val="00BF6155"/>
    <w:rsid w:val="00BF62B1"/>
    <w:rsid w:val="00BF67E6"/>
    <w:rsid w:val="00BF683E"/>
    <w:rsid w:val="00BF6981"/>
    <w:rsid w:val="00BF6AE4"/>
    <w:rsid w:val="00BF6EB8"/>
    <w:rsid w:val="00BF72C4"/>
    <w:rsid w:val="00BF769C"/>
    <w:rsid w:val="00BF76BC"/>
    <w:rsid w:val="00BF7A18"/>
    <w:rsid w:val="00BF7CAB"/>
    <w:rsid w:val="00C00292"/>
    <w:rsid w:val="00C0039D"/>
    <w:rsid w:val="00C009A2"/>
    <w:rsid w:val="00C009CB"/>
    <w:rsid w:val="00C00A72"/>
    <w:rsid w:val="00C00B63"/>
    <w:rsid w:val="00C00C84"/>
    <w:rsid w:val="00C00FB0"/>
    <w:rsid w:val="00C00FD6"/>
    <w:rsid w:val="00C010AC"/>
    <w:rsid w:val="00C011C2"/>
    <w:rsid w:val="00C01212"/>
    <w:rsid w:val="00C012E3"/>
    <w:rsid w:val="00C0159C"/>
    <w:rsid w:val="00C015CD"/>
    <w:rsid w:val="00C0161E"/>
    <w:rsid w:val="00C0188A"/>
    <w:rsid w:val="00C01A98"/>
    <w:rsid w:val="00C01AF6"/>
    <w:rsid w:val="00C01C03"/>
    <w:rsid w:val="00C0249B"/>
    <w:rsid w:val="00C02629"/>
    <w:rsid w:val="00C02802"/>
    <w:rsid w:val="00C0290E"/>
    <w:rsid w:val="00C02CD3"/>
    <w:rsid w:val="00C02CDD"/>
    <w:rsid w:val="00C02F5C"/>
    <w:rsid w:val="00C02F90"/>
    <w:rsid w:val="00C030C9"/>
    <w:rsid w:val="00C0312B"/>
    <w:rsid w:val="00C033BB"/>
    <w:rsid w:val="00C03464"/>
    <w:rsid w:val="00C035DE"/>
    <w:rsid w:val="00C035F9"/>
    <w:rsid w:val="00C036F9"/>
    <w:rsid w:val="00C037CC"/>
    <w:rsid w:val="00C03A1F"/>
    <w:rsid w:val="00C03AFE"/>
    <w:rsid w:val="00C03B2E"/>
    <w:rsid w:val="00C03C62"/>
    <w:rsid w:val="00C03DD9"/>
    <w:rsid w:val="00C03F98"/>
    <w:rsid w:val="00C045E0"/>
    <w:rsid w:val="00C049CA"/>
    <w:rsid w:val="00C052A9"/>
    <w:rsid w:val="00C05ADF"/>
    <w:rsid w:val="00C05EA8"/>
    <w:rsid w:val="00C05F9E"/>
    <w:rsid w:val="00C06300"/>
    <w:rsid w:val="00C063ED"/>
    <w:rsid w:val="00C06431"/>
    <w:rsid w:val="00C06821"/>
    <w:rsid w:val="00C06875"/>
    <w:rsid w:val="00C06CB0"/>
    <w:rsid w:val="00C07274"/>
    <w:rsid w:val="00C0750A"/>
    <w:rsid w:val="00C0752B"/>
    <w:rsid w:val="00C0761C"/>
    <w:rsid w:val="00C078E1"/>
    <w:rsid w:val="00C07CE6"/>
    <w:rsid w:val="00C07E90"/>
    <w:rsid w:val="00C07FD7"/>
    <w:rsid w:val="00C07FE9"/>
    <w:rsid w:val="00C0DA4D"/>
    <w:rsid w:val="00C10871"/>
    <w:rsid w:val="00C10958"/>
    <w:rsid w:val="00C10A13"/>
    <w:rsid w:val="00C11033"/>
    <w:rsid w:val="00C11112"/>
    <w:rsid w:val="00C112AF"/>
    <w:rsid w:val="00C112DD"/>
    <w:rsid w:val="00C113C6"/>
    <w:rsid w:val="00C114CA"/>
    <w:rsid w:val="00C1165C"/>
    <w:rsid w:val="00C11CA1"/>
    <w:rsid w:val="00C11F12"/>
    <w:rsid w:val="00C1208B"/>
    <w:rsid w:val="00C122F7"/>
    <w:rsid w:val="00C122FD"/>
    <w:rsid w:val="00C1230D"/>
    <w:rsid w:val="00C12343"/>
    <w:rsid w:val="00C1240A"/>
    <w:rsid w:val="00C129DB"/>
    <w:rsid w:val="00C12A69"/>
    <w:rsid w:val="00C12DFC"/>
    <w:rsid w:val="00C12E4A"/>
    <w:rsid w:val="00C12F66"/>
    <w:rsid w:val="00C13095"/>
    <w:rsid w:val="00C13177"/>
    <w:rsid w:val="00C1327C"/>
    <w:rsid w:val="00C1333A"/>
    <w:rsid w:val="00C133A1"/>
    <w:rsid w:val="00C13414"/>
    <w:rsid w:val="00C1355F"/>
    <w:rsid w:val="00C1359D"/>
    <w:rsid w:val="00C13B8A"/>
    <w:rsid w:val="00C13EEA"/>
    <w:rsid w:val="00C143B3"/>
    <w:rsid w:val="00C1455A"/>
    <w:rsid w:val="00C146E2"/>
    <w:rsid w:val="00C14C0C"/>
    <w:rsid w:val="00C14C31"/>
    <w:rsid w:val="00C14E1E"/>
    <w:rsid w:val="00C14E94"/>
    <w:rsid w:val="00C1509B"/>
    <w:rsid w:val="00C15130"/>
    <w:rsid w:val="00C15531"/>
    <w:rsid w:val="00C159ED"/>
    <w:rsid w:val="00C15B69"/>
    <w:rsid w:val="00C15E6E"/>
    <w:rsid w:val="00C15F0F"/>
    <w:rsid w:val="00C15F93"/>
    <w:rsid w:val="00C1614E"/>
    <w:rsid w:val="00C16170"/>
    <w:rsid w:val="00C16513"/>
    <w:rsid w:val="00C16661"/>
    <w:rsid w:val="00C16727"/>
    <w:rsid w:val="00C16798"/>
    <w:rsid w:val="00C168B2"/>
    <w:rsid w:val="00C169F0"/>
    <w:rsid w:val="00C16F75"/>
    <w:rsid w:val="00C170A2"/>
    <w:rsid w:val="00C170E2"/>
    <w:rsid w:val="00C17369"/>
    <w:rsid w:val="00C1742F"/>
    <w:rsid w:val="00C17C1F"/>
    <w:rsid w:val="00C17C40"/>
    <w:rsid w:val="00C17D97"/>
    <w:rsid w:val="00C17F5F"/>
    <w:rsid w:val="00C17FB5"/>
    <w:rsid w:val="00C17FC1"/>
    <w:rsid w:val="00C2008B"/>
    <w:rsid w:val="00C20558"/>
    <w:rsid w:val="00C20674"/>
    <w:rsid w:val="00C207CD"/>
    <w:rsid w:val="00C20919"/>
    <w:rsid w:val="00C20C78"/>
    <w:rsid w:val="00C20D12"/>
    <w:rsid w:val="00C20D78"/>
    <w:rsid w:val="00C21102"/>
    <w:rsid w:val="00C216B6"/>
    <w:rsid w:val="00C216DA"/>
    <w:rsid w:val="00C2179A"/>
    <w:rsid w:val="00C2195C"/>
    <w:rsid w:val="00C2197D"/>
    <w:rsid w:val="00C219B6"/>
    <w:rsid w:val="00C21BB1"/>
    <w:rsid w:val="00C220B6"/>
    <w:rsid w:val="00C223C1"/>
    <w:rsid w:val="00C226C0"/>
    <w:rsid w:val="00C2280A"/>
    <w:rsid w:val="00C228A8"/>
    <w:rsid w:val="00C228D8"/>
    <w:rsid w:val="00C22DDB"/>
    <w:rsid w:val="00C22E68"/>
    <w:rsid w:val="00C232EB"/>
    <w:rsid w:val="00C23507"/>
    <w:rsid w:val="00C238DC"/>
    <w:rsid w:val="00C23BCD"/>
    <w:rsid w:val="00C244E8"/>
    <w:rsid w:val="00C24728"/>
    <w:rsid w:val="00C2487B"/>
    <w:rsid w:val="00C249DC"/>
    <w:rsid w:val="00C24CEA"/>
    <w:rsid w:val="00C24D34"/>
    <w:rsid w:val="00C250D8"/>
    <w:rsid w:val="00C25781"/>
    <w:rsid w:val="00C25E0E"/>
    <w:rsid w:val="00C26410"/>
    <w:rsid w:val="00C267DA"/>
    <w:rsid w:val="00C267F7"/>
    <w:rsid w:val="00C26939"/>
    <w:rsid w:val="00C26A1E"/>
    <w:rsid w:val="00C26A3C"/>
    <w:rsid w:val="00C26BC8"/>
    <w:rsid w:val="00C26DE2"/>
    <w:rsid w:val="00C26F2D"/>
    <w:rsid w:val="00C2724C"/>
    <w:rsid w:val="00C27749"/>
    <w:rsid w:val="00C278C3"/>
    <w:rsid w:val="00C27ACB"/>
    <w:rsid w:val="00C27B73"/>
    <w:rsid w:val="00C27E46"/>
    <w:rsid w:val="00C27EA5"/>
    <w:rsid w:val="00C30213"/>
    <w:rsid w:val="00C3082B"/>
    <w:rsid w:val="00C30A82"/>
    <w:rsid w:val="00C30C29"/>
    <w:rsid w:val="00C30D1F"/>
    <w:rsid w:val="00C3115E"/>
    <w:rsid w:val="00C311B1"/>
    <w:rsid w:val="00C31210"/>
    <w:rsid w:val="00C31B83"/>
    <w:rsid w:val="00C31C04"/>
    <w:rsid w:val="00C31C54"/>
    <w:rsid w:val="00C31CD7"/>
    <w:rsid w:val="00C3210D"/>
    <w:rsid w:val="00C3256C"/>
    <w:rsid w:val="00C32765"/>
    <w:rsid w:val="00C327A7"/>
    <w:rsid w:val="00C32A85"/>
    <w:rsid w:val="00C32AAF"/>
    <w:rsid w:val="00C32FAE"/>
    <w:rsid w:val="00C33033"/>
    <w:rsid w:val="00C33171"/>
    <w:rsid w:val="00C33257"/>
    <w:rsid w:val="00C333DB"/>
    <w:rsid w:val="00C334D4"/>
    <w:rsid w:val="00C338EC"/>
    <w:rsid w:val="00C3396D"/>
    <w:rsid w:val="00C33BDD"/>
    <w:rsid w:val="00C3402D"/>
    <w:rsid w:val="00C3408B"/>
    <w:rsid w:val="00C34252"/>
    <w:rsid w:val="00C342D0"/>
    <w:rsid w:val="00C344F6"/>
    <w:rsid w:val="00C34700"/>
    <w:rsid w:val="00C34885"/>
    <w:rsid w:val="00C34A77"/>
    <w:rsid w:val="00C34B4F"/>
    <w:rsid w:val="00C34F29"/>
    <w:rsid w:val="00C35105"/>
    <w:rsid w:val="00C351E6"/>
    <w:rsid w:val="00C3534F"/>
    <w:rsid w:val="00C35392"/>
    <w:rsid w:val="00C354AA"/>
    <w:rsid w:val="00C3552D"/>
    <w:rsid w:val="00C35D45"/>
    <w:rsid w:val="00C36404"/>
    <w:rsid w:val="00C3642E"/>
    <w:rsid w:val="00C369CB"/>
    <w:rsid w:val="00C36BC5"/>
    <w:rsid w:val="00C36BF9"/>
    <w:rsid w:val="00C36DD4"/>
    <w:rsid w:val="00C374A0"/>
    <w:rsid w:val="00C375AB"/>
    <w:rsid w:val="00C377FC"/>
    <w:rsid w:val="00C37927"/>
    <w:rsid w:val="00C37935"/>
    <w:rsid w:val="00C37987"/>
    <w:rsid w:val="00C37E6C"/>
    <w:rsid w:val="00C37F07"/>
    <w:rsid w:val="00C3F999"/>
    <w:rsid w:val="00C4018E"/>
    <w:rsid w:val="00C40286"/>
    <w:rsid w:val="00C40826"/>
    <w:rsid w:val="00C40C37"/>
    <w:rsid w:val="00C40E96"/>
    <w:rsid w:val="00C40FD3"/>
    <w:rsid w:val="00C4123C"/>
    <w:rsid w:val="00C414EE"/>
    <w:rsid w:val="00C415E1"/>
    <w:rsid w:val="00C41664"/>
    <w:rsid w:val="00C4203C"/>
    <w:rsid w:val="00C420D7"/>
    <w:rsid w:val="00C426C4"/>
    <w:rsid w:val="00C42EE4"/>
    <w:rsid w:val="00C43072"/>
    <w:rsid w:val="00C430D3"/>
    <w:rsid w:val="00C4333A"/>
    <w:rsid w:val="00C436D2"/>
    <w:rsid w:val="00C437FA"/>
    <w:rsid w:val="00C439FE"/>
    <w:rsid w:val="00C43C4B"/>
    <w:rsid w:val="00C44404"/>
    <w:rsid w:val="00C445AE"/>
    <w:rsid w:val="00C448CC"/>
    <w:rsid w:val="00C44B68"/>
    <w:rsid w:val="00C44CCD"/>
    <w:rsid w:val="00C44E6C"/>
    <w:rsid w:val="00C44F2A"/>
    <w:rsid w:val="00C4510F"/>
    <w:rsid w:val="00C451EE"/>
    <w:rsid w:val="00C452EE"/>
    <w:rsid w:val="00C453BA"/>
    <w:rsid w:val="00C4565B"/>
    <w:rsid w:val="00C45702"/>
    <w:rsid w:val="00C45889"/>
    <w:rsid w:val="00C46023"/>
    <w:rsid w:val="00C46234"/>
    <w:rsid w:val="00C462E4"/>
    <w:rsid w:val="00C46306"/>
    <w:rsid w:val="00C46367"/>
    <w:rsid w:val="00C4653D"/>
    <w:rsid w:val="00C46954"/>
    <w:rsid w:val="00C46C12"/>
    <w:rsid w:val="00C46DD5"/>
    <w:rsid w:val="00C47064"/>
    <w:rsid w:val="00C4751A"/>
    <w:rsid w:val="00C47535"/>
    <w:rsid w:val="00C4777A"/>
    <w:rsid w:val="00C47880"/>
    <w:rsid w:val="00C47D7D"/>
    <w:rsid w:val="00C47DB8"/>
    <w:rsid w:val="00C50164"/>
    <w:rsid w:val="00C5075B"/>
    <w:rsid w:val="00C50B53"/>
    <w:rsid w:val="00C50B7E"/>
    <w:rsid w:val="00C50CA3"/>
    <w:rsid w:val="00C50E5A"/>
    <w:rsid w:val="00C51195"/>
    <w:rsid w:val="00C511E7"/>
    <w:rsid w:val="00C513BF"/>
    <w:rsid w:val="00C51621"/>
    <w:rsid w:val="00C516AB"/>
    <w:rsid w:val="00C51AA4"/>
    <w:rsid w:val="00C51C6C"/>
    <w:rsid w:val="00C51CD1"/>
    <w:rsid w:val="00C522F4"/>
    <w:rsid w:val="00C52456"/>
    <w:rsid w:val="00C52511"/>
    <w:rsid w:val="00C525FC"/>
    <w:rsid w:val="00C52685"/>
    <w:rsid w:val="00C52738"/>
    <w:rsid w:val="00C5289F"/>
    <w:rsid w:val="00C52D49"/>
    <w:rsid w:val="00C52D52"/>
    <w:rsid w:val="00C52D62"/>
    <w:rsid w:val="00C5323D"/>
    <w:rsid w:val="00C532D6"/>
    <w:rsid w:val="00C53918"/>
    <w:rsid w:val="00C54182"/>
    <w:rsid w:val="00C543DE"/>
    <w:rsid w:val="00C5444E"/>
    <w:rsid w:val="00C54514"/>
    <w:rsid w:val="00C54550"/>
    <w:rsid w:val="00C54A38"/>
    <w:rsid w:val="00C54BD3"/>
    <w:rsid w:val="00C54F98"/>
    <w:rsid w:val="00C5501D"/>
    <w:rsid w:val="00C552BD"/>
    <w:rsid w:val="00C55435"/>
    <w:rsid w:val="00C55440"/>
    <w:rsid w:val="00C55532"/>
    <w:rsid w:val="00C55B5B"/>
    <w:rsid w:val="00C55C6C"/>
    <w:rsid w:val="00C561C1"/>
    <w:rsid w:val="00C56A1D"/>
    <w:rsid w:val="00C56DFD"/>
    <w:rsid w:val="00C5756D"/>
    <w:rsid w:val="00C578C6"/>
    <w:rsid w:val="00C57A89"/>
    <w:rsid w:val="00C57ED4"/>
    <w:rsid w:val="00C57F27"/>
    <w:rsid w:val="00C57F65"/>
    <w:rsid w:val="00C603B2"/>
    <w:rsid w:val="00C60616"/>
    <w:rsid w:val="00C60808"/>
    <w:rsid w:val="00C60A9A"/>
    <w:rsid w:val="00C60E0D"/>
    <w:rsid w:val="00C619C0"/>
    <w:rsid w:val="00C61A51"/>
    <w:rsid w:val="00C61BE7"/>
    <w:rsid w:val="00C61BE8"/>
    <w:rsid w:val="00C61D07"/>
    <w:rsid w:val="00C62233"/>
    <w:rsid w:val="00C62366"/>
    <w:rsid w:val="00C62403"/>
    <w:rsid w:val="00C62982"/>
    <w:rsid w:val="00C62A5F"/>
    <w:rsid w:val="00C62D88"/>
    <w:rsid w:val="00C62E9E"/>
    <w:rsid w:val="00C63036"/>
    <w:rsid w:val="00C6332C"/>
    <w:rsid w:val="00C637A1"/>
    <w:rsid w:val="00C6393F"/>
    <w:rsid w:val="00C63DBC"/>
    <w:rsid w:val="00C63EF7"/>
    <w:rsid w:val="00C63F11"/>
    <w:rsid w:val="00C64058"/>
    <w:rsid w:val="00C640BF"/>
    <w:rsid w:val="00C64123"/>
    <w:rsid w:val="00C64148"/>
    <w:rsid w:val="00C641EC"/>
    <w:rsid w:val="00C64451"/>
    <w:rsid w:val="00C6453D"/>
    <w:rsid w:val="00C64A22"/>
    <w:rsid w:val="00C64C18"/>
    <w:rsid w:val="00C64CB7"/>
    <w:rsid w:val="00C64EC4"/>
    <w:rsid w:val="00C64EF2"/>
    <w:rsid w:val="00C65503"/>
    <w:rsid w:val="00C65824"/>
    <w:rsid w:val="00C65A58"/>
    <w:rsid w:val="00C65B9D"/>
    <w:rsid w:val="00C65FEC"/>
    <w:rsid w:val="00C66066"/>
    <w:rsid w:val="00C662C4"/>
    <w:rsid w:val="00C6634A"/>
    <w:rsid w:val="00C665C4"/>
    <w:rsid w:val="00C66663"/>
    <w:rsid w:val="00C6681B"/>
    <w:rsid w:val="00C669D5"/>
    <w:rsid w:val="00C66AA8"/>
    <w:rsid w:val="00C66AD1"/>
    <w:rsid w:val="00C66CA5"/>
    <w:rsid w:val="00C66CDF"/>
    <w:rsid w:val="00C66FA0"/>
    <w:rsid w:val="00C6713B"/>
    <w:rsid w:val="00C67252"/>
    <w:rsid w:val="00C67292"/>
    <w:rsid w:val="00C67390"/>
    <w:rsid w:val="00C67564"/>
    <w:rsid w:val="00C6782F"/>
    <w:rsid w:val="00C678D7"/>
    <w:rsid w:val="00C67E04"/>
    <w:rsid w:val="00C67F61"/>
    <w:rsid w:val="00C7021C"/>
    <w:rsid w:val="00C70479"/>
    <w:rsid w:val="00C706F3"/>
    <w:rsid w:val="00C70738"/>
    <w:rsid w:val="00C70762"/>
    <w:rsid w:val="00C708AB"/>
    <w:rsid w:val="00C70910"/>
    <w:rsid w:val="00C70A04"/>
    <w:rsid w:val="00C70A0D"/>
    <w:rsid w:val="00C70BD1"/>
    <w:rsid w:val="00C70CDC"/>
    <w:rsid w:val="00C70DC5"/>
    <w:rsid w:val="00C70F7B"/>
    <w:rsid w:val="00C7116C"/>
    <w:rsid w:val="00C7125D"/>
    <w:rsid w:val="00C7137E"/>
    <w:rsid w:val="00C713D1"/>
    <w:rsid w:val="00C717D4"/>
    <w:rsid w:val="00C71A5A"/>
    <w:rsid w:val="00C71BAA"/>
    <w:rsid w:val="00C71CAD"/>
    <w:rsid w:val="00C71D89"/>
    <w:rsid w:val="00C71EB0"/>
    <w:rsid w:val="00C7203F"/>
    <w:rsid w:val="00C72099"/>
    <w:rsid w:val="00C72300"/>
    <w:rsid w:val="00C72334"/>
    <w:rsid w:val="00C726A8"/>
    <w:rsid w:val="00C726E3"/>
    <w:rsid w:val="00C72D13"/>
    <w:rsid w:val="00C72FBE"/>
    <w:rsid w:val="00C7354E"/>
    <w:rsid w:val="00C7357F"/>
    <w:rsid w:val="00C73713"/>
    <w:rsid w:val="00C737A4"/>
    <w:rsid w:val="00C73AA6"/>
    <w:rsid w:val="00C73AAF"/>
    <w:rsid w:val="00C73B9B"/>
    <w:rsid w:val="00C73DD1"/>
    <w:rsid w:val="00C73DFE"/>
    <w:rsid w:val="00C73DFF"/>
    <w:rsid w:val="00C741F1"/>
    <w:rsid w:val="00C743C5"/>
    <w:rsid w:val="00C74499"/>
    <w:rsid w:val="00C744B5"/>
    <w:rsid w:val="00C744D5"/>
    <w:rsid w:val="00C74621"/>
    <w:rsid w:val="00C74924"/>
    <w:rsid w:val="00C74999"/>
    <w:rsid w:val="00C74D47"/>
    <w:rsid w:val="00C74D71"/>
    <w:rsid w:val="00C754B3"/>
    <w:rsid w:val="00C75769"/>
    <w:rsid w:val="00C757E3"/>
    <w:rsid w:val="00C75ABC"/>
    <w:rsid w:val="00C75EE9"/>
    <w:rsid w:val="00C76172"/>
    <w:rsid w:val="00C76317"/>
    <w:rsid w:val="00C76381"/>
    <w:rsid w:val="00C765EB"/>
    <w:rsid w:val="00C76841"/>
    <w:rsid w:val="00C76CB0"/>
    <w:rsid w:val="00C76CE9"/>
    <w:rsid w:val="00C76E1C"/>
    <w:rsid w:val="00C76F09"/>
    <w:rsid w:val="00C7701B"/>
    <w:rsid w:val="00C77280"/>
    <w:rsid w:val="00C77346"/>
    <w:rsid w:val="00C77396"/>
    <w:rsid w:val="00C773BE"/>
    <w:rsid w:val="00C7746C"/>
    <w:rsid w:val="00C77BF5"/>
    <w:rsid w:val="00C80095"/>
    <w:rsid w:val="00C80224"/>
    <w:rsid w:val="00C8035E"/>
    <w:rsid w:val="00C8050A"/>
    <w:rsid w:val="00C8051A"/>
    <w:rsid w:val="00C806A9"/>
    <w:rsid w:val="00C807FD"/>
    <w:rsid w:val="00C808C1"/>
    <w:rsid w:val="00C80A0C"/>
    <w:rsid w:val="00C80ECB"/>
    <w:rsid w:val="00C80F07"/>
    <w:rsid w:val="00C81004"/>
    <w:rsid w:val="00C8114A"/>
    <w:rsid w:val="00C811CB"/>
    <w:rsid w:val="00C81306"/>
    <w:rsid w:val="00C8133B"/>
    <w:rsid w:val="00C815AC"/>
    <w:rsid w:val="00C817B9"/>
    <w:rsid w:val="00C81900"/>
    <w:rsid w:val="00C81C66"/>
    <w:rsid w:val="00C820A8"/>
    <w:rsid w:val="00C82123"/>
    <w:rsid w:val="00C82205"/>
    <w:rsid w:val="00C824F9"/>
    <w:rsid w:val="00C829E4"/>
    <w:rsid w:val="00C82A13"/>
    <w:rsid w:val="00C82A52"/>
    <w:rsid w:val="00C82A7C"/>
    <w:rsid w:val="00C82D52"/>
    <w:rsid w:val="00C82FB2"/>
    <w:rsid w:val="00C83126"/>
    <w:rsid w:val="00C83198"/>
    <w:rsid w:val="00C83608"/>
    <w:rsid w:val="00C8380B"/>
    <w:rsid w:val="00C83AB7"/>
    <w:rsid w:val="00C83AB8"/>
    <w:rsid w:val="00C83B6E"/>
    <w:rsid w:val="00C83C24"/>
    <w:rsid w:val="00C83EC8"/>
    <w:rsid w:val="00C83FBD"/>
    <w:rsid w:val="00C84071"/>
    <w:rsid w:val="00C842C2"/>
    <w:rsid w:val="00C8452F"/>
    <w:rsid w:val="00C84655"/>
    <w:rsid w:val="00C84F00"/>
    <w:rsid w:val="00C85266"/>
    <w:rsid w:val="00C8527E"/>
    <w:rsid w:val="00C85324"/>
    <w:rsid w:val="00C85901"/>
    <w:rsid w:val="00C85AF0"/>
    <w:rsid w:val="00C861AA"/>
    <w:rsid w:val="00C861B8"/>
    <w:rsid w:val="00C8668B"/>
    <w:rsid w:val="00C8672A"/>
    <w:rsid w:val="00C86760"/>
    <w:rsid w:val="00C86B6D"/>
    <w:rsid w:val="00C86CB6"/>
    <w:rsid w:val="00C86DB8"/>
    <w:rsid w:val="00C86F63"/>
    <w:rsid w:val="00C86FE5"/>
    <w:rsid w:val="00C8719B"/>
    <w:rsid w:val="00C8737B"/>
    <w:rsid w:val="00C87501"/>
    <w:rsid w:val="00C87923"/>
    <w:rsid w:val="00C8794E"/>
    <w:rsid w:val="00C87D8B"/>
    <w:rsid w:val="00C87E7C"/>
    <w:rsid w:val="00C8ACF8"/>
    <w:rsid w:val="00C90453"/>
    <w:rsid w:val="00C90798"/>
    <w:rsid w:val="00C90D59"/>
    <w:rsid w:val="00C90D65"/>
    <w:rsid w:val="00C90F9D"/>
    <w:rsid w:val="00C913F4"/>
    <w:rsid w:val="00C917F0"/>
    <w:rsid w:val="00C91A3E"/>
    <w:rsid w:val="00C91FC0"/>
    <w:rsid w:val="00C92073"/>
    <w:rsid w:val="00C9219E"/>
    <w:rsid w:val="00C92450"/>
    <w:rsid w:val="00C92486"/>
    <w:rsid w:val="00C92589"/>
    <w:rsid w:val="00C92601"/>
    <w:rsid w:val="00C92661"/>
    <w:rsid w:val="00C928F2"/>
    <w:rsid w:val="00C92914"/>
    <w:rsid w:val="00C92BE2"/>
    <w:rsid w:val="00C92E97"/>
    <w:rsid w:val="00C9320D"/>
    <w:rsid w:val="00C93262"/>
    <w:rsid w:val="00C93689"/>
    <w:rsid w:val="00C93899"/>
    <w:rsid w:val="00C93B16"/>
    <w:rsid w:val="00C93C2F"/>
    <w:rsid w:val="00C94093"/>
    <w:rsid w:val="00C940DE"/>
    <w:rsid w:val="00C9413B"/>
    <w:rsid w:val="00C94548"/>
    <w:rsid w:val="00C94765"/>
    <w:rsid w:val="00C94906"/>
    <w:rsid w:val="00C95042"/>
    <w:rsid w:val="00C950D3"/>
    <w:rsid w:val="00C9520D"/>
    <w:rsid w:val="00C9523F"/>
    <w:rsid w:val="00C952F3"/>
    <w:rsid w:val="00C95811"/>
    <w:rsid w:val="00C95824"/>
    <w:rsid w:val="00C959A8"/>
    <w:rsid w:val="00C95F18"/>
    <w:rsid w:val="00C95F6F"/>
    <w:rsid w:val="00C95FE9"/>
    <w:rsid w:val="00C961C9"/>
    <w:rsid w:val="00C961DF"/>
    <w:rsid w:val="00C965E0"/>
    <w:rsid w:val="00C96AA0"/>
    <w:rsid w:val="00C96E4A"/>
    <w:rsid w:val="00C96FA7"/>
    <w:rsid w:val="00C97094"/>
    <w:rsid w:val="00C97159"/>
    <w:rsid w:val="00C976BB"/>
    <w:rsid w:val="00C977A9"/>
    <w:rsid w:val="00C97C17"/>
    <w:rsid w:val="00C97E6A"/>
    <w:rsid w:val="00CA00A3"/>
    <w:rsid w:val="00CA03CC"/>
    <w:rsid w:val="00CA0510"/>
    <w:rsid w:val="00CA08C7"/>
    <w:rsid w:val="00CA0CEF"/>
    <w:rsid w:val="00CA0F32"/>
    <w:rsid w:val="00CA1043"/>
    <w:rsid w:val="00CA1453"/>
    <w:rsid w:val="00CA146C"/>
    <w:rsid w:val="00CA165B"/>
    <w:rsid w:val="00CA1D84"/>
    <w:rsid w:val="00CA2321"/>
    <w:rsid w:val="00CA2322"/>
    <w:rsid w:val="00CA2840"/>
    <w:rsid w:val="00CA2CE8"/>
    <w:rsid w:val="00CA2D19"/>
    <w:rsid w:val="00CA2EE0"/>
    <w:rsid w:val="00CA3274"/>
    <w:rsid w:val="00CA37C2"/>
    <w:rsid w:val="00CA3917"/>
    <w:rsid w:val="00CA3BCC"/>
    <w:rsid w:val="00CA3C37"/>
    <w:rsid w:val="00CA3D1D"/>
    <w:rsid w:val="00CA3FB3"/>
    <w:rsid w:val="00CA3FD8"/>
    <w:rsid w:val="00CA41F0"/>
    <w:rsid w:val="00CA4284"/>
    <w:rsid w:val="00CA4493"/>
    <w:rsid w:val="00CA47D4"/>
    <w:rsid w:val="00CA484C"/>
    <w:rsid w:val="00CA4AD5"/>
    <w:rsid w:val="00CA4EDA"/>
    <w:rsid w:val="00CA5295"/>
    <w:rsid w:val="00CA5406"/>
    <w:rsid w:val="00CA5703"/>
    <w:rsid w:val="00CA5EB0"/>
    <w:rsid w:val="00CA6197"/>
    <w:rsid w:val="00CA620B"/>
    <w:rsid w:val="00CA6305"/>
    <w:rsid w:val="00CA6398"/>
    <w:rsid w:val="00CA67BC"/>
    <w:rsid w:val="00CA682E"/>
    <w:rsid w:val="00CA685C"/>
    <w:rsid w:val="00CA6ACF"/>
    <w:rsid w:val="00CA6CE2"/>
    <w:rsid w:val="00CA6E0E"/>
    <w:rsid w:val="00CA6F4A"/>
    <w:rsid w:val="00CA712F"/>
    <w:rsid w:val="00CA7175"/>
    <w:rsid w:val="00CA71A5"/>
    <w:rsid w:val="00CA71B8"/>
    <w:rsid w:val="00CA7465"/>
    <w:rsid w:val="00CA7734"/>
    <w:rsid w:val="00CA7DCE"/>
    <w:rsid w:val="00CB0154"/>
    <w:rsid w:val="00CB028B"/>
    <w:rsid w:val="00CB048F"/>
    <w:rsid w:val="00CB04F9"/>
    <w:rsid w:val="00CB0512"/>
    <w:rsid w:val="00CB092F"/>
    <w:rsid w:val="00CB0A9F"/>
    <w:rsid w:val="00CB1311"/>
    <w:rsid w:val="00CB136B"/>
    <w:rsid w:val="00CB146B"/>
    <w:rsid w:val="00CB1831"/>
    <w:rsid w:val="00CB1866"/>
    <w:rsid w:val="00CB1A78"/>
    <w:rsid w:val="00CB1ACC"/>
    <w:rsid w:val="00CB1BD2"/>
    <w:rsid w:val="00CB1EE1"/>
    <w:rsid w:val="00CB21A9"/>
    <w:rsid w:val="00CB21CF"/>
    <w:rsid w:val="00CB24A2"/>
    <w:rsid w:val="00CB2629"/>
    <w:rsid w:val="00CB2A19"/>
    <w:rsid w:val="00CB2A3E"/>
    <w:rsid w:val="00CB2E45"/>
    <w:rsid w:val="00CB2E5C"/>
    <w:rsid w:val="00CB3157"/>
    <w:rsid w:val="00CB333E"/>
    <w:rsid w:val="00CB3D1F"/>
    <w:rsid w:val="00CB3D71"/>
    <w:rsid w:val="00CB3DB9"/>
    <w:rsid w:val="00CB416B"/>
    <w:rsid w:val="00CB437C"/>
    <w:rsid w:val="00CB43F0"/>
    <w:rsid w:val="00CB4526"/>
    <w:rsid w:val="00CB4933"/>
    <w:rsid w:val="00CB4FBB"/>
    <w:rsid w:val="00CB5770"/>
    <w:rsid w:val="00CB590D"/>
    <w:rsid w:val="00CB59AF"/>
    <w:rsid w:val="00CB5A53"/>
    <w:rsid w:val="00CB5E46"/>
    <w:rsid w:val="00CB608C"/>
    <w:rsid w:val="00CB6162"/>
    <w:rsid w:val="00CB6182"/>
    <w:rsid w:val="00CB648F"/>
    <w:rsid w:val="00CB6596"/>
    <w:rsid w:val="00CB6671"/>
    <w:rsid w:val="00CB7387"/>
    <w:rsid w:val="00CB7769"/>
    <w:rsid w:val="00CB7BFC"/>
    <w:rsid w:val="00CB7C56"/>
    <w:rsid w:val="00CC03B1"/>
    <w:rsid w:val="00CC08EE"/>
    <w:rsid w:val="00CC099D"/>
    <w:rsid w:val="00CC09E9"/>
    <w:rsid w:val="00CC0C13"/>
    <w:rsid w:val="00CC0EEA"/>
    <w:rsid w:val="00CC1373"/>
    <w:rsid w:val="00CC156D"/>
    <w:rsid w:val="00CC15BF"/>
    <w:rsid w:val="00CC1A0A"/>
    <w:rsid w:val="00CC1C0A"/>
    <w:rsid w:val="00CC1D38"/>
    <w:rsid w:val="00CC1D70"/>
    <w:rsid w:val="00CC1DB5"/>
    <w:rsid w:val="00CC1E1B"/>
    <w:rsid w:val="00CC1FF0"/>
    <w:rsid w:val="00CC2097"/>
    <w:rsid w:val="00CC2205"/>
    <w:rsid w:val="00CC24DE"/>
    <w:rsid w:val="00CC2556"/>
    <w:rsid w:val="00CC269C"/>
    <w:rsid w:val="00CC280F"/>
    <w:rsid w:val="00CC2873"/>
    <w:rsid w:val="00CC28E0"/>
    <w:rsid w:val="00CC2C47"/>
    <w:rsid w:val="00CC2CB2"/>
    <w:rsid w:val="00CC2D02"/>
    <w:rsid w:val="00CC2D3D"/>
    <w:rsid w:val="00CC2DB1"/>
    <w:rsid w:val="00CC2DB7"/>
    <w:rsid w:val="00CC2F22"/>
    <w:rsid w:val="00CC31F6"/>
    <w:rsid w:val="00CC3209"/>
    <w:rsid w:val="00CC372A"/>
    <w:rsid w:val="00CC3754"/>
    <w:rsid w:val="00CC3AAA"/>
    <w:rsid w:val="00CC3CA2"/>
    <w:rsid w:val="00CC4282"/>
    <w:rsid w:val="00CC4304"/>
    <w:rsid w:val="00CC435B"/>
    <w:rsid w:val="00CC44CD"/>
    <w:rsid w:val="00CC4848"/>
    <w:rsid w:val="00CC4ABE"/>
    <w:rsid w:val="00CC4F64"/>
    <w:rsid w:val="00CC509E"/>
    <w:rsid w:val="00CC5309"/>
    <w:rsid w:val="00CC5334"/>
    <w:rsid w:val="00CC53C3"/>
    <w:rsid w:val="00CC55D0"/>
    <w:rsid w:val="00CC561B"/>
    <w:rsid w:val="00CC5A83"/>
    <w:rsid w:val="00CC5AF2"/>
    <w:rsid w:val="00CC5B5B"/>
    <w:rsid w:val="00CC5CD9"/>
    <w:rsid w:val="00CC5D86"/>
    <w:rsid w:val="00CC5F23"/>
    <w:rsid w:val="00CC603F"/>
    <w:rsid w:val="00CC6079"/>
    <w:rsid w:val="00CC6463"/>
    <w:rsid w:val="00CC663B"/>
    <w:rsid w:val="00CC66BA"/>
    <w:rsid w:val="00CC69D2"/>
    <w:rsid w:val="00CC6A99"/>
    <w:rsid w:val="00CC6B1E"/>
    <w:rsid w:val="00CC6D94"/>
    <w:rsid w:val="00CC70AD"/>
    <w:rsid w:val="00CC7159"/>
    <w:rsid w:val="00CC7716"/>
    <w:rsid w:val="00CC77A1"/>
    <w:rsid w:val="00CC786C"/>
    <w:rsid w:val="00CC78AC"/>
    <w:rsid w:val="00CC796F"/>
    <w:rsid w:val="00CC7D64"/>
    <w:rsid w:val="00CC7DC7"/>
    <w:rsid w:val="00CC7F59"/>
    <w:rsid w:val="00CC7FD6"/>
    <w:rsid w:val="00CD0C60"/>
    <w:rsid w:val="00CD0D85"/>
    <w:rsid w:val="00CD0F24"/>
    <w:rsid w:val="00CD1717"/>
    <w:rsid w:val="00CD1737"/>
    <w:rsid w:val="00CD1770"/>
    <w:rsid w:val="00CD1872"/>
    <w:rsid w:val="00CD18D4"/>
    <w:rsid w:val="00CD1A73"/>
    <w:rsid w:val="00CD1AA2"/>
    <w:rsid w:val="00CD1AA6"/>
    <w:rsid w:val="00CD1C54"/>
    <w:rsid w:val="00CD1C8E"/>
    <w:rsid w:val="00CD1CA4"/>
    <w:rsid w:val="00CD1DF9"/>
    <w:rsid w:val="00CD26B9"/>
    <w:rsid w:val="00CD2839"/>
    <w:rsid w:val="00CD2BBC"/>
    <w:rsid w:val="00CD2F13"/>
    <w:rsid w:val="00CD2F1F"/>
    <w:rsid w:val="00CD3033"/>
    <w:rsid w:val="00CD31A6"/>
    <w:rsid w:val="00CD33E8"/>
    <w:rsid w:val="00CD34D0"/>
    <w:rsid w:val="00CD35E6"/>
    <w:rsid w:val="00CD39DE"/>
    <w:rsid w:val="00CD3C81"/>
    <w:rsid w:val="00CD3F45"/>
    <w:rsid w:val="00CD426F"/>
    <w:rsid w:val="00CD429D"/>
    <w:rsid w:val="00CD4528"/>
    <w:rsid w:val="00CD4643"/>
    <w:rsid w:val="00CD4916"/>
    <w:rsid w:val="00CD4B53"/>
    <w:rsid w:val="00CD4B7B"/>
    <w:rsid w:val="00CD504D"/>
    <w:rsid w:val="00CD5118"/>
    <w:rsid w:val="00CD5643"/>
    <w:rsid w:val="00CD570B"/>
    <w:rsid w:val="00CD57D2"/>
    <w:rsid w:val="00CD5A8D"/>
    <w:rsid w:val="00CD5C06"/>
    <w:rsid w:val="00CD5C63"/>
    <w:rsid w:val="00CD60CF"/>
    <w:rsid w:val="00CD6692"/>
    <w:rsid w:val="00CD6714"/>
    <w:rsid w:val="00CD687B"/>
    <w:rsid w:val="00CD6ADE"/>
    <w:rsid w:val="00CD6AF1"/>
    <w:rsid w:val="00CD6D6D"/>
    <w:rsid w:val="00CD6D9C"/>
    <w:rsid w:val="00CD6E90"/>
    <w:rsid w:val="00CD6EFE"/>
    <w:rsid w:val="00CD7038"/>
    <w:rsid w:val="00CD7085"/>
    <w:rsid w:val="00CD70A3"/>
    <w:rsid w:val="00CD70FB"/>
    <w:rsid w:val="00CD7356"/>
    <w:rsid w:val="00CD7362"/>
    <w:rsid w:val="00CD74C2"/>
    <w:rsid w:val="00CD75EF"/>
    <w:rsid w:val="00CD77B9"/>
    <w:rsid w:val="00CD78F3"/>
    <w:rsid w:val="00CD7BFF"/>
    <w:rsid w:val="00CE01A2"/>
    <w:rsid w:val="00CE0567"/>
    <w:rsid w:val="00CE06DC"/>
    <w:rsid w:val="00CE0855"/>
    <w:rsid w:val="00CE0E9D"/>
    <w:rsid w:val="00CE0F71"/>
    <w:rsid w:val="00CE0FD4"/>
    <w:rsid w:val="00CE1112"/>
    <w:rsid w:val="00CE1234"/>
    <w:rsid w:val="00CE19B0"/>
    <w:rsid w:val="00CE1CD5"/>
    <w:rsid w:val="00CE1E09"/>
    <w:rsid w:val="00CE1F27"/>
    <w:rsid w:val="00CE1FD2"/>
    <w:rsid w:val="00CE22AF"/>
    <w:rsid w:val="00CE26EA"/>
    <w:rsid w:val="00CE2806"/>
    <w:rsid w:val="00CE2AAA"/>
    <w:rsid w:val="00CE2B80"/>
    <w:rsid w:val="00CE2C34"/>
    <w:rsid w:val="00CE2C90"/>
    <w:rsid w:val="00CE2D16"/>
    <w:rsid w:val="00CE2E57"/>
    <w:rsid w:val="00CE3088"/>
    <w:rsid w:val="00CE3216"/>
    <w:rsid w:val="00CE3422"/>
    <w:rsid w:val="00CE3456"/>
    <w:rsid w:val="00CE358C"/>
    <w:rsid w:val="00CE3650"/>
    <w:rsid w:val="00CE3910"/>
    <w:rsid w:val="00CE3A63"/>
    <w:rsid w:val="00CE3D6B"/>
    <w:rsid w:val="00CE3DD6"/>
    <w:rsid w:val="00CE4230"/>
    <w:rsid w:val="00CE44D7"/>
    <w:rsid w:val="00CE47F9"/>
    <w:rsid w:val="00CE49D0"/>
    <w:rsid w:val="00CE4A76"/>
    <w:rsid w:val="00CE4BE8"/>
    <w:rsid w:val="00CE4CE3"/>
    <w:rsid w:val="00CE5066"/>
    <w:rsid w:val="00CE54A8"/>
    <w:rsid w:val="00CE58A5"/>
    <w:rsid w:val="00CE5A4A"/>
    <w:rsid w:val="00CE60FD"/>
    <w:rsid w:val="00CE64B8"/>
    <w:rsid w:val="00CE652E"/>
    <w:rsid w:val="00CE66AF"/>
    <w:rsid w:val="00CE6875"/>
    <w:rsid w:val="00CE6AD8"/>
    <w:rsid w:val="00CE6B4D"/>
    <w:rsid w:val="00CE6D43"/>
    <w:rsid w:val="00CE6E9D"/>
    <w:rsid w:val="00CE7066"/>
    <w:rsid w:val="00CE711D"/>
    <w:rsid w:val="00CE7371"/>
    <w:rsid w:val="00CE769D"/>
    <w:rsid w:val="00CE775F"/>
    <w:rsid w:val="00CEF8A8"/>
    <w:rsid w:val="00CF0173"/>
    <w:rsid w:val="00CF03D4"/>
    <w:rsid w:val="00CF045E"/>
    <w:rsid w:val="00CF0617"/>
    <w:rsid w:val="00CF0980"/>
    <w:rsid w:val="00CF0A57"/>
    <w:rsid w:val="00CF0C78"/>
    <w:rsid w:val="00CF0D75"/>
    <w:rsid w:val="00CF0F63"/>
    <w:rsid w:val="00CF1181"/>
    <w:rsid w:val="00CF1771"/>
    <w:rsid w:val="00CF17C2"/>
    <w:rsid w:val="00CF1814"/>
    <w:rsid w:val="00CF1981"/>
    <w:rsid w:val="00CF1C03"/>
    <w:rsid w:val="00CF1DAC"/>
    <w:rsid w:val="00CF1EFE"/>
    <w:rsid w:val="00CF1FD7"/>
    <w:rsid w:val="00CF205C"/>
    <w:rsid w:val="00CF206E"/>
    <w:rsid w:val="00CF21B1"/>
    <w:rsid w:val="00CF2965"/>
    <w:rsid w:val="00CF2CD8"/>
    <w:rsid w:val="00CF2F4C"/>
    <w:rsid w:val="00CF39C7"/>
    <w:rsid w:val="00CF39EA"/>
    <w:rsid w:val="00CF3D58"/>
    <w:rsid w:val="00CF3DC8"/>
    <w:rsid w:val="00CF3F10"/>
    <w:rsid w:val="00CF471F"/>
    <w:rsid w:val="00CF4809"/>
    <w:rsid w:val="00CF492E"/>
    <w:rsid w:val="00CF4D06"/>
    <w:rsid w:val="00CF4D13"/>
    <w:rsid w:val="00CF4FF9"/>
    <w:rsid w:val="00CF4FFE"/>
    <w:rsid w:val="00CF52E1"/>
    <w:rsid w:val="00CF53E6"/>
    <w:rsid w:val="00CF5431"/>
    <w:rsid w:val="00CF5610"/>
    <w:rsid w:val="00CF56AB"/>
    <w:rsid w:val="00CF5C4D"/>
    <w:rsid w:val="00CF5EF8"/>
    <w:rsid w:val="00CF60B2"/>
    <w:rsid w:val="00CF6235"/>
    <w:rsid w:val="00CF63DE"/>
    <w:rsid w:val="00CF661A"/>
    <w:rsid w:val="00CF6630"/>
    <w:rsid w:val="00CF6784"/>
    <w:rsid w:val="00CF6B93"/>
    <w:rsid w:val="00CF6D19"/>
    <w:rsid w:val="00CF6D51"/>
    <w:rsid w:val="00CF6F7E"/>
    <w:rsid w:val="00CF6FC6"/>
    <w:rsid w:val="00CF7097"/>
    <w:rsid w:val="00CF7399"/>
    <w:rsid w:val="00CF73C4"/>
    <w:rsid w:val="00CF7557"/>
    <w:rsid w:val="00CF795F"/>
    <w:rsid w:val="00CF79A9"/>
    <w:rsid w:val="00CF7C73"/>
    <w:rsid w:val="00CF7FA0"/>
    <w:rsid w:val="00D0014F"/>
    <w:rsid w:val="00D0033A"/>
    <w:rsid w:val="00D003BE"/>
    <w:rsid w:val="00D004A1"/>
    <w:rsid w:val="00D006AE"/>
    <w:rsid w:val="00D008B2"/>
    <w:rsid w:val="00D00BA9"/>
    <w:rsid w:val="00D00C8E"/>
    <w:rsid w:val="00D00EF3"/>
    <w:rsid w:val="00D01837"/>
    <w:rsid w:val="00D019D7"/>
    <w:rsid w:val="00D01B09"/>
    <w:rsid w:val="00D01CC3"/>
    <w:rsid w:val="00D01CFC"/>
    <w:rsid w:val="00D023E1"/>
    <w:rsid w:val="00D024A6"/>
    <w:rsid w:val="00D02522"/>
    <w:rsid w:val="00D02D61"/>
    <w:rsid w:val="00D03098"/>
    <w:rsid w:val="00D031DB"/>
    <w:rsid w:val="00D03225"/>
    <w:rsid w:val="00D036AE"/>
    <w:rsid w:val="00D03745"/>
    <w:rsid w:val="00D03BD9"/>
    <w:rsid w:val="00D03C62"/>
    <w:rsid w:val="00D03F09"/>
    <w:rsid w:val="00D03FB8"/>
    <w:rsid w:val="00D03FCB"/>
    <w:rsid w:val="00D040CE"/>
    <w:rsid w:val="00D04289"/>
    <w:rsid w:val="00D043B6"/>
    <w:rsid w:val="00D04613"/>
    <w:rsid w:val="00D0484A"/>
    <w:rsid w:val="00D04897"/>
    <w:rsid w:val="00D048BC"/>
    <w:rsid w:val="00D048C3"/>
    <w:rsid w:val="00D04DB8"/>
    <w:rsid w:val="00D05003"/>
    <w:rsid w:val="00D05184"/>
    <w:rsid w:val="00D05404"/>
    <w:rsid w:val="00D05691"/>
    <w:rsid w:val="00D05734"/>
    <w:rsid w:val="00D057AA"/>
    <w:rsid w:val="00D0590B"/>
    <w:rsid w:val="00D062C4"/>
    <w:rsid w:val="00D06301"/>
    <w:rsid w:val="00D0655F"/>
    <w:rsid w:val="00D068A8"/>
    <w:rsid w:val="00D06946"/>
    <w:rsid w:val="00D06ABE"/>
    <w:rsid w:val="00D06BA1"/>
    <w:rsid w:val="00D06CCE"/>
    <w:rsid w:val="00D06D90"/>
    <w:rsid w:val="00D06FB9"/>
    <w:rsid w:val="00D07927"/>
    <w:rsid w:val="00D0799A"/>
    <w:rsid w:val="00D07BF1"/>
    <w:rsid w:val="00D10135"/>
    <w:rsid w:val="00D1029E"/>
    <w:rsid w:val="00D1033C"/>
    <w:rsid w:val="00D103B0"/>
    <w:rsid w:val="00D1049F"/>
    <w:rsid w:val="00D104A9"/>
    <w:rsid w:val="00D104B2"/>
    <w:rsid w:val="00D10A52"/>
    <w:rsid w:val="00D10AC9"/>
    <w:rsid w:val="00D10E05"/>
    <w:rsid w:val="00D113EA"/>
    <w:rsid w:val="00D116FF"/>
    <w:rsid w:val="00D119E5"/>
    <w:rsid w:val="00D11B11"/>
    <w:rsid w:val="00D11CA4"/>
    <w:rsid w:val="00D11FD5"/>
    <w:rsid w:val="00D1200F"/>
    <w:rsid w:val="00D120D9"/>
    <w:rsid w:val="00D1213D"/>
    <w:rsid w:val="00D12336"/>
    <w:rsid w:val="00D12632"/>
    <w:rsid w:val="00D128E5"/>
    <w:rsid w:val="00D12C37"/>
    <w:rsid w:val="00D1302F"/>
    <w:rsid w:val="00D1315F"/>
    <w:rsid w:val="00D1333A"/>
    <w:rsid w:val="00D1339E"/>
    <w:rsid w:val="00D136B4"/>
    <w:rsid w:val="00D1377B"/>
    <w:rsid w:val="00D13B21"/>
    <w:rsid w:val="00D13BF3"/>
    <w:rsid w:val="00D13CDA"/>
    <w:rsid w:val="00D13EC2"/>
    <w:rsid w:val="00D13F8E"/>
    <w:rsid w:val="00D14172"/>
    <w:rsid w:val="00D14220"/>
    <w:rsid w:val="00D14385"/>
    <w:rsid w:val="00D144D2"/>
    <w:rsid w:val="00D14829"/>
    <w:rsid w:val="00D14891"/>
    <w:rsid w:val="00D14AD7"/>
    <w:rsid w:val="00D14EF2"/>
    <w:rsid w:val="00D14F8F"/>
    <w:rsid w:val="00D15097"/>
    <w:rsid w:val="00D15CDB"/>
    <w:rsid w:val="00D15EFD"/>
    <w:rsid w:val="00D16071"/>
    <w:rsid w:val="00D16348"/>
    <w:rsid w:val="00D1641A"/>
    <w:rsid w:val="00D164AF"/>
    <w:rsid w:val="00D16501"/>
    <w:rsid w:val="00D16580"/>
    <w:rsid w:val="00D16A46"/>
    <w:rsid w:val="00D16EFB"/>
    <w:rsid w:val="00D16F49"/>
    <w:rsid w:val="00D173AF"/>
    <w:rsid w:val="00D17758"/>
    <w:rsid w:val="00D17789"/>
    <w:rsid w:val="00D17BDD"/>
    <w:rsid w:val="00D20023"/>
    <w:rsid w:val="00D201B9"/>
    <w:rsid w:val="00D20236"/>
    <w:rsid w:val="00D2023E"/>
    <w:rsid w:val="00D20487"/>
    <w:rsid w:val="00D204AD"/>
    <w:rsid w:val="00D205C8"/>
    <w:rsid w:val="00D20A56"/>
    <w:rsid w:val="00D20C8C"/>
    <w:rsid w:val="00D20F90"/>
    <w:rsid w:val="00D210DC"/>
    <w:rsid w:val="00D211C3"/>
    <w:rsid w:val="00D212C3"/>
    <w:rsid w:val="00D215F0"/>
    <w:rsid w:val="00D2171E"/>
    <w:rsid w:val="00D21AA8"/>
    <w:rsid w:val="00D22305"/>
    <w:rsid w:val="00D223DD"/>
    <w:rsid w:val="00D2271A"/>
    <w:rsid w:val="00D228C4"/>
    <w:rsid w:val="00D228F2"/>
    <w:rsid w:val="00D22A7C"/>
    <w:rsid w:val="00D2348A"/>
    <w:rsid w:val="00D23646"/>
    <w:rsid w:val="00D23D2E"/>
    <w:rsid w:val="00D23D58"/>
    <w:rsid w:val="00D23DB3"/>
    <w:rsid w:val="00D23E2E"/>
    <w:rsid w:val="00D2427C"/>
    <w:rsid w:val="00D24382"/>
    <w:rsid w:val="00D243B2"/>
    <w:rsid w:val="00D2452A"/>
    <w:rsid w:val="00D24732"/>
    <w:rsid w:val="00D24C3E"/>
    <w:rsid w:val="00D24F54"/>
    <w:rsid w:val="00D2520B"/>
    <w:rsid w:val="00D25245"/>
    <w:rsid w:val="00D254AA"/>
    <w:rsid w:val="00D254BD"/>
    <w:rsid w:val="00D25743"/>
    <w:rsid w:val="00D259C7"/>
    <w:rsid w:val="00D25C4E"/>
    <w:rsid w:val="00D25D5F"/>
    <w:rsid w:val="00D261BE"/>
    <w:rsid w:val="00D26655"/>
    <w:rsid w:val="00D266EF"/>
    <w:rsid w:val="00D26845"/>
    <w:rsid w:val="00D26B04"/>
    <w:rsid w:val="00D26D2A"/>
    <w:rsid w:val="00D27127"/>
    <w:rsid w:val="00D271D9"/>
    <w:rsid w:val="00D2734C"/>
    <w:rsid w:val="00D273F0"/>
    <w:rsid w:val="00D27672"/>
    <w:rsid w:val="00D276DB"/>
    <w:rsid w:val="00D27D12"/>
    <w:rsid w:val="00D27EFD"/>
    <w:rsid w:val="00D3017C"/>
    <w:rsid w:val="00D30356"/>
    <w:rsid w:val="00D30680"/>
    <w:rsid w:val="00D3102F"/>
    <w:rsid w:val="00D310F3"/>
    <w:rsid w:val="00D3120A"/>
    <w:rsid w:val="00D312A2"/>
    <w:rsid w:val="00D316D3"/>
    <w:rsid w:val="00D32007"/>
    <w:rsid w:val="00D320BB"/>
    <w:rsid w:val="00D321BE"/>
    <w:rsid w:val="00D32443"/>
    <w:rsid w:val="00D3244F"/>
    <w:rsid w:val="00D326D7"/>
    <w:rsid w:val="00D32826"/>
    <w:rsid w:val="00D32843"/>
    <w:rsid w:val="00D32E3B"/>
    <w:rsid w:val="00D332D1"/>
    <w:rsid w:val="00D33486"/>
    <w:rsid w:val="00D33498"/>
    <w:rsid w:val="00D334A4"/>
    <w:rsid w:val="00D334A9"/>
    <w:rsid w:val="00D33591"/>
    <w:rsid w:val="00D33962"/>
    <w:rsid w:val="00D3398F"/>
    <w:rsid w:val="00D33C44"/>
    <w:rsid w:val="00D33DD3"/>
    <w:rsid w:val="00D3475C"/>
    <w:rsid w:val="00D34BC8"/>
    <w:rsid w:val="00D34E50"/>
    <w:rsid w:val="00D34E74"/>
    <w:rsid w:val="00D34FDA"/>
    <w:rsid w:val="00D3553E"/>
    <w:rsid w:val="00D355C4"/>
    <w:rsid w:val="00D356D6"/>
    <w:rsid w:val="00D357DF"/>
    <w:rsid w:val="00D35A22"/>
    <w:rsid w:val="00D35B96"/>
    <w:rsid w:val="00D35D86"/>
    <w:rsid w:val="00D362F0"/>
    <w:rsid w:val="00D364E8"/>
    <w:rsid w:val="00D367CD"/>
    <w:rsid w:val="00D367CE"/>
    <w:rsid w:val="00D36928"/>
    <w:rsid w:val="00D36CCD"/>
    <w:rsid w:val="00D3704A"/>
    <w:rsid w:val="00D37215"/>
    <w:rsid w:val="00D3738C"/>
    <w:rsid w:val="00D374A3"/>
    <w:rsid w:val="00D3776B"/>
    <w:rsid w:val="00D37779"/>
    <w:rsid w:val="00D37843"/>
    <w:rsid w:val="00D37BD5"/>
    <w:rsid w:val="00D37E9A"/>
    <w:rsid w:val="00D4001A"/>
    <w:rsid w:val="00D4054F"/>
    <w:rsid w:val="00D40630"/>
    <w:rsid w:val="00D4078B"/>
    <w:rsid w:val="00D40864"/>
    <w:rsid w:val="00D40B0D"/>
    <w:rsid w:val="00D40DF5"/>
    <w:rsid w:val="00D413AB"/>
    <w:rsid w:val="00D414B3"/>
    <w:rsid w:val="00D415D1"/>
    <w:rsid w:val="00D41876"/>
    <w:rsid w:val="00D418F6"/>
    <w:rsid w:val="00D41D94"/>
    <w:rsid w:val="00D41DD9"/>
    <w:rsid w:val="00D41EA4"/>
    <w:rsid w:val="00D421AA"/>
    <w:rsid w:val="00D42829"/>
    <w:rsid w:val="00D428AF"/>
    <w:rsid w:val="00D429C0"/>
    <w:rsid w:val="00D42A74"/>
    <w:rsid w:val="00D42A7C"/>
    <w:rsid w:val="00D42AE9"/>
    <w:rsid w:val="00D42B9A"/>
    <w:rsid w:val="00D42FCE"/>
    <w:rsid w:val="00D43049"/>
    <w:rsid w:val="00D4355D"/>
    <w:rsid w:val="00D4376C"/>
    <w:rsid w:val="00D43A5F"/>
    <w:rsid w:val="00D43AC2"/>
    <w:rsid w:val="00D43F34"/>
    <w:rsid w:val="00D44107"/>
    <w:rsid w:val="00D444AD"/>
    <w:rsid w:val="00D4458C"/>
    <w:rsid w:val="00D44726"/>
    <w:rsid w:val="00D4484B"/>
    <w:rsid w:val="00D44AE6"/>
    <w:rsid w:val="00D44FF4"/>
    <w:rsid w:val="00D451B3"/>
    <w:rsid w:val="00D453D2"/>
    <w:rsid w:val="00D4563E"/>
    <w:rsid w:val="00D45896"/>
    <w:rsid w:val="00D461C1"/>
    <w:rsid w:val="00D466B5"/>
    <w:rsid w:val="00D4697E"/>
    <w:rsid w:val="00D469ED"/>
    <w:rsid w:val="00D46CE0"/>
    <w:rsid w:val="00D46E57"/>
    <w:rsid w:val="00D4700D"/>
    <w:rsid w:val="00D47349"/>
    <w:rsid w:val="00D47408"/>
    <w:rsid w:val="00D47738"/>
    <w:rsid w:val="00D47996"/>
    <w:rsid w:val="00D47A5F"/>
    <w:rsid w:val="00D47BC0"/>
    <w:rsid w:val="00D47F77"/>
    <w:rsid w:val="00D47FD1"/>
    <w:rsid w:val="00D500AC"/>
    <w:rsid w:val="00D50321"/>
    <w:rsid w:val="00D50339"/>
    <w:rsid w:val="00D503D2"/>
    <w:rsid w:val="00D5086B"/>
    <w:rsid w:val="00D50EF6"/>
    <w:rsid w:val="00D510F6"/>
    <w:rsid w:val="00D513E3"/>
    <w:rsid w:val="00D51578"/>
    <w:rsid w:val="00D5162A"/>
    <w:rsid w:val="00D51739"/>
    <w:rsid w:val="00D51B48"/>
    <w:rsid w:val="00D520EF"/>
    <w:rsid w:val="00D52170"/>
    <w:rsid w:val="00D522BB"/>
    <w:rsid w:val="00D525E3"/>
    <w:rsid w:val="00D52660"/>
    <w:rsid w:val="00D52742"/>
    <w:rsid w:val="00D52809"/>
    <w:rsid w:val="00D528D2"/>
    <w:rsid w:val="00D52AC3"/>
    <w:rsid w:val="00D52B48"/>
    <w:rsid w:val="00D530AC"/>
    <w:rsid w:val="00D5333D"/>
    <w:rsid w:val="00D53797"/>
    <w:rsid w:val="00D53987"/>
    <w:rsid w:val="00D53B25"/>
    <w:rsid w:val="00D53C28"/>
    <w:rsid w:val="00D53DE5"/>
    <w:rsid w:val="00D53EC4"/>
    <w:rsid w:val="00D5442C"/>
    <w:rsid w:val="00D544E2"/>
    <w:rsid w:val="00D54652"/>
    <w:rsid w:val="00D54C53"/>
    <w:rsid w:val="00D54FE2"/>
    <w:rsid w:val="00D5542E"/>
    <w:rsid w:val="00D556C2"/>
    <w:rsid w:val="00D5578F"/>
    <w:rsid w:val="00D55C6B"/>
    <w:rsid w:val="00D55CE9"/>
    <w:rsid w:val="00D55DB8"/>
    <w:rsid w:val="00D55DD2"/>
    <w:rsid w:val="00D55F69"/>
    <w:rsid w:val="00D56082"/>
    <w:rsid w:val="00D5636A"/>
    <w:rsid w:val="00D56556"/>
    <w:rsid w:val="00D565F3"/>
    <w:rsid w:val="00D566CE"/>
    <w:rsid w:val="00D5693D"/>
    <w:rsid w:val="00D56BC8"/>
    <w:rsid w:val="00D56DC8"/>
    <w:rsid w:val="00D56DFF"/>
    <w:rsid w:val="00D56F38"/>
    <w:rsid w:val="00D56F95"/>
    <w:rsid w:val="00D56FAF"/>
    <w:rsid w:val="00D57031"/>
    <w:rsid w:val="00D5752E"/>
    <w:rsid w:val="00D5755D"/>
    <w:rsid w:val="00D5773C"/>
    <w:rsid w:val="00D5787E"/>
    <w:rsid w:val="00D57905"/>
    <w:rsid w:val="00D57C1D"/>
    <w:rsid w:val="00D60019"/>
    <w:rsid w:val="00D60C56"/>
    <w:rsid w:val="00D60D31"/>
    <w:rsid w:val="00D613DC"/>
    <w:rsid w:val="00D6152B"/>
    <w:rsid w:val="00D6152D"/>
    <w:rsid w:val="00D6178B"/>
    <w:rsid w:val="00D61BF0"/>
    <w:rsid w:val="00D61C11"/>
    <w:rsid w:val="00D61EF7"/>
    <w:rsid w:val="00D62134"/>
    <w:rsid w:val="00D622E8"/>
    <w:rsid w:val="00D623CA"/>
    <w:rsid w:val="00D6270D"/>
    <w:rsid w:val="00D62775"/>
    <w:rsid w:val="00D6284F"/>
    <w:rsid w:val="00D62992"/>
    <w:rsid w:val="00D62A91"/>
    <w:rsid w:val="00D62CB6"/>
    <w:rsid w:val="00D62E9E"/>
    <w:rsid w:val="00D62FE1"/>
    <w:rsid w:val="00D63335"/>
    <w:rsid w:val="00D6334A"/>
    <w:rsid w:val="00D636CA"/>
    <w:rsid w:val="00D639B7"/>
    <w:rsid w:val="00D63A1E"/>
    <w:rsid w:val="00D63B50"/>
    <w:rsid w:val="00D63BF1"/>
    <w:rsid w:val="00D63CD7"/>
    <w:rsid w:val="00D63D48"/>
    <w:rsid w:val="00D63EE7"/>
    <w:rsid w:val="00D64189"/>
    <w:rsid w:val="00D64759"/>
    <w:rsid w:val="00D647ED"/>
    <w:rsid w:val="00D6480F"/>
    <w:rsid w:val="00D648B2"/>
    <w:rsid w:val="00D64CA2"/>
    <w:rsid w:val="00D64EED"/>
    <w:rsid w:val="00D65061"/>
    <w:rsid w:val="00D6537E"/>
    <w:rsid w:val="00D659BD"/>
    <w:rsid w:val="00D65E5D"/>
    <w:rsid w:val="00D65EF1"/>
    <w:rsid w:val="00D66103"/>
    <w:rsid w:val="00D663EC"/>
    <w:rsid w:val="00D666A3"/>
    <w:rsid w:val="00D666F3"/>
    <w:rsid w:val="00D66818"/>
    <w:rsid w:val="00D66A4F"/>
    <w:rsid w:val="00D66DAE"/>
    <w:rsid w:val="00D66FA4"/>
    <w:rsid w:val="00D6746C"/>
    <w:rsid w:val="00D67520"/>
    <w:rsid w:val="00D6771D"/>
    <w:rsid w:val="00D6799F"/>
    <w:rsid w:val="00D67F69"/>
    <w:rsid w:val="00D67FC1"/>
    <w:rsid w:val="00D70235"/>
    <w:rsid w:val="00D704A7"/>
    <w:rsid w:val="00D7055F"/>
    <w:rsid w:val="00D70740"/>
    <w:rsid w:val="00D70906"/>
    <w:rsid w:val="00D70D10"/>
    <w:rsid w:val="00D70E93"/>
    <w:rsid w:val="00D71000"/>
    <w:rsid w:val="00D71950"/>
    <w:rsid w:val="00D71B1A"/>
    <w:rsid w:val="00D71B83"/>
    <w:rsid w:val="00D71C25"/>
    <w:rsid w:val="00D71C80"/>
    <w:rsid w:val="00D71CBB"/>
    <w:rsid w:val="00D71D81"/>
    <w:rsid w:val="00D7218E"/>
    <w:rsid w:val="00D72454"/>
    <w:rsid w:val="00D72750"/>
    <w:rsid w:val="00D72759"/>
    <w:rsid w:val="00D728C7"/>
    <w:rsid w:val="00D72D4A"/>
    <w:rsid w:val="00D72DC0"/>
    <w:rsid w:val="00D732DD"/>
    <w:rsid w:val="00D73365"/>
    <w:rsid w:val="00D735AD"/>
    <w:rsid w:val="00D736DC"/>
    <w:rsid w:val="00D73BAF"/>
    <w:rsid w:val="00D73E58"/>
    <w:rsid w:val="00D74022"/>
    <w:rsid w:val="00D7406D"/>
    <w:rsid w:val="00D740D4"/>
    <w:rsid w:val="00D742A6"/>
    <w:rsid w:val="00D7437A"/>
    <w:rsid w:val="00D743D3"/>
    <w:rsid w:val="00D743EB"/>
    <w:rsid w:val="00D744A7"/>
    <w:rsid w:val="00D7488A"/>
    <w:rsid w:val="00D7499B"/>
    <w:rsid w:val="00D74CEC"/>
    <w:rsid w:val="00D7501D"/>
    <w:rsid w:val="00D7507D"/>
    <w:rsid w:val="00D750B8"/>
    <w:rsid w:val="00D75175"/>
    <w:rsid w:val="00D75331"/>
    <w:rsid w:val="00D7569B"/>
    <w:rsid w:val="00D75C9E"/>
    <w:rsid w:val="00D75E52"/>
    <w:rsid w:val="00D7600B"/>
    <w:rsid w:val="00D76058"/>
    <w:rsid w:val="00D76069"/>
    <w:rsid w:val="00D7631A"/>
    <w:rsid w:val="00D765A5"/>
    <w:rsid w:val="00D767CD"/>
    <w:rsid w:val="00D76A2D"/>
    <w:rsid w:val="00D76A93"/>
    <w:rsid w:val="00D76EEF"/>
    <w:rsid w:val="00D76F2E"/>
    <w:rsid w:val="00D76F96"/>
    <w:rsid w:val="00D77015"/>
    <w:rsid w:val="00D7724A"/>
    <w:rsid w:val="00D773EC"/>
    <w:rsid w:val="00D77498"/>
    <w:rsid w:val="00D776A4"/>
    <w:rsid w:val="00D77706"/>
    <w:rsid w:val="00D7784B"/>
    <w:rsid w:val="00D779D8"/>
    <w:rsid w:val="00D77B58"/>
    <w:rsid w:val="00D801D8"/>
    <w:rsid w:val="00D802FF"/>
    <w:rsid w:val="00D804AC"/>
    <w:rsid w:val="00D80B6A"/>
    <w:rsid w:val="00D80F66"/>
    <w:rsid w:val="00D81251"/>
    <w:rsid w:val="00D81615"/>
    <w:rsid w:val="00D819ED"/>
    <w:rsid w:val="00D81AE1"/>
    <w:rsid w:val="00D81B73"/>
    <w:rsid w:val="00D81BBE"/>
    <w:rsid w:val="00D81CE5"/>
    <w:rsid w:val="00D81CF8"/>
    <w:rsid w:val="00D81E22"/>
    <w:rsid w:val="00D81F58"/>
    <w:rsid w:val="00D8206E"/>
    <w:rsid w:val="00D82218"/>
    <w:rsid w:val="00D823EA"/>
    <w:rsid w:val="00D8278B"/>
    <w:rsid w:val="00D8290E"/>
    <w:rsid w:val="00D82932"/>
    <w:rsid w:val="00D82A56"/>
    <w:rsid w:val="00D82DF2"/>
    <w:rsid w:val="00D83010"/>
    <w:rsid w:val="00D83285"/>
    <w:rsid w:val="00D83610"/>
    <w:rsid w:val="00D83715"/>
    <w:rsid w:val="00D83726"/>
    <w:rsid w:val="00D839FC"/>
    <w:rsid w:val="00D83A9F"/>
    <w:rsid w:val="00D843EB"/>
    <w:rsid w:val="00D84BC0"/>
    <w:rsid w:val="00D84C28"/>
    <w:rsid w:val="00D85263"/>
    <w:rsid w:val="00D853F7"/>
    <w:rsid w:val="00D8584F"/>
    <w:rsid w:val="00D859EF"/>
    <w:rsid w:val="00D85A22"/>
    <w:rsid w:val="00D85AA2"/>
    <w:rsid w:val="00D85BA2"/>
    <w:rsid w:val="00D85FB8"/>
    <w:rsid w:val="00D862CB"/>
    <w:rsid w:val="00D862EB"/>
    <w:rsid w:val="00D86397"/>
    <w:rsid w:val="00D865EB"/>
    <w:rsid w:val="00D86626"/>
    <w:rsid w:val="00D8690B"/>
    <w:rsid w:val="00D86950"/>
    <w:rsid w:val="00D8744F"/>
    <w:rsid w:val="00D874F5"/>
    <w:rsid w:val="00D87724"/>
    <w:rsid w:val="00D878A1"/>
    <w:rsid w:val="00D87982"/>
    <w:rsid w:val="00D87A84"/>
    <w:rsid w:val="00D87D0C"/>
    <w:rsid w:val="00D87D84"/>
    <w:rsid w:val="00D87F25"/>
    <w:rsid w:val="00D8E6CA"/>
    <w:rsid w:val="00D8E902"/>
    <w:rsid w:val="00D904D0"/>
    <w:rsid w:val="00D905C9"/>
    <w:rsid w:val="00D90637"/>
    <w:rsid w:val="00D9071F"/>
    <w:rsid w:val="00D9084D"/>
    <w:rsid w:val="00D909BC"/>
    <w:rsid w:val="00D90BC2"/>
    <w:rsid w:val="00D90F55"/>
    <w:rsid w:val="00D9108B"/>
    <w:rsid w:val="00D910FB"/>
    <w:rsid w:val="00D915D3"/>
    <w:rsid w:val="00D915EC"/>
    <w:rsid w:val="00D91884"/>
    <w:rsid w:val="00D91AFA"/>
    <w:rsid w:val="00D9210D"/>
    <w:rsid w:val="00D92267"/>
    <w:rsid w:val="00D922D3"/>
    <w:rsid w:val="00D9248C"/>
    <w:rsid w:val="00D926B9"/>
    <w:rsid w:val="00D92834"/>
    <w:rsid w:val="00D92BC8"/>
    <w:rsid w:val="00D92BDF"/>
    <w:rsid w:val="00D92C05"/>
    <w:rsid w:val="00D92C70"/>
    <w:rsid w:val="00D92CFE"/>
    <w:rsid w:val="00D92EDD"/>
    <w:rsid w:val="00D92F65"/>
    <w:rsid w:val="00D93204"/>
    <w:rsid w:val="00D93291"/>
    <w:rsid w:val="00D93494"/>
    <w:rsid w:val="00D939DA"/>
    <w:rsid w:val="00D93CEA"/>
    <w:rsid w:val="00D93EC5"/>
    <w:rsid w:val="00D94016"/>
    <w:rsid w:val="00D9408E"/>
    <w:rsid w:val="00D9409A"/>
    <w:rsid w:val="00D943FE"/>
    <w:rsid w:val="00D946F2"/>
    <w:rsid w:val="00D94795"/>
    <w:rsid w:val="00D94859"/>
    <w:rsid w:val="00D94C64"/>
    <w:rsid w:val="00D94E7B"/>
    <w:rsid w:val="00D94F13"/>
    <w:rsid w:val="00D950B2"/>
    <w:rsid w:val="00D952AE"/>
    <w:rsid w:val="00D95491"/>
    <w:rsid w:val="00D954AB"/>
    <w:rsid w:val="00D95647"/>
    <w:rsid w:val="00D956A6"/>
    <w:rsid w:val="00D95A72"/>
    <w:rsid w:val="00D95FBD"/>
    <w:rsid w:val="00D965F2"/>
    <w:rsid w:val="00D96CA9"/>
    <w:rsid w:val="00D96F1C"/>
    <w:rsid w:val="00D970E4"/>
    <w:rsid w:val="00D97269"/>
    <w:rsid w:val="00D975B4"/>
    <w:rsid w:val="00D97777"/>
    <w:rsid w:val="00D9796C"/>
    <w:rsid w:val="00D97B15"/>
    <w:rsid w:val="00D97DEF"/>
    <w:rsid w:val="00DA01EF"/>
    <w:rsid w:val="00DA0375"/>
    <w:rsid w:val="00DA057F"/>
    <w:rsid w:val="00DA06DB"/>
    <w:rsid w:val="00DA0A71"/>
    <w:rsid w:val="00DA0C81"/>
    <w:rsid w:val="00DA11B9"/>
    <w:rsid w:val="00DA149F"/>
    <w:rsid w:val="00DA1738"/>
    <w:rsid w:val="00DA183B"/>
    <w:rsid w:val="00DA1931"/>
    <w:rsid w:val="00DA1958"/>
    <w:rsid w:val="00DA1C27"/>
    <w:rsid w:val="00DA2097"/>
    <w:rsid w:val="00DA2941"/>
    <w:rsid w:val="00DA2944"/>
    <w:rsid w:val="00DA2A9C"/>
    <w:rsid w:val="00DA2CDB"/>
    <w:rsid w:val="00DA2FD8"/>
    <w:rsid w:val="00DA3014"/>
    <w:rsid w:val="00DA313E"/>
    <w:rsid w:val="00DA32EF"/>
    <w:rsid w:val="00DA3354"/>
    <w:rsid w:val="00DA372B"/>
    <w:rsid w:val="00DA3785"/>
    <w:rsid w:val="00DA3884"/>
    <w:rsid w:val="00DA3B53"/>
    <w:rsid w:val="00DA3BA4"/>
    <w:rsid w:val="00DA4091"/>
    <w:rsid w:val="00DA4146"/>
    <w:rsid w:val="00DA429C"/>
    <w:rsid w:val="00DA446B"/>
    <w:rsid w:val="00DA46CC"/>
    <w:rsid w:val="00DA472E"/>
    <w:rsid w:val="00DA47D5"/>
    <w:rsid w:val="00DA489E"/>
    <w:rsid w:val="00DA4EDA"/>
    <w:rsid w:val="00DA50A3"/>
    <w:rsid w:val="00DA5110"/>
    <w:rsid w:val="00DA5413"/>
    <w:rsid w:val="00DA551A"/>
    <w:rsid w:val="00DA589D"/>
    <w:rsid w:val="00DA5E14"/>
    <w:rsid w:val="00DA5EA1"/>
    <w:rsid w:val="00DA601E"/>
    <w:rsid w:val="00DA616C"/>
    <w:rsid w:val="00DA617B"/>
    <w:rsid w:val="00DA61EB"/>
    <w:rsid w:val="00DA622F"/>
    <w:rsid w:val="00DA6377"/>
    <w:rsid w:val="00DA6599"/>
    <w:rsid w:val="00DA671B"/>
    <w:rsid w:val="00DA714E"/>
    <w:rsid w:val="00DA71DA"/>
    <w:rsid w:val="00DA71EB"/>
    <w:rsid w:val="00DA7330"/>
    <w:rsid w:val="00DA7368"/>
    <w:rsid w:val="00DA7379"/>
    <w:rsid w:val="00DA7463"/>
    <w:rsid w:val="00DA7475"/>
    <w:rsid w:val="00DA7648"/>
    <w:rsid w:val="00DA79CD"/>
    <w:rsid w:val="00DA7BA5"/>
    <w:rsid w:val="00DA7D37"/>
    <w:rsid w:val="00DB0461"/>
    <w:rsid w:val="00DB0699"/>
    <w:rsid w:val="00DB073B"/>
    <w:rsid w:val="00DB0A80"/>
    <w:rsid w:val="00DB0DDC"/>
    <w:rsid w:val="00DB0EA6"/>
    <w:rsid w:val="00DB11AC"/>
    <w:rsid w:val="00DB14BD"/>
    <w:rsid w:val="00DB1587"/>
    <w:rsid w:val="00DB17A1"/>
    <w:rsid w:val="00DB18C3"/>
    <w:rsid w:val="00DB1938"/>
    <w:rsid w:val="00DB19F5"/>
    <w:rsid w:val="00DB1BCD"/>
    <w:rsid w:val="00DB1BCE"/>
    <w:rsid w:val="00DB1D1E"/>
    <w:rsid w:val="00DB20D5"/>
    <w:rsid w:val="00DB246E"/>
    <w:rsid w:val="00DB2538"/>
    <w:rsid w:val="00DB2705"/>
    <w:rsid w:val="00DB2E9A"/>
    <w:rsid w:val="00DB30F8"/>
    <w:rsid w:val="00DB3617"/>
    <w:rsid w:val="00DB36FA"/>
    <w:rsid w:val="00DB3869"/>
    <w:rsid w:val="00DB386B"/>
    <w:rsid w:val="00DB3A3C"/>
    <w:rsid w:val="00DB3B89"/>
    <w:rsid w:val="00DB3E02"/>
    <w:rsid w:val="00DB3EE9"/>
    <w:rsid w:val="00DB41C5"/>
    <w:rsid w:val="00DB41ED"/>
    <w:rsid w:val="00DB4360"/>
    <w:rsid w:val="00DB46C1"/>
    <w:rsid w:val="00DB4A04"/>
    <w:rsid w:val="00DB4B72"/>
    <w:rsid w:val="00DB4BF4"/>
    <w:rsid w:val="00DB4F14"/>
    <w:rsid w:val="00DB5027"/>
    <w:rsid w:val="00DB51C3"/>
    <w:rsid w:val="00DB527A"/>
    <w:rsid w:val="00DB532E"/>
    <w:rsid w:val="00DB535B"/>
    <w:rsid w:val="00DB5374"/>
    <w:rsid w:val="00DB5482"/>
    <w:rsid w:val="00DB54F6"/>
    <w:rsid w:val="00DB5736"/>
    <w:rsid w:val="00DB593D"/>
    <w:rsid w:val="00DB5D9B"/>
    <w:rsid w:val="00DB5E64"/>
    <w:rsid w:val="00DB5FA2"/>
    <w:rsid w:val="00DB6361"/>
    <w:rsid w:val="00DB65DF"/>
    <w:rsid w:val="00DB6713"/>
    <w:rsid w:val="00DB6A3B"/>
    <w:rsid w:val="00DB71E1"/>
    <w:rsid w:val="00DB724F"/>
    <w:rsid w:val="00DB7272"/>
    <w:rsid w:val="00DB745A"/>
    <w:rsid w:val="00DB7485"/>
    <w:rsid w:val="00DB7919"/>
    <w:rsid w:val="00DB7AC4"/>
    <w:rsid w:val="00DB7AD4"/>
    <w:rsid w:val="00DB7E8D"/>
    <w:rsid w:val="00DB7F19"/>
    <w:rsid w:val="00DC019D"/>
    <w:rsid w:val="00DC0314"/>
    <w:rsid w:val="00DC03B6"/>
    <w:rsid w:val="00DC046B"/>
    <w:rsid w:val="00DC04EF"/>
    <w:rsid w:val="00DC0560"/>
    <w:rsid w:val="00DC080B"/>
    <w:rsid w:val="00DC08FC"/>
    <w:rsid w:val="00DC0A52"/>
    <w:rsid w:val="00DC0E61"/>
    <w:rsid w:val="00DC100F"/>
    <w:rsid w:val="00DC1130"/>
    <w:rsid w:val="00DC14AF"/>
    <w:rsid w:val="00DC14D5"/>
    <w:rsid w:val="00DC1715"/>
    <w:rsid w:val="00DC1839"/>
    <w:rsid w:val="00DC18B6"/>
    <w:rsid w:val="00DC18E4"/>
    <w:rsid w:val="00DC1AE8"/>
    <w:rsid w:val="00DC1BFD"/>
    <w:rsid w:val="00DC1C92"/>
    <w:rsid w:val="00DC1E76"/>
    <w:rsid w:val="00DC21B4"/>
    <w:rsid w:val="00DC2983"/>
    <w:rsid w:val="00DC2A96"/>
    <w:rsid w:val="00DC2DEB"/>
    <w:rsid w:val="00DC2E33"/>
    <w:rsid w:val="00DC37F7"/>
    <w:rsid w:val="00DC3843"/>
    <w:rsid w:val="00DC3995"/>
    <w:rsid w:val="00DC3A1F"/>
    <w:rsid w:val="00DC3CB2"/>
    <w:rsid w:val="00DC3DB7"/>
    <w:rsid w:val="00DC4039"/>
    <w:rsid w:val="00DC4340"/>
    <w:rsid w:val="00DC4508"/>
    <w:rsid w:val="00DC48FB"/>
    <w:rsid w:val="00DC4941"/>
    <w:rsid w:val="00DC4D14"/>
    <w:rsid w:val="00DC4D1A"/>
    <w:rsid w:val="00DC4EB2"/>
    <w:rsid w:val="00DC4FB6"/>
    <w:rsid w:val="00DC5172"/>
    <w:rsid w:val="00DC55EF"/>
    <w:rsid w:val="00DC56F2"/>
    <w:rsid w:val="00DC582C"/>
    <w:rsid w:val="00DC5861"/>
    <w:rsid w:val="00DC58AE"/>
    <w:rsid w:val="00DC58D6"/>
    <w:rsid w:val="00DC5D42"/>
    <w:rsid w:val="00DC6596"/>
    <w:rsid w:val="00DC65F9"/>
    <w:rsid w:val="00DC6605"/>
    <w:rsid w:val="00DC6672"/>
    <w:rsid w:val="00DC682F"/>
    <w:rsid w:val="00DC6A54"/>
    <w:rsid w:val="00DC6CDC"/>
    <w:rsid w:val="00DC72B8"/>
    <w:rsid w:val="00DC733F"/>
    <w:rsid w:val="00DC743B"/>
    <w:rsid w:val="00DC7662"/>
    <w:rsid w:val="00DC76D1"/>
    <w:rsid w:val="00DC792D"/>
    <w:rsid w:val="00DC7A03"/>
    <w:rsid w:val="00DC7A35"/>
    <w:rsid w:val="00DC7B57"/>
    <w:rsid w:val="00DC7DD7"/>
    <w:rsid w:val="00DC7FC3"/>
    <w:rsid w:val="00DC7FF5"/>
    <w:rsid w:val="00DC7FFC"/>
    <w:rsid w:val="00DD028B"/>
    <w:rsid w:val="00DD0475"/>
    <w:rsid w:val="00DD051B"/>
    <w:rsid w:val="00DD0530"/>
    <w:rsid w:val="00DD05AB"/>
    <w:rsid w:val="00DD0947"/>
    <w:rsid w:val="00DD0C5B"/>
    <w:rsid w:val="00DD1020"/>
    <w:rsid w:val="00DD1178"/>
    <w:rsid w:val="00DD155E"/>
    <w:rsid w:val="00DD1983"/>
    <w:rsid w:val="00DD1998"/>
    <w:rsid w:val="00DD1ABE"/>
    <w:rsid w:val="00DD2118"/>
    <w:rsid w:val="00DD22D7"/>
    <w:rsid w:val="00DD240B"/>
    <w:rsid w:val="00DD294E"/>
    <w:rsid w:val="00DD2D1C"/>
    <w:rsid w:val="00DD30B8"/>
    <w:rsid w:val="00DD314A"/>
    <w:rsid w:val="00DD319F"/>
    <w:rsid w:val="00DD33A2"/>
    <w:rsid w:val="00DD3D39"/>
    <w:rsid w:val="00DD3DB3"/>
    <w:rsid w:val="00DD3DC8"/>
    <w:rsid w:val="00DD3FB6"/>
    <w:rsid w:val="00DD4140"/>
    <w:rsid w:val="00DD435D"/>
    <w:rsid w:val="00DD43A6"/>
    <w:rsid w:val="00DD4569"/>
    <w:rsid w:val="00DD4C33"/>
    <w:rsid w:val="00DD4CE8"/>
    <w:rsid w:val="00DD4D05"/>
    <w:rsid w:val="00DD4F92"/>
    <w:rsid w:val="00DD51D1"/>
    <w:rsid w:val="00DD55C1"/>
    <w:rsid w:val="00DD55D0"/>
    <w:rsid w:val="00DD56DA"/>
    <w:rsid w:val="00DD5AB7"/>
    <w:rsid w:val="00DD5BD2"/>
    <w:rsid w:val="00DD5C8C"/>
    <w:rsid w:val="00DD6364"/>
    <w:rsid w:val="00DD6C73"/>
    <w:rsid w:val="00DD6CB2"/>
    <w:rsid w:val="00DD6E96"/>
    <w:rsid w:val="00DD6FA1"/>
    <w:rsid w:val="00DD70F4"/>
    <w:rsid w:val="00DD7140"/>
    <w:rsid w:val="00DD7619"/>
    <w:rsid w:val="00DD7633"/>
    <w:rsid w:val="00DD7682"/>
    <w:rsid w:val="00DD77F6"/>
    <w:rsid w:val="00DD7A1C"/>
    <w:rsid w:val="00DD7A25"/>
    <w:rsid w:val="00DD7A3C"/>
    <w:rsid w:val="00DD7F11"/>
    <w:rsid w:val="00DE006E"/>
    <w:rsid w:val="00DE0173"/>
    <w:rsid w:val="00DE0204"/>
    <w:rsid w:val="00DE039A"/>
    <w:rsid w:val="00DE0617"/>
    <w:rsid w:val="00DE089B"/>
    <w:rsid w:val="00DE0ADB"/>
    <w:rsid w:val="00DE0B15"/>
    <w:rsid w:val="00DE0C5E"/>
    <w:rsid w:val="00DE0CB9"/>
    <w:rsid w:val="00DE0D99"/>
    <w:rsid w:val="00DE0FAC"/>
    <w:rsid w:val="00DE114B"/>
    <w:rsid w:val="00DE1377"/>
    <w:rsid w:val="00DE1BE0"/>
    <w:rsid w:val="00DE1DAB"/>
    <w:rsid w:val="00DE1DC5"/>
    <w:rsid w:val="00DE1E1C"/>
    <w:rsid w:val="00DE1E56"/>
    <w:rsid w:val="00DE1EDB"/>
    <w:rsid w:val="00DE2054"/>
    <w:rsid w:val="00DE21A7"/>
    <w:rsid w:val="00DE24B4"/>
    <w:rsid w:val="00DE277D"/>
    <w:rsid w:val="00DE28C7"/>
    <w:rsid w:val="00DE29F2"/>
    <w:rsid w:val="00DE2ABE"/>
    <w:rsid w:val="00DE2C2C"/>
    <w:rsid w:val="00DE31D6"/>
    <w:rsid w:val="00DE335A"/>
    <w:rsid w:val="00DE33B6"/>
    <w:rsid w:val="00DE34E2"/>
    <w:rsid w:val="00DE371A"/>
    <w:rsid w:val="00DE385B"/>
    <w:rsid w:val="00DE3A0E"/>
    <w:rsid w:val="00DE3A29"/>
    <w:rsid w:val="00DE3A81"/>
    <w:rsid w:val="00DE3AE9"/>
    <w:rsid w:val="00DE3B4A"/>
    <w:rsid w:val="00DE3CA9"/>
    <w:rsid w:val="00DE4083"/>
    <w:rsid w:val="00DE4819"/>
    <w:rsid w:val="00DE4861"/>
    <w:rsid w:val="00DE4A0C"/>
    <w:rsid w:val="00DE4DA5"/>
    <w:rsid w:val="00DE4DC2"/>
    <w:rsid w:val="00DE50F2"/>
    <w:rsid w:val="00DE516B"/>
    <w:rsid w:val="00DE544B"/>
    <w:rsid w:val="00DE562B"/>
    <w:rsid w:val="00DE5861"/>
    <w:rsid w:val="00DE58A4"/>
    <w:rsid w:val="00DE5961"/>
    <w:rsid w:val="00DE59F8"/>
    <w:rsid w:val="00DE5B7F"/>
    <w:rsid w:val="00DE60C8"/>
    <w:rsid w:val="00DE60F5"/>
    <w:rsid w:val="00DE6344"/>
    <w:rsid w:val="00DE645E"/>
    <w:rsid w:val="00DE64B1"/>
    <w:rsid w:val="00DE6525"/>
    <w:rsid w:val="00DE66B7"/>
    <w:rsid w:val="00DE66D7"/>
    <w:rsid w:val="00DE68DD"/>
    <w:rsid w:val="00DE6CE5"/>
    <w:rsid w:val="00DE6EB7"/>
    <w:rsid w:val="00DE6F2F"/>
    <w:rsid w:val="00DE6F57"/>
    <w:rsid w:val="00DE6F5D"/>
    <w:rsid w:val="00DE7024"/>
    <w:rsid w:val="00DE7333"/>
    <w:rsid w:val="00DE74BD"/>
    <w:rsid w:val="00DE757A"/>
    <w:rsid w:val="00DE7B79"/>
    <w:rsid w:val="00DE7C76"/>
    <w:rsid w:val="00DE7D1E"/>
    <w:rsid w:val="00DE7D6C"/>
    <w:rsid w:val="00DE7E07"/>
    <w:rsid w:val="00DE7FB5"/>
    <w:rsid w:val="00DF018D"/>
    <w:rsid w:val="00DF060C"/>
    <w:rsid w:val="00DF08A9"/>
    <w:rsid w:val="00DF0C36"/>
    <w:rsid w:val="00DF0C6A"/>
    <w:rsid w:val="00DF16E9"/>
    <w:rsid w:val="00DF184A"/>
    <w:rsid w:val="00DF1A32"/>
    <w:rsid w:val="00DF1CF9"/>
    <w:rsid w:val="00DF1E0D"/>
    <w:rsid w:val="00DF1E50"/>
    <w:rsid w:val="00DF1F4C"/>
    <w:rsid w:val="00DF1F55"/>
    <w:rsid w:val="00DF2157"/>
    <w:rsid w:val="00DF2175"/>
    <w:rsid w:val="00DF25C0"/>
    <w:rsid w:val="00DF2948"/>
    <w:rsid w:val="00DF2A2A"/>
    <w:rsid w:val="00DF2A7D"/>
    <w:rsid w:val="00DF2D9D"/>
    <w:rsid w:val="00DF2DA8"/>
    <w:rsid w:val="00DF3196"/>
    <w:rsid w:val="00DF3443"/>
    <w:rsid w:val="00DF3BBF"/>
    <w:rsid w:val="00DF3CE0"/>
    <w:rsid w:val="00DF3CFF"/>
    <w:rsid w:val="00DF3EAC"/>
    <w:rsid w:val="00DF3F7D"/>
    <w:rsid w:val="00DF43D8"/>
    <w:rsid w:val="00DF45A9"/>
    <w:rsid w:val="00DF4924"/>
    <w:rsid w:val="00DF49EE"/>
    <w:rsid w:val="00DF4A77"/>
    <w:rsid w:val="00DF4B2E"/>
    <w:rsid w:val="00DF4DF7"/>
    <w:rsid w:val="00DF4E29"/>
    <w:rsid w:val="00DF5779"/>
    <w:rsid w:val="00DF5B3F"/>
    <w:rsid w:val="00DF5CAB"/>
    <w:rsid w:val="00DF5D9F"/>
    <w:rsid w:val="00DF6486"/>
    <w:rsid w:val="00DF648F"/>
    <w:rsid w:val="00DF6564"/>
    <w:rsid w:val="00DF6730"/>
    <w:rsid w:val="00DF68C9"/>
    <w:rsid w:val="00DF6925"/>
    <w:rsid w:val="00DF6965"/>
    <w:rsid w:val="00DF6E53"/>
    <w:rsid w:val="00DF6E59"/>
    <w:rsid w:val="00DF72E4"/>
    <w:rsid w:val="00DF7444"/>
    <w:rsid w:val="00DF74D7"/>
    <w:rsid w:val="00DF7908"/>
    <w:rsid w:val="00DF79E4"/>
    <w:rsid w:val="00DF7A51"/>
    <w:rsid w:val="00DF7AA0"/>
    <w:rsid w:val="00DF7CB4"/>
    <w:rsid w:val="00DF7F99"/>
    <w:rsid w:val="00DF7FB9"/>
    <w:rsid w:val="00DF7FC2"/>
    <w:rsid w:val="00E001FB"/>
    <w:rsid w:val="00E0036B"/>
    <w:rsid w:val="00E00428"/>
    <w:rsid w:val="00E005E8"/>
    <w:rsid w:val="00E007F4"/>
    <w:rsid w:val="00E00947"/>
    <w:rsid w:val="00E00AA5"/>
    <w:rsid w:val="00E00E00"/>
    <w:rsid w:val="00E00E8C"/>
    <w:rsid w:val="00E010B8"/>
    <w:rsid w:val="00E010D6"/>
    <w:rsid w:val="00E01475"/>
    <w:rsid w:val="00E0158E"/>
    <w:rsid w:val="00E01612"/>
    <w:rsid w:val="00E01E0B"/>
    <w:rsid w:val="00E01E26"/>
    <w:rsid w:val="00E01F6D"/>
    <w:rsid w:val="00E01FF2"/>
    <w:rsid w:val="00E0224E"/>
    <w:rsid w:val="00E02485"/>
    <w:rsid w:val="00E026C0"/>
    <w:rsid w:val="00E029D2"/>
    <w:rsid w:val="00E02A31"/>
    <w:rsid w:val="00E02D96"/>
    <w:rsid w:val="00E02E05"/>
    <w:rsid w:val="00E02E95"/>
    <w:rsid w:val="00E03019"/>
    <w:rsid w:val="00E03057"/>
    <w:rsid w:val="00E03764"/>
    <w:rsid w:val="00E03A32"/>
    <w:rsid w:val="00E03D10"/>
    <w:rsid w:val="00E03D18"/>
    <w:rsid w:val="00E03EEE"/>
    <w:rsid w:val="00E0413D"/>
    <w:rsid w:val="00E041BB"/>
    <w:rsid w:val="00E045C8"/>
    <w:rsid w:val="00E04666"/>
    <w:rsid w:val="00E04A2A"/>
    <w:rsid w:val="00E04BE3"/>
    <w:rsid w:val="00E04DC0"/>
    <w:rsid w:val="00E054AF"/>
    <w:rsid w:val="00E05533"/>
    <w:rsid w:val="00E055A9"/>
    <w:rsid w:val="00E057A9"/>
    <w:rsid w:val="00E057C5"/>
    <w:rsid w:val="00E05913"/>
    <w:rsid w:val="00E05AD6"/>
    <w:rsid w:val="00E05AE5"/>
    <w:rsid w:val="00E05B34"/>
    <w:rsid w:val="00E05CEE"/>
    <w:rsid w:val="00E05EA0"/>
    <w:rsid w:val="00E060B9"/>
    <w:rsid w:val="00E06266"/>
    <w:rsid w:val="00E062A3"/>
    <w:rsid w:val="00E065FC"/>
    <w:rsid w:val="00E06611"/>
    <w:rsid w:val="00E067DA"/>
    <w:rsid w:val="00E0689A"/>
    <w:rsid w:val="00E06AC4"/>
    <w:rsid w:val="00E06B1A"/>
    <w:rsid w:val="00E06B4B"/>
    <w:rsid w:val="00E07059"/>
    <w:rsid w:val="00E07327"/>
    <w:rsid w:val="00E075F5"/>
    <w:rsid w:val="00E07634"/>
    <w:rsid w:val="00E07650"/>
    <w:rsid w:val="00E078E0"/>
    <w:rsid w:val="00E07920"/>
    <w:rsid w:val="00E07A3F"/>
    <w:rsid w:val="00E07A45"/>
    <w:rsid w:val="00E07ABD"/>
    <w:rsid w:val="00E10110"/>
    <w:rsid w:val="00E10263"/>
    <w:rsid w:val="00E10853"/>
    <w:rsid w:val="00E1097B"/>
    <w:rsid w:val="00E10C58"/>
    <w:rsid w:val="00E10CCB"/>
    <w:rsid w:val="00E10DD4"/>
    <w:rsid w:val="00E10E80"/>
    <w:rsid w:val="00E1121A"/>
    <w:rsid w:val="00E11447"/>
    <w:rsid w:val="00E11681"/>
    <w:rsid w:val="00E119AA"/>
    <w:rsid w:val="00E11B0D"/>
    <w:rsid w:val="00E11BED"/>
    <w:rsid w:val="00E1212E"/>
    <w:rsid w:val="00E12307"/>
    <w:rsid w:val="00E12337"/>
    <w:rsid w:val="00E1244E"/>
    <w:rsid w:val="00E12490"/>
    <w:rsid w:val="00E1267C"/>
    <w:rsid w:val="00E12B19"/>
    <w:rsid w:val="00E12E4A"/>
    <w:rsid w:val="00E135AD"/>
    <w:rsid w:val="00E13612"/>
    <w:rsid w:val="00E136B2"/>
    <w:rsid w:val="00E136CF"/>
    <w:rsid w:val="00E13731"/>
    <w:rsid w:val="00E13A11"/>
    <w:rsid w:val="00E13A50"/>
    <w:rsid w:val="00E14076"/>
    <w:rsid w:val="00E1458A"/>
    <w:rsid w:val="00E1476C"/>
    <w:rsid w:val="00E1477A"/>
    <w:rsid w:val="00E148D6"/>
    <w:rsid w:val="00E14A12"/>
    <w:rsid w:val="00E14AAC"/>
    <w:rsid w:val="00E14E72"/>
    <w:rsid w:val="00E151F7"/>
    <w:rsid w:val="00E152F4"/>
    <w:rsid w:val="00E15314"/>
    <w:rsid w:val="00E15465"/>
    <w:rsid w:val="00E15647"/>
    <w:rsid w:val="00E15932"/>
    <w:rsid w:val="00E15BDB"/>
    <w:rsid w:val="00E15F2B"/>
    <w:rsid w:val="00E16A94"/>
    <w:rsid w:val="00E16DFC"/>
    <w:rsid w:val="00E1707B"/>
    <w:rsid w:val="00E171EF"/>
    <w:rsid w:val="00E17636"/>
    <w:rsid w:val="00E17802"/>
    <w:rsid w:val="00E2017C"/>
    <w:rsid w:val="00E20193"/>
    <w:rsid w:val="00E205D0"/>
    <w:rsid w:val="00E20765"/>
    <w:rsid w:val="00E20C87"/>
    <w:rsid w:val="00E20CF9"/>
    <w:rsid w:val="00E21010"/>
    <w:rsid w:val="00E21027"/>
    <w:rsid w:val="00E21094"/>
    <w:rsid w:val="00E2123D"/>
    <w:rsid w:val="00E21670"/>
    <w:rsid w:val="00E218D8"/>
    <w:rsid w:val="00E21963"/>
    <w:rsid w:val="00E21A05"/>
    <w:rsid w:val="00E21BD2"/>
    <w:rsid w:val="00E21CCA"/>
    <w:rsid w:val="00E21D84"/>
    <w:rsid w:val="00E221D1"/>
    <w:rsid w:val="00E2231A"/>
    <w:rsid w:val="00E22351"/>
    <w:rsid w:val="00E224D2"/>
    <w:rsid w:val="00E226FD"/>
    <w:rsid w:val="00E22E0B"/>
    <w:rsid w:val="00E22EB0"/>
    <w:rsid w:val="00E23009"/>
    <w:rsid w:val="00E23051"/>
    <w:rsid w:val="00E232BE"/>
    <w:rsid w:val="00E235F9"/>
    <w:rsid w:val="00E236AC"/>
    <w:rsid w:val="00E236EF"/>
    <w:rsid w:val="00E2380A"/>
    <w:rsid w:val="00E23899"/>
    <w:rsid w:val="00E239E3"/>
    <w:rsid w:val="00E23A15"/>
    <w:rsid w:val="00E23A9E"/>
    <w:rsid w:val="00E24053"/>
    <w:rsid w:val="00E244DF"/>
    <w:rsid w:val="00E24583"/>
    <w:rsid w:val="00E246F7"/>
    <w:rsid w:val="00E24786"/>
    <w:rsid w:val="00E24B6F"/>
    <w:rsid w:val="00E24CBD"/>
    <w:rsid w:val="00E24DC0"/>
    <w:rsid w:val="00E24F06"/>
    <w:rsid w:val="00E25300"/>
    <w:rsid w:val="00E2595F"/>
    <w:rsid w:val="00E259EF"/>
    <w:rsid w:val="00E25D25"/>
    <w:rsid w:val="00E25D82"/>
    <w:rsid w:val="00E25FF7"/>
    <w:rsid w:val="00E265A9"/>
    <w:rsid w:val="00E26607"/>
    <w:rsid w:val="00E26637"/>
    <w:rsid w:val="00E26659"/>
    <w:rsid w:val="00E26A0C"/>
    <w:rsid w:val="00E26D47"/>
    <w:rsid w:val="00E272F8"/>
    <w:rsid w:val="00E27351"/>
    <w:rsid w:val="00E2746C"/>
    <w:rsid w:val="00E27512"/>
    <w:rsid w:val="00E2757C"/>
    <w:rsid w:val="00E27AC7"/>
    <w:rsid w:val="00E27CEF"/>
    <w:rsid w:val="00E27CF6"/>
    <w:rsid w:val="00E27E3E"/>
    <w:rsid w:val="00E28FAD"/>
    <w:rsid w:val="00E30059"/>
    <w:rsid w:val="00E302DE"/>
    <w:rsid w:val="00E305A5"/>
    <w:rsid w:val="00E309AF"/>
    <w:rsid w:val="00E30E50"/>
    <w:rsid w:val="00E31437"/>
    <w:rsid w:val="00E3146B"/>
    <w:rsid w:val="00E31686"/>
    <w:rsid w:val="00E3192A"/>
    <w:rsid w:val="00E31C53"/>
    <w:rsid w:val="00E31D07"/>
    <w:rsid w:val="00E31F7B"/>
    <w:rsid w:val="00E320EA"/>
    <w:rsid w:val="00E32291"/>
    <w:rsid w:val="00E3242C"/>
    <w:rsid w:val="00E325C2"/>
    <w:rsid w:val="00E326B6"/>
    <w:rsid w:val="00E32C99"/>
    <w:rsid w:val="00E32FDE"/>
    <w:rsid w:val="00E3318D"/>
    <w:rsid w:val="00E332C6"/>
    <w:rsid w:val="00E332E0"/>
    <w:rsid w:val="00E332ED"/>
    <w:rsid w:val="00E338C3"/>
    <w:rsid w:val="00E33AC2"/>
    <w:rsid w:val="00E33C9F"/>
    <w:rsid w:val="00E33E9B"/>
    <w:rsid w:val="00E33EB8"/>
    <w:rsid w:val="00E33FBB"/>
    <w:rsid w:val="00E34041"/>
    <w:rsid w:val="00E343DD"/>
    <w:rsid w:val="00E348DC"/>
    <w:rsid w:val="00E34ABE"/>
    <w:rsid w:val="00E34B55"/>
    <w:rsid w:val="00E35134"/>
    <w:rsid w:val="00E35145"/>
    <w:rsid w:val="00E35340"/>
    <w:rsid w:val="00E35451"/>
    <w:rsid w:val="00E358E6"/>
    <w:rsid w:val="00E35B01"/>
    <w:rsid w:val="00E35B35"/>
    <w:rsid w:val="00E35C20"/>
    <w:rsid w:val="00E3609A"/>
    <w:rsid w:val="00E363D5"/>
    <w:rsid w:val="00E364AA"/>
    <w:rsid w:val="00E3699C"/>
    <w:rsid w:val="00E36B27"/>
    <w:rsid w:val="00E36CC6"/>
    <w:rsid w:val="00E3704A"/>
    <w:rsid w:val="00E376A8"/>
    <w:rsid w:val="00E37938"/>
    <w:rsid w:val="00E379A9"/>
    <w:rsid w:val="00E37AFF"/>
    <w:rsid w:val="00E37C98"/>
    <w:rsid w:val="00E37D78"/>
    <w:rsid w:val="00E37DFB"/>
    <w:rsid w:val="00E37EB9"/>
    <w:rsid w:val="00E40322"/>
    <w:rsid w:val="00E40377"/>
    <w:rsid w:val="00E40867"/>
    <w:rsid w:val="00E409DF"/>
    <w:rsid w:val="00E40AC1"/>
    <w:rsid w:val="00E413D4"/>
    <w:rsid w:val="00E414F2"/>
    <w:rsid w:val="00E415F6"/>
    <w:rsid w:val="00E4162E"/>
    <w:rsid w:val="00E4172C"/>
    <w:rsid w:val="00E41792"/>
    <w:rsid w:val="00E41BC3"/>
    <w:rsid w:val="00E41D9D"/>
    <w:rsid w:val="00E41FA8"/>
    <w:rsid w:val="00E42063"/>
    <w:rsid w:val="00E421F2"/>
    <w:rsid w:val="00E42466"/>
    <w:rsid w:val="00E42606"/>
    <w:rsid w:val="00E42838"/>
    <w:rsid w:val="00E42B1C"/>
    <w:rsid w:val="00E42BB3"/>
    <w:rsid w:val="00E42FC9"/>
    <w:rsid w:val="00E4317D"/>
    <w:rsid w:val="00E4355B"/>
    <w:rsid w:val="00E43663"/>
    <w:rsid w:val="00E4374E"/>
    <w:rsid w:val="00E437E7"/>
    <w:rsid w:val="00E43E70"/>
    <w:rsid w:val="00E4447A"/>
    <w:rsid w:val="00E4461E"/>
    <w:rsid w:val="00E4476D"/>
    <w:rsid w:val="00E44A34"/>
    <w:rsid w:val="00E44D51"/>
    <w:rsid w:val="00E44FD5"/>
    <w:rsid w:val="00E45024"/>
    <w:rsid w:val="00E45226"/>
    <w:rsid w:val="00E45507"/>
    <w:rsid w:val="00E455BD"/>
    <w:rsid w:val="00E456FE"/>
    <w:rsid w:val="00E457F9"/>
    <w:rsid w:val="00E45AD4"/>
    <w:rsid w:val="00E45BA5"/>
    <w:rsid w:val="00E45D3C"/>
    <w:rsid w:val="00E460FB"/>
    <w:rsid w:val="00E46114"/>
    <w:rsid w:val="00E46177"/>
    <w:rsid w:val="00E46196"/>
    <w:rsid w:val="00E46200"/>
    <w:rsid w:val="00E46248"/>
    <w:rsid w:val="00E466E5"/>
    <w:rsid w:val="00E4679E"/>
    <w:rsid w:val="00E467A7"/>
    <w:rsid w:val="00E46B7A"/>
    <w:rsid w:val="00E47141"/>
    <w:rsid w:val="00E471D3"/>
    <w:rsid w:val="00E47201"/>
    <w:rsid w:val="00E474EE"/>
    <w:rsid w:val="00E4750C"/>
    <w:rsid w:val="00E475CF"/>
    <w:rsid w:val="00E47B5F"/>
    <w:rsid w:val="00E47BF5"/>
    <w:rsid w:val="00E50131"/>
    <w:rsid w:val="00E501B6"/>
    <w:rsid w:val="00E50552"/>
    <w:rsid w:val="00E50652"/>
    <w:rsid w:val="00E50660"/>
    <w:rsid w:val="00E50848"/>
    <w:rsid w:val="00E50DD0"/>
    <w:rsid w:val="00E51109"/>
    <w:rsid w:val="00E51246"/>
    <w:rsid w:val="00E5125F"/>
    <w:rsid w:val="00E5157F"/>
    <w:rsid w:val="00E51797"/>
    <w:rsid w:val="00E519B3"/>
    <w:rsid w:val="00E519DF"/>
    <w:rsid w:val="00E51D2B"/>
    <w:rsid w:val="00E51D77"/>
    <w:rsid w:val="00E51D9F"/>
    <w:rsid w:val="00E51DFE"/>
    <w:rsid w:val="00E5212B"/>
    <w:rsid w:val="00E52236"/>
    <w:rsid w:val="00E529E9"/>
    <w:rsid w:val="00E52F90"/>
    <w:rsid w:val="00E533BC"/>
    <w:rsid w:val="00E533F5"/>
    <w:rsid w:val="00E5343D"/>
    <w:rsid w:val="00E53886"/>
    <w:rsid w:val="00E5395E"/>
    <w:rsid w:val="00E53CCA"/>
    <w:rsid w:val="00E53F5C"/>
    <w:rsid w:val="00E54206"/>
    <w:rsid w:val="00E544D1"/>
    <w:rsid w:val="00E546B5"/>
    <w:rsid w:val="00E547CB"/>
    <w:rsid w:val="00E548C1"/>
    <w:rsid w:val="00E548E1"/>
    <w:rsid w:val="00E54A61"/>
    <w:rsid w:val="00E54CDE"/>
    <w:rsid w:val="00E54DB2"/>
    <w:rsid w:val="00E54FE7"/>
    <w:rsid w:val="00E55157"/>
    <w:rsid w:val="00E55746"/>
    <w:rsid w:val="00E558B1"/>
    <w:rsid w:val="00E55C51"/>
    <w:rsid w:val="00E55D02"/>
    <w:rsid w:val="00E55DDE"/>
    <w:rsid w:val="00E55EE2"/>
    <w:rsid w:val="00E55FBF"/>
    <w:rsid w:val="00E5603A"/>
    <w:rsid w:val="00E563FE"/>
    <w:rsid w:val="00E56863"/>
    <w:rsid w:val="00E568CA"/>
    <w:rsid w:val="00E56B22"/>
    <w:rsid w:val="00E56DDC"/>
    <w:rsid w:val="00E56F51"/>
    <w:rsid w:val="00E570A9"/>
    <w:rsid w:val="00E57174"/>
    <w:rsid w:val="00E5718C"/>
    <w:rsid w:val="00E57436"/>
    <w:rsid w:val="00E57618"/>
    <w:rsid w:val="00E57A4E"/>
    <w:rsid w:val="00E57C57"/>
    <w:rsid w:val="00E57C5E"/>
    <w:rsid w:val="00E57C9A"/>
    <w:rsid w:val="00E57CD8"/>
    <w:rsid w:val="00E57D48"/>
    <w:rsid w:val="00E57D65"/>
    <w:rsid w:val="00E57EB9"/>
    <w:rsid w:val="00E57F3E"/>
    <w:rsid w:val="00E5B9A4"/>
    <w:rsid w:val="00E60119"/>
    <w:rsid w:val="00E60754"/>
    <w:rsid w:val="00E60894"/>
    <w:rsid w:val="00E608EE"/>
    <w:rsid w:val="00E609BE"/>
    <w:rsid w:val="00E60A67"/>
    <w:rsid w:val="00E61435"/>
    <w:rsid w:val="00E61A0D"/>
    <w:rsid w:val="00E61A4D"/>
    <w:rsid w:val="00E61BD4"/>
    <w:rsid w:val="00E61CB3"/>
    <w:rsid w:val="00E624C6"/>
    <w:rsid w:val="00E62527"/>
    <w:rsid w:val="00E62A1C"/>
    <w:rsid w:val="00E62B19"/>
    <w:rsid w:val="00E62E34"/>
    <w:rsid w:val="00E638C5"/>
    <w:rsid w:val="00E63A4D"/>
    <w:rsid w:val="00E63DF6"/>
    <w:rsid w:val="00E63E41"/>
    <w:rsid w:val="00E640C6"/>
    <w:rsid w:val="00E64103"/>
    <w:rsid w:val="00E64210"/>
    <w:rsid w:val="00E6483A"/>
    <w:rsid w:val="00E64E1F"/>
    <w:rsid w:val="00E64ECE"/>
    <w:rsid w:val="00E64F66"/>
    <w:rsid w:val="00E65014"/>
    <w:rsid w:val="00E6502F"/>
    <w:rsid w:val="00E651F5"/>
    <w:rsid w:val="00E65321"/>
    <w:rsid w:val="00E65717"/>
    <w:rsid w:val="00E65BA9"/>
    <w:rsid w:val="00E65C35"/>
    <w:rsid w:val="00E65EAF"/>
    <w:rsid w:val="00E65F35"/>
    <w:rsid w:val="00E65FAE"/>
    <w:rsid w:val="00E6610F"/>
    <w:rsid w:val="00E6651F"/>
    <w:rsid w:val="00E66976"/>
    <w:rsid w:val="00E66C3C"/>
    <w:rsid w:val="00E66ED1"/>
    <w:rsid w:val="00E66F01"/>
    <w:rsid w:val="00E67124"/>
    <w:rsid w:val="00E67585"/>
    <w:rsid w:val="00E67A33"/>
    <w:rsid w:val="00E67EAD"/>
    <w:rsid w:val="00E67FD4"/>
    <w:rsid w:val="00E70217"/>
    <w:rsid w:val="00E704E1"/>
    <w:rsid w:val="00E709BF"/>
    <w:rsid w:val="00E70D96"/>
    <w:rsid w:val="00E71642"/>
    <w:rsid w:val="00E716C9"/>
    <w:rsid w:val="00E719AE"/>
    <w:rsid w:val="00E719BB"/>
    <w:rsid w:val="00E71A4C"/>
    <w:rsid w:val="00E71C48"/>
    <w:rsid w:val="00E71ECF"/>
    <w:rsid w:val="00E723A4"/>
    <w:rsid w:val="00E723AE"/>
    <w:rsid w:val="00E724CE"/>
    <w:rsid w:val="00E729E7"/>
    <w:rsid w:val="00E72B7C"/>
    <w:rsid w:val="00E72BEC"/>
    <w:rsid w:val="00E72F76"/>
    <w:rsid w:val="00E732AE"/>
    <w:rsid w:val="00E736F2"/>
    <w:rsid w:val="00E7370A"/>
    <w:rsid w:val="00E73A7B"/>
    <w:rsid w:val="00E73BAF"/>
    <w:rsid w:val="00E7417F"/>
    <w:rsid w:val="00E742C6"/>
    <w:rsid w:val="00E745D0"/>
    <w:rsid w:val="00E74634"/>
    <w:rsid w:val="00E74932"/>
    <w:rsid w:val="00E749AA"/>
    <w:rsid w:val="00E74E63"/>
    <w:rsid w:val="00E75758"/>
    <w:rsid w:val="00E758FC"/>
    <w:rsid w:val="00E75CE7"/>
    <w:rsid w:val="00E76025"/>
    <w:rsid w:val="00E761BC"/>
    <w:rsid w:val="00E76ABC"/>
    <w:rsid w:val="00E76B2F"/>
    <w:rsid w:val="00E76B4B"/>
    <w:rsid w:val="00E76DBD"/>
    <w:rsid w:val="00E77091"/>
    <w:rsid w:val="00E77142"/>
    <w:rsid w:val="00E774E3"/>
    <w:rsid w:val="00E777F3"/>
    <w:rsid w:val="00E77897"/>
    <w:rsid w:val="00E77911"/>
    <w:rsid w:val="00E77A31"/>
    <w:rsid w:val="00E8037B"/>
    <w:rsid w:val="00E804C6"/>
    <w:rsid w:val="00E80552"/>
    <w:rsid w:val="00E80823"/>
    <w:rsid w:val="00E8082F"/>
    <w:rsid w:val="00E80853"/>
    <w:rsid w:val="00E80A05"/>
    <w:rsid w:val="00E80D02"/>
    <w:rsid w:val="00E80E90"/>
    <w:rsid w:val="00E813D9"/>
    <w:rsid w:val="00E81898"/>
    <w:rsid w:val="00E81CB1"/>
    <w:rsid w:val="00E81FB8"/>
    <w:rsid w:val="00E8263E"/>
    <w:rsid w:val="00E82805"/>
    <w:rsid w:val="00E82A55"/>
    <w:rsid w:val="00E8314B"/>
    <w:rsid w:val="00E8322A"/>
    <w:rsid w:val="00E83521"/>
    <w:rsid w:val="00E83603"/>
    <w:rsid w:val="00E83DCE"/>
    <w:rsid w:val="00E83E24"/>
    <w:rsid w:val="00E83E76"/>
    <w:rsid w:val="00E83EDF"/>
    <w:rsid w:val="00E83FF0"/>
    <w:rsid w:val="00E84108"/>
    <w:rsid w:val="00E84144"/>
    <w:rsid w:val="00E84148"/>
    <w:rsid w:val="00E845D8"/>
    <w:rsid w:val="00E84628"/>
    <w:rsid w:val="00E84BDC"/>
    <w:rsid w:val="00E84D15"/>
    <w:rsid w:val="00E84E3B"/>
    <w:rsid w:val="00E84F0D"/>
    <w:rsid w:val="00E851B8"/>
    <w:rsid w:val="00E854A6"/>
    <w:rsid w:val="00E85534"/>
    <w:rsid w:val="00E85864"/>
    <w:rsid w:val="00E8588C"/>
    <w:rsid w:val="00E858A3"/>
    <w:rsid w:val="00E859D5"/>
    <w:rsid w:val="00E85B13"/>
    <w:rsid w:val="00E85F5F"/>
    <w:rsid w:val="00E863EB"/>
    <w:rsid w:val="00E86DC0"/>
    <w:rsid w:val="00E86EC7"/>
    <w:rsid w:val="00E871B6"/>
    <w:rsid w:val="00E871DE"/>
    <w:rsid w:val="00E873C0"/>
    <w:rsid w:val="00E87465"/>
    <w:rsid w:val="00E874B5"/>
    <w:rsid w:val="00E87ABA"/>
    <w:rsid w:val="00E87AF7"/>
    <w:rsid w:val="00E87B3E"/>
    <w:rsid w:val="00E87B51"/>
    <w:rsid w:val="00E87DF2"/>
    <w:rsid w:val="00E87F75"/>
    <w:rsid w:val="00E87FB5"/>
    <w:rsid w:val="00E90306"/>
    <w:rsid w:val="00E905DB"/>
    <w:rsid w:val="00E90781"/>
    <w:rsid w:val="00E90982"/>
    <w:rsid w:val="00E90B62"/>
    <w:rsid w:val="00E90E3A"/>
    <w:rsid w:val="00E90F2E"/>
    <w:rsid w:val="00E90FBA"/>
    <w:rsid w:val="00E91267"/>
    <w:rsid w:val="00E912C1"/>
    <w:rsid w:val="00E9135E"/>
    <w:rsid w:val="00E91387"/>
    <w:rsid w:val="00E9152F"/>
    <w:rsid w:val="00E91753"/>
    <w:rsid w:val="00E9200F"/>
    <w:rsid w:val="00E92467"/>
    <w:rsid w:val="00E92618"/>
    <w:rsid w:val="00E92A64"/>
    <w:rsid w:val="00E92DCE"/>
    <w:rsid w:val="00E931FD"/>
    <w:rsid w:val="00E9321C"/>
    <w:rsid w:val="00E9324B"/>
    <w:rsid w:val="00E93405"/>
    <w:rsid w:val="00E93680"/>
    <w:rsid w:val="00E93C56"/>
    <w:rsid w:val="00E94045"/>
    <w:rsid w:val="00E940A8"/>
    <w:rsid w:val="00E944A1"/>
    <w:rsid w:val="00E94903"/>
    <w:rsid w:val="00E94C43"/>
    <w:rsid w:val="00E94EF5"/>
    <w:rsid w:val="00E94F84"/>
    <w:rsid w:val="00E953BF"/>
    <w:rsid w:val="00E95731"/>
    <w:rsid w:val="00E9632C"/>
    <w:rsid w:val="00E96378"/>
    <w:rsid w:val="00E96682"/>
    <w:rsid w:val="00E9668F"/>
    <w:rsid w:val="00E967D2"/>
    <w:rsid w:val="00E96945"/>
    <w:rsid w:val="00E96A68"/>
    <w:rsid w:val="00E96ED4"/>
    <w:rsid w:val="00E9703A"/>
    <w:rsid w:val="00E971A2"/>
    <w:rsid w:val="00E97266"/>
    <w:rsid w:val="00E9757A"/>
    <w:rsid w:val="00E9795F"/>
    <w:rsid w:val="00E979D0"/>
    <w:rsid w:val="00E97A77"/>
    <w:rsid w:val="00E97AF3"/>
    <w:rsid w:val="00E97DAB"/>
    <w:rsid w:val="00E97DCA"/>
    <w:rsid w:val="00E97EF6"/>
    <w:rsid w:val="00EA02D1"/>
    <w:rsid w:val="00EA076A"/>
    <w:rsid w:val="00EA0828"/>
    <w:rsid w:val="00EA0BBA"/>
    <w:rsid w:val="00EA0F38"/>
    <w:rsid w:val="00EA10A9"/>
    <w:rsid w:val="00EA128B"/>
    <w:rsid w:val="00EA1563"/>
    <w:rsid w:val="00EA183C"/>
    <w:rsid w:val="00EA1871"/>
    <w:rsid w:val="00EA1920"/>
    <w:rsid w:val="00EA1A5E"/>
    <w:rsid w:val="00EA1C55"/>
    <w:rsid w:val="00EA1D17"/>
    <w:rsid w:val="00EA1EF8"/>
    <w:rsid w:val="00EA1F94"/>
    <w:rsid w:val="00EA2188"/>
    <w:rsid w:val="00EA231C"/>
    <w:rsid w:val="00EA2BF0"/>
    <w:rsid w:val="00EA2C99"/>
    <w:rsid w:val="00EA2FD6"/>
    <w:rsid w:val="00EA3272"/>
    <w:rsid w:val="00EA330B"/>
    <w:rsid w:val="00EA36FB"/>
    <w:rsid w:val="00EA3753"/>
    <w:rsid w:val="00EA37EA"/>
    <w:rsid w:val="00EA3AA7"/>
    <w:rsid w:val="00EA3B57"/>
    <w:rsid w:val="00EA3DB0"/>
    <w:rsid w:val="00EA4770"/>
    <w:rsid w:val="00EA4893"/>
    <w:rsid w:val="00EA4917"/>
    <w:rsid w:val="00EA4A90"/>
    <w:rsid w:val="00EA4BDC"/>
    <w:rsid w:val="00EA4BE5"/>
    <w:rsid w:val="00EA579A"/>
    <w:rsid w:val="00EA5822"/>
    <w:rsid w:val="00EA5B38"/>
    <w:rsid w:val="00EA5B8D"/>
    <w:rsid w:val="00EA5B99"/>
    <w:rsid w:val="00EA5C02"/>
    <w:rsid w:val="00EA6298"/>
    <w:rsid w:val="00EA66D9"/>
    <w:rsid w:val="00EA6713"/>
    <w:rsid w:val="00EA6AA8"/>
    <w:rsid w:val="00EA6B65"/>
    <w:rsid w:val="00EA6BB6"/>
    <w:rsid w:val="00EA6C92"/>
    <w:rsid w:val="00EA717C"/>
    <w:rsid w:val="00EA758A"/>
    <w:rsid w:val="00EA7BC5"/>
    <w:rsid w:val="00EA7C88"/>
    <w:rsid w:val="00EA7CBE"/>
    <w:rsid w:val="00EA7D51"/>
    <w:rsid w:val="00EA7D88"/>
    <w:rsid w:val="00EA7EC7"/>
    <w:rsid w:val="00EA7FC2"/>
    <w:rsid w:val="00EB02C2"/>
    <w:rsid w:val="00EB0401"/>
    <w:rsid w:val="00EB0476"/>
    <w:rsid w:val="00EB04FC"/>
    <w:rsid w:val="00EB0785"/>
    <w:rsid w:val="00EB0C3D"/>
    <w:rsid w:val="00EB0CE1"/>
    <w:rsid w:val="00EB1052"/>
    <w:rsid w:val="00EB1484"/>
    <w:rsid w:val="00EB18FC"/>
    <w:rsid w:val="00EB1BCF"/>
    <w:rsid w:val="00EB1DDB"/>
    <w:rsid w:val="00EB2474"/>
    <w:rsid w:val="00EB24ED"/>
    <w:rsid w:val="00EB26A1"/>
    <w:rsid w:val="00EB2C77"/>
    <w:rsid w:val="00EB3096"/>
    <w:rsid w:val="00EB30D6"/>
    <w:rsid w:val="00EB3334"/>
    <w:rsid w:val="00EB34DE"/>
    <w:rsid w:val="00EB354D"/>
    <w:rsid w:val="00EB3650"/>
    <w:rsid w:val="00EB36CF"/>
    <w:rsid w:val="00EB38B4"/>
    <w:rsid w:val="00EB397E"/>
    <w:rsid w:val="00EB3A2C"/>
    <w:rsid w:val="00EB3A41"/>
    <w:rsid w:val="00EB3B20"/>
    <w:rsid w:val="00EB4416"/>
    <w:rsid w:val="00EB4882"/>
    <w:rsid w:val="00EB48AE"/>
    <w:rsid w:val="00EB4B71"/>
    <w:rsid w:val="00EB4E6E"/>
    <w:rsid w:val="00EB533E"/>
    <w:rsid w:val="00EB5341"/>
    <w:rsid w:val="00EB536B"/>
    <w:rsid w:val="00EB53DA"/>
    <w:rsid w:val="00EB5536"/>
    <w:rsid w:val="00EB59AB"/>
    <w:rsid w:val="00EB59B8"/>
    <w:rsid w:val="00EB59C7"/>
    <w:rsid w:val="00EB5D69"/>
    <w:rsid w:val="00EB61CD"/>
    <w:rsid w:val="00EB6343"/>
    <w:rsid w:val="00EB650E"/>
    <w:rsid w:val="00EB66D5"/>
    <w:rsid w:val="00EB6C89"/>
    <w:rsid w:val="00EB6D0B"/>
    <w:rsid w:val="00EB6F7A"/>
    <w:rsid w:val="00EB6FA4"/>
    <w:rsid w:val="00EB7432"/>
    <w:rsid w:val="00EB74F1"/>
    <w:rsid w:val="00EB7559"/>
    <w:rsid w:val="00EB75EE"/>
    <w:rsid w:val="00EB7700"/>
    <w:rsid w:val="00EB7783"/>
    <w:rsid w:val="00EB78F3"/>
    <w:rsid w:val="00EB7ABC"/>
    <w:rsid w:val="00EB7C02"/>
    <w:rsid w:val="00EB7D06"/>
    <w:rsid w:val="00EB7DDA"/>
    <w:rsid w:val="00EC04F8"/>
    <w:rsid w:val="00EC05F4"/>
    <w:rsid w:val="00EC07D7"/>
    <w:rsid w:val="00EC0922"/>
    <w:rsid w:val="00EC0B6B"/>
    <w:rsid w:val="00EC0C16"/>
    <w:rsid w:val="00EC0DDD"/>
    <w:rsid w:val="00EC0FA0"/>
    <w:rsid w:val="00EC11AA"/>
    <w:rsid w:val="00EC123D"/>
    <w:rsid w:val="00EC1288"/>
    <w:rsid w:val="00EC139C"/>
    <w:rsid w:val="00EC171E"/>
    <w:rsid w:val="00EC1B02"/>
    <w:rsid w:val="00EC1CB1"/>
    <w:rsid w:val="00EC2191"/>
    <w:rsid w:val="00EC2337"/>
    <w:rsid w:val="00EC23FD"/>
    <w:rsid w:val="00EC2776"/>
    <w:rsid w:val="00EC2904"/>
    <w:rsid w:val="00EC2A89"/>
    <w:rsid w:val="00EC2B58"/>
    <w:rsid w:val="00EC2C0E"/>
    <w:rsid w:val="00EC2D44"/>
    <w:rsid w:val="00EC2E33"/>
    <w:rsid w:val="00EC2F82"/>
    <w:rsid w:val="00EC3026"/>
    <w:rsid w:val="00EC351F"/>
    <w:rsid w:val="00EC37CD"/>
    <w:rsid w:val="00EC39EB"/>
    <w:rsid w:val="00EC3BD9"/>
    <w:rsid w:val="00EC3D36"/>
    <w:rsid w:val="00EC3D9D"/>
    <w:rsid w:val="00EC3E26"/>
    <w:rsid w:val="00EC3E47"/>
    <w:rsid w:val="00EC42E2"/>
    <w:rsid w:val="00EC452E"/>
    <w:rsid w:val="00EC45CD"/>
    <w:rsid w:val="00EC4621"/>
    <w:rsid w:val="00EC4CB0"/>
    <w:rsid w:val="00EC4D00"/>
    <w:rsid w:val="00EC4D1C"/>
    <w:rsid w:val="00EC4E52"/>
    <w:rsid w:val="00EC5019"/>
    <w:rsid w:val="00EC568D"/>
    <w:rsid w:val="00EC5860"/>
    <w:rsid w:val="00EC5AB1"/>
    <w:rsid w:val="00EC5ADD"/>
    <w:rsid w:val="00EC5DBC"/>
    <w:rsid w:val="00EC5F1F"/>
    <w:rsid w:val="00EC60B1"/>
    <w:rsid w:val="00EC612C"/>
    <w:rsid w:val="00EC6296"/>
    <w:rsid w:val="00EC62F9"/>
    <w:rsid w:val="00EC660B"/>
    <w:rsid w:val="00EC67BD"/>
    <w:rsid w:val="00EC6A49"/>
    <w:rsid w:val="00EC6A52"/>
    <w:rsid w:val="00EC6C7E"/>
    <w:rsid w:val="00EC6EDC"/>
    <w:rsid w:val="00EC7083"/>
    <w:rsid w:val="00EC7232"/>
    <w:rsid w:val="00EC7634"/>
    <w:rsid w:val="00EC7A01"/>
    <w:rsid w:val="00EC7CBF"/>
    <w:rsid w:val="00ED0AF4"/>
    <w:rsid w:val="00ED0B86"/>
    <w:rsid w:val="00ED0D63"/>
    <w:rsid w:val="00ED0FA8"/>
    <w:rsid w:val="00ED1028"/>
    <w:rsid w:val="00ED11DB"/>
    <w:rsid w:val="00ED1620"/>
    <w:rsid w:val="00ED1682"/>
    <w:rsid w:val="00ED1839"/>
    <w:rsid w:val="00ED1A18"/>
    <w:rsid w:val="00ED1EAD"/>
    <w:rsid w:val="00ED1F48"/>
    <w:rsid w:val="00ED20E7"/>
    <w:rsid w:val="00ED2406"/>
    <w:rsid w:val="00ED2729"/>
    <w:rsid w:val="00ED2CBD"/>
    <w:rsid w:val="00ED2DFD"/>
    <w:rsid w:val="00ED2FD9"/>
    <w:rsid w:val="00ED3124"/>
    <w:rsid w:val="00ED32A2"/>
    <w:rsid w:val="00ED32CB"/>
    <w:rsid w:val="00ED3545"/>
    <w:rsid w:val="00ED3579"/>
    <w:rsid w:val="00ED3D11"/>
    <w:rsid w:val="00ED3E7F"/>
    <w:rsid w:val="00ED3EB6"/>
    <w:rsid w:val="00ED4135"/>
    <w:rsid w:val="00ED44F1"/>
    <w:rsid w:val="00ED4513"/>
    <w:rsid w:val="00ED4656"/>
    <w:rsid w:val="00ED4682"/>
    <w:rsid w:val="00ED4887"/>
    <w:rsid w:val="00ED4C96"/>
    <w:rsid w:val="00ED5123"/>
    <w:rsid w:val="00ED5189"/>
    <w:rsid w:val="00ED557F"/>
    <w:rsid w:val="00ED59AE"/>
    <w:rsid w:val="00ED5C4F"/>
    <w:rsid w:val="00ED6261"/>
    <w:rsid w:val="00ED642F"/>
    <w:rsid w:val="00ED64B5"/>
    <w:rsid w:val="00ED6561"/>
    <w:rsid w:val="00ED66BB"/>
    <w:rsid w:val="00ED6DBF"/>
    <w:rsid w:val="00ED70DB"/>
    <w:rsid w:val="00ED719C"/>
    <w:rsid w:val="00ED73C6"/>
    <w:rsid w:val="00ED79BB"/>
    <w:rsid w:val="00EE021A"/>
    <w:rsid w:val="00EE0496"/>
    <w:rsid w:val="00EE07CD"/>
    <w:rsid w:val="00EE0A96"/>
    <w:rsid w:val="00EE0BD4"/>
    <w:rsid w:val="00EE0C74"/>
    <w:rsid w:val="00EE0D26"/>
    <w:rsid w:val="00EE1063"/>
    <w:rsid w:val="00EE108B"/>
    <w:rsid w:val="00EE1091"/>
    <w:rsid w:val="00EE1407"/>
    <w:rsid w:val="00EE166D"/>
    <w:rsid w:val="00EE195D"/>
    <w:rsid w:val="00EE1C3D"/>
    <w:rsid w:val="00EE1EF4"/>
    <w:rsid w:val="00EE2098"/>
    <w:rsid w:val="00EE2136"/>
    <w:rsid w:val="00EE21C9"/>
    <w:rsid w:val="00EE21FC"/>
    <w:rsid w:val="00EE26DD"/>
    <w:rsid w:val="00EE2738"/>
    <w:rsid w:val="00EE2808"/>
    <w:rsid w:val="00EE2848"/>
    <w:rsid w:val="00EE2A1B"/>
    <w:rsid w:val="00EE2A33"/>
    <w:rsid w:val="00EE2F58"/>
    <w:rsid w:val="00EE3419"/>
    <w:rsid w:val="00EE3734"/>
    <w:rsid w:val="00EE37CA"/>
    <w:rsid w:val="00EE38CA"/>
    <w:rsid w:val="00EE39BB"/>
    <w:rsid w:val="00EE3C83"/>
    <w:rsid w:val="00EE3CD8"/>
    <w:rsid w:val="00EE3DFC"/>
    <w:rsid w:val="00EE3E14"/>
    <w:rsid w:val="00EE407B"/>
    <w:rsid w:val="00EE419A"/>
    <w:rsid w:val="00EE44A2"/>
    <w:rsid w:val="00EE44AC"/>
    <w:rsid w:val="00EE44E8"/>
    <w:rsid w:val="00EE47FF"/>
    <w:rsid w:val="00EE4FA2"/>
    <w:rsid w:val="00EE5337"/>
    <w:rsid w:val="00EE5647"/>
    <w:rsid w:val="00EE5673"/>
    <w:rsid w:val="00EE5B07"/>
    <w:rsid w:val="00EE5CA7"/>
    <w:rsid w:val="00EE5CB6"/>
    <w:rsid w:val="00EE5F82"/>
    <w:rsid w:val="00EE63BB"/>
    <w:rsid w:val="00EE6458"/>
    <w:rsid w:val="00EE6709"/>
    <w:rsid w:val="00EE671A"/>
    <w:rsid w:val="00EE6A2B"/>
    <w:rsid w:val="00EE6B6F"/>
    <w:rsid w:val="00EE700A"/>
    <w:rsid w:val="00EE730B"/>
    <w:rsid w:val="00EE74F7"/>
    <w:rsid w:val="00EE7560"/>
    <w:rsid w:val="00EE7A75"/>
    <w:rsid w:val="00EE7B2B"/>
    <w:rsid w:val="00EE7B6F"/>
    <w:rsid w:val="00EF0564"/>
    <w:rsid w:val="00EF05AB"/>
    <w:rsid w:val="00EF0840"/>
    <w:rsid w:val="00EF0C71"/>
    <w:rsid w:val="00EF0CCE"/>
    <w:rsid w:val="00EF0EC9"/>
    <w:rsid w:val="00EF0F60"/>
    <w:rsid w:val="00EF11DA"/>
    <w:rsid w:val="00EF144A"/>
    <w:rsid w:val="00EF16D8"/>
    <w:rsid w:val="00EF1846"/>
    <w:rsid w:val="00EF1AC8"/>
    <w:rsid w:val="00EF1B20"/>
    <w:rsid w:val="00EF2009"/>
    <w:rsid w:val="00EF2049"/>
    <w:rsid w:val="00EF207D"/>
    <w:rsid w:val="00EF25CF"/>
    <w:rsid w:val="00EF262E"/>
    <w:rsid w:val="00EF27E0"/>
    <w:rsid w:val="00EF2834"/>
    <w:rsid w:val="00EF2910"/>
    <w:rsid w:val="00EF2A29"/>
    <w:rsid w:val="00EF2A2B"/>
    <w:rsid w:val="00EF2AF9"/>
    <w:rsid w:val="00EF31E1"/>
    <w:rsid w:val="00EF31E8"/>
    <w:rsid w:val="00EF3313"/>
    <w:rsid w:val="00EF3315"/>
    <w:rsid w:val="00EF3556"/>
    <w:rsid w:val="00EF3624"/>
    <w:rsid w:val="00EF37C6"/>
    <w:rsid w:val="00EF3967"/>
    <w:rsid w:val="00EF3C1D"/>
    <w:rsid w:val="00EF3F07"/>
    <w:rsid w:val="00EF4059"/>
    <w:rsid w:val="00EF415D"/>
    <w:rsid w:val="00EF422C"/>
    <w:rsid w:val="00EF4381"/>
    <w:rsid w:val="00EF495D"/>
    <w:rsid w:val="00EF4B92"/>
    <w:rsid w:val="00EF507E"/>
    <w:rsid w:val="00EF554D"/>
    <w:rsid w:val="00EF5652"/>
    <w:rsid w:val="00EF5728"/>
    <w:rsid w:val="00EF593B"/>
    <w:rsid w:val="00EF6111"/>
    <w:rsid w:val="00EF6141"/>
    <w:rsid w:val="00EF623A"/>
    <w:rsid w:val="00EF63C4"/>
    <w:rsid w:val="00EF63D4"/>
    <w:rsid w:val="00EF63F6"/>
    <w:rsid w:val="00EF6410"/>
    <w:rsid w:val="00EF6459"/>
    <w:rsid w:val="00EF64E4"/>
    <w:rsid w:val="00EF6D11"/>
    <w:rsid w:val="00EF6E47"/>
    <w:rsid w:val="00EF7035"/>
    <w:rsid w:val="00EF70CE"/>
    <w:rsid w:val="00EF715B"/>
    <w:rsid w:val="00EF7219"/>
    <w:rsid w:val="00EF7452"/>
    <w:rsid w:val="00EF7614"/>
    <w:rsid w:val="00EF7A4E"/>
    <w:rsid w:val="00EF7A9D"/>
    <w:rsid w:val="00EF7B6D"/>
    <w:rsid w:val="00EF7E55"/>
    <w:rsid w:val="00EF7F89"/>
    <w:rsid w:val="00EFA9C2"/>
    <w:rsid w:val="00F0024E"/>
    <w:rsid w:val="00F004CB"/>
    <w:rsid w:val="00F005E1"/>
    <w:rsid w:val="00F006B3"/>
    <w:rsid w:val="00F00889"/>
    <w:rsid w:val="00F00C85"/>
    <w:rsid w:val="00F00CB3"/>
    <w:rsid w:val="00F010CF"/>
    <w:rsid w:val="00F011B2"/>
    <w:rsid w:val="00F01333"/>
    <w:rsid w:val="00F014C2"/>
    <w:rsid w:val="00F014F8"/>
    <w:rsid w:val="00F01AB8"/>
    <w:rsid w:val="00F01AC0"/>
    <w:rsid w:val="00F01CE2"/>
    <w:rsid w:val="00F01DC2"/>
    <w:rsid w:val="00F02274"/>
    <w:rsid w:val="00F02328"/>
    <w:rsid w:val="00F023B7"/>
    <w:rsid w:val="00F02845"/>
    <w:rsid w:val="00F02943"/>
    <w:rsid w:val="00F02A84"/>
    <w:rsid w:val="00F02BBB"/>
    <w:rsid w:val="00F02E13"/>
    <w:rsid w:val="00F02E4E"/>
    <w:rsid w:val="00F02F98"/>
    <w:rsid w:val="00F030EF"/>
    <w:rsid w:val="00F03575"/>
    <w:rsid w:val="00F03937"/>
    <w:rsid w:val="00F03955"/>
    <w:rsid w:val="00F03B35"/>
    <w:rsid w:val="00F03BF3"/>
    <w:rsid w:val="00F03C70"/>
    <w:rsid w:val="00F041F1"/>
    <w:rsid w:val="00F043F3"/>
    <w:rsid w:val="00F0455C"/>
    <w:rsid w:val="00F04751"/>
    <w:rsid w:val="00F04CB1"/>
    <w:rsid w:val="00F04DA9"/>
    <w:rsid w:val="00F04E6F"/>
    <w:rsid w:val="00F04FD7"/>
    <w:rsid w:val="00F04FE3"/>
    <w:rsid w:val="00F0504B"/>
    <w:rsid w:val="00F054B5"/>
    <w:rsid w:val="00F0554C"/>
    <w:rsid w:val="00F055CA"/>
    <w:rsid w:val="00F058A7"/>
    <w:rsid w:val="00F0594C"/>
    <w:rsid w:val="00F05A0F"/>
    <w:rsid w:val="00F05EB4"/>
    <w:rsid w:val="00F05F6D"/>
    <w:rsid w:val="00F060E8"/>
    <w:rsid w:val="00F06198"/>
    <w:rsid w:val="00F061F6"/>
    <w:rsid w:val="00F06649"/>
    <w:rsid w:val="00F06674"/>
    <w:rsid w:val="00F066F7"/>
    <w:rsid w:val="00F06B3A"/>
    <w:rsid w:val="00F06FAA"/>
    <w:rsid w:val="00F07008"/>
    <w:rsid w:val="00F071EA"/>
    <w:rsid w:val="00F07291"/>
    <w:rsid w:val="00F07A76"/>
    <w:rsid w:val="00F07C87"/>
    <w:rsid w:val="00F07CC7"/>
    <w:rsid w:val="00F07E85"/>
    <w:rsid w:val="00F07EA3"/>
    <w:rsid w:val="00F101CF"/>
    <w:rsid w:val="00F102FA"/>
    <w:rsid w:val="00F10356"/>
    <w:rsid w:val="00F10796"/>
    <w:rsid w:val="00F10A1D"/>
    <w:rsid w:val="00F10E96"/>
    <w:rsid w:val="00F1144F"/>
    <w:rsid w:val="00F11491"/>
    <w:rsid w:val="00F1177C"/>
    <w:rsid w:val="00F11949"/>
    <w:rsid w:val="00F11AE5"/>
    <w:rsid w:val="00F11C3C"/>
    <w:rsid w:val="00F12090"/>
    <w:rsid w:val="00F1216A"/>
    <w:rsid w:val="00F12216"/>
    <w:rsid w:val="00F12246"/>
    <w:rsid w:val="00F12311"/>
    <w:rsid w:val="00F1232D"/>
    <w:rsid w:val="00F123CF"/>
    <w:rsid w:val="00F1283B"/>
    <w:rsid w:val="00F12957"/>
    <w:rsid w:val="00F12AEA"/>
    <w:rsid w:val="00F12D8B"/>
    <w:rsid w:val="00F12DB7"/>
    <w:rsid w:val="00F12DCE"/>
    <w:rsid w:val="00F1309C"/>
    <w:rsid w:val="00F130DD"/>
    <w:rsid w:val="00F132FE"/>
    <w:rsid w:val="00F1346C"/>
    <w:rsid w:val="00F134E9"/>
    <w:rsid w:val="00F135BA"/>
    <w:rsid w:val="00F1364B"/>
    <w:rsid w:val="00F13748"/>
    <w:rsid w:val="00F1388E"/>
    <w:rsid w:val="00F13993"/>
    <w:rsid w:val="00F13BA8"/>
    <w:rsid w:val="00F13C32"/>
    <w:rsid w:val="00F140EB"/>
    <w:rsid w:val="00F14392"/>
    <w:rsid w:val="00F144BD"/>
    <w:rsid w:val="00F14A6A"/>
    <w:rsid w:val="00F14B92"/>
    <w:rsid w:val="00F14F37"/>
    <w:rsid w:val="00F15131"/>
    <w:rsid w:val="00F153AA"/>
    <w:rsid w:val="00F153FF"/>
    <w:rsid w:val="00F154AD"/>
    <w:rsid w:val="00F1550F"/>
    <w:rsid w:val="00F15D61"/>
    <w:rsid w:val="00F162B9"/>
    <w:rsid w:val="00F16409"/>
    <w:rsid w:val="00F16519"/>
    <w:rsid w:val="00F1662C"/>
    <w:rsid w:val="00F16AD8"/>
    <w:rsid w:val="00F1709A"/>
    <w:rsid w:val="00F1728E"/>
    <w:rsid w:val="00F173D6"/>
    <w:rsid w:val="00F174C1"/>
    <w:rsid w:val="00F17607"/>
    <w:rsid w:val="00F17932"/>
    <w:rsid w:val="00F17B54"/>
    <w:rsid w:val="00F17BB4"/>
    <w:rsid w:val="00F17DBF"/>
    <w:rsid w:val="00F20215"/>
    <w:rsid w:val="00F202F0"/>
    <w:rsid w:val="00F20334"/>
    <w:rsid w:val="00F205C7"/>
    <w:rsid w:val="00F2087A"/>
    <w:rsid w:val="00F20E56"/>
    <w:rsid w:val="00F21591"/>
    <w:rsid w:val="00F21662"/>
    <w:rsid w:val="00F21851"/>
    <w:rsid w:val="00F218D6"/>
    <w:rsid w:val="00F21DEC"/>
    <w:rsid w:val="00F21FEB"/>
    <w:rsid w:val="00F220F5"/>
    <w:rsid w:val="00F22120"/>
    <w:rsid w:val="00F2213C"/>
    <w:rsid w:val="00F22538"/>
    <w:rsid w:val="00F22743"/>
    <w:rsid w:val="00F22807"/>
    <w:rsid w:val="00F228BD"/>
    <w:rsid w:val="00F228E4"/>
    <w:rsid w:val="00F22AF5"/>
    <w:rsid w:val="00F2303D"/>
    <w:rsid w:val="00F231BE"/>
    <w:rsid w:val="00F23416"/>
    <w:rsid w:val="00F235A6"/>
    <w:rsid w:val="00F23B04"/>
    <w:rsid w:val="00F23CA8"/>
    <w:rsid w:val="00F23F8E"/>
    <w:rsid w:val="00F24323"/>
    <w:rsid w:val="00F2438A"/>
    <w:rsid w:val="00F243C6"/>
    <w:rsid w:val="00F245ED"/>
    <w:rsid w:val="00F24613"/>
    <w:rsid w:val="00F248A3"/>
    <w:rsid w:val="00F248FA"/>
    <w:rsid w:val="00F24B40"/>
    <w:rsid w:val="00F24BA0"/>
    <w:rsid w:val="00F24BEC"/>
    <w:rsid w:val="00F25011"/>
    <w:rsid w:val="00F250CE"/>
    <w:rsid w:val="00F252D7"/>
    <w:rsid w:val="00F25428"/>
    <w:rsid w:val="00F2562C"/>
    <w:rsid w:val="00F25688"/>
    <w:rsid w:val="00F257DA"/>
    <w:rsid w:val="00F25B70"/>
    <w:rsid w:val="00F25E72"/>
    <w:rsid w:val="00F25F25"/>
    <w:rsid w:val="00F26007"/>
    <w:rsid w:val="00F265BA"/>
    <w:rsid w:val="00F26B77"/>
    <w:rsid w:val="00F26C49"/>
    <w:rsid w:val="00F26FA4"/>
    <w:rsid w:val="00F27499"/>
    <w:rsid w:val="00F27A0D"/>
    <w:rsid w:val="00F27ACD"/>
    <w:rsid w:val="00F27C85"/>
    <w:rsid w:val="00F27D77"/>
    <w:rsid w:val="00F27DAE"/>
    <w:rsid w:val="00F27E1B"/>
    <w:rsid w:val="00F27F0A"/>
    <w:rsid w:val="00F301B1"/>
    <w:rsid w:val="00F302C7"/>
    <w:rsid w:val="00F303CB"/>
    <w:rsid w:val="00F311A1"/>
    <w:rsid w:val="00F3171E"/>
    <w:rsid w:val="00F31842"/>
    <w:rsid w:val="00F320D8"/>
    <w:rsid w:val="00F32288"/>
    <w:rsid w:val="00F3257B"/>
    <w:rsid w:val="00F32FFA"/>
    <w:rsid w:val="00F33A83"/>
    <w:rsid w:val="00F33E4B"/>
    <w:rsid w:val="00F33EF6"/>
    <w:rsid w:val="00F33F29"/>
    <w:rsid w:val="00F33F2A"/>
    <w:rsid w:val="00F33FAB"/>
    <w:rsid w:val="00F33FF9"/>
    <w:rsid w:val="00F3441E"/>
    <w:rsid w:val="00F34532"/>
    <w:rsid w:val="00F3487B"/>
    <w:rsid w:val="00F348B5"/>
    <w:rsid w:val="00F34A0F"/>
    <w:rsid w:val="00F34C56"/>
    <w:rsid w:val="00F34EE9"/>
    <w:rsid w:val="00F35276"/>
    <w:rsid w:val="00F3527A"/>
    <w:rsid w:val="00F354CF"/>
    <w:rsid w:val="00F35637"/>
    <w:rsid w:val="00F35755"/>
    <w:rsid w:val="00F35868"/>
    <w:rsid w:val="00F358EF"/>
    <w:rsid w:val="00F35B25"/>
    <w:rsid w:val="00F35CB0"/>
    <w:rsid w:val="00F35DA9"/>
    <w:rsid w:val="00F361CF"/>
    <w:rsid w:val="00F368B7"/>
    <w:rsid w:val="00F375B2"/>
    <w:rsid w:val="00F3783E"/>
    <w:rsid w:val="00F37C86"/>
    <w:rsid w:val="00F37E96"/>
    <w:rsid w:val="00F4026E"/>
    <w:rsid w:val="00F40532"/>
    <w:rsid w:val="00F4071E"/>
    <w:rsid w:val="00F40B5D"/>
    <w:rsid w:val="00F40BA6"/>
    <w:rsid w:val="00F40D3E"/>
    <w:rsid w:val="00F4125D"/>
    <w:rsid w:val="00F41452"/>
    <w:rsid w:val="00F415FD"/>
    <w:rsid w:val="00F41622"/>
    <w:rsid w:val="00F41675"/>
    <w:rsid w:val="00F41711"/>
    <w:rsid w:val="00F41E58"/>
    <w:rsid w:val="00F421C0"/>
    <w:rsid w:val="00F42302"/>
    <w:rsid w:val="00F425E4"/>
    <w:rsid w:val="00F42613"/>
    <w:rsid w:val="00F4263B"/>
    <w:rsid w:val="00F428F4"/>
    <w:rsid w:val="00F42A4C"/>
    <w:rsid w:val="00F42AC7"/>
    <w:rsid w:val="00F42AFE"/>
    <w:rsid w:val="00F42C00"/>
    <w:rsid w:val="00F42C1D"/>
    <w:rsid w:val="00F42DAA"/>
    <w:rsid w:val="00F42DB1"/>
    <w:rsid w:val="00F42E0D"/>
    <w:rsid w:val="00F4330A"/>
    <w:rsid w:val="00F433AA"/>
    <w:rsid w:val="00F4350E"/>
    <w:rsid w:val="00F435AC"/>
    <w:rsid w:val="00F435ED"/>
    <w:rsid w:val="00F43D8C"/>
    <w:rsid w:val="00F43D96"/>
    <w:rsid w:val="00F441AF"/>
    <w:rsid w:val="00F44251"/>
    <w:rsid w:val="00F44400"/>
    <w:rsid w:val="00F44476"/>
    <w:rsid w:val="00F44671"/>
    <w:rsid w:val="00F44745"/>
    <w:rsid w:val="00F44C36"/>
    <w:rsid w:val="00F4508C"/>
    <w:rsid w:val="00F4519D"/>
    <w:rsid w:val="00F45327"/>
    <w:rsid w:val="00F455A4"/>
    <w:rsid w:val="00F4562F"/>
    <w:rsid w:val="00F46265"/>
    <w:rsid w:val="00F4631C"/>
    <w:rsid w:val="00F46643"/>
    <w:rsid w:val="00F46690"/>
    <w:rsid w:val="00F466E2"/>
    <w:rsid w:val="00F46F07"/>
    <w:rsid w:val="00F47386"/>
    <w:rsid w:val="00F473C5"/>
    <w:rsid w:val="00F47457"/>
    <w:rsid w:val="00F47726"/>
    <w:rsid w:val="00F477A9"/>
    <w:rsid w:val="00F477AD"/>
    <w:rsid w:val="00F477EC"/>
    <w:rsid w:val="00F47836"/>
    <w:rsid w:val="00F478D2"/>
    <w:rsid w:val="00F47A2A"/>
    <w:rsid w:val="00F47AEF"/>
    <w:rsid w:val="00F47C01"/>
    <w:rsid w:val="00F502E9"/>
    <w:rsid w:val="00F5041C"/>
    <w:rsid w:val="00F50506"/>
    <w:rsid w:val="00F5071F"/>
    <w:rsid w:val="00F50759"/>
    <w:rsid w:val="00F5099B"/>
    <w:rsid w:val="00F50ED3"/>
    <w:rsid w:val="00F50F67"/>
    <w:rsid w:val="00F51297"/>
    <w:rsid w:val="00F51488"/>
    <w:rsid w:val="00F515AF"/>
    <w:rsid w:val="00F517FD"/>
    <w:rsid w:val="00F51AFF"/>
    <w:rsid w:val="00F51BAD"/>
    <w:rsid w:val="00F51BC5"/>
    <w:rsid w:val="00F51BC8"/>
    <w:rsid w:val="00F51E2F"/>
    <w:rsid w:val="00F52056"/>
    <w:rsid w:val="00F52061"/>
    <w:rsid w:val="00F52416"/>
    <w:rsid w:val="00F52556"/>
    <w:rsid w:val="00F525DC"/>
    <w:rsid w:val="00F527AF"/>
    <w:rsid w:val="00F52856"/>
    <w:rsid w:val="00F528ED"/>
    <w:rsid w:val="00F52A35"/>
    <w:rsid w:val="00F52B65"/>
    <w:rsid w:val="00F532B9"/>
    <w:rsid w:val="00F53620"/>
    <w:rsid w:val="00F537DB"/>
    <w:rsid w:val="00F5386D"/>
    <w:rsid w:val="00F53C32"/>
    <w:rsid w:val="00F53E30"/>
    <w:rsid w:val="00F541AB"/>
    <w:rsid w:val="00F5491E"/>
    <w:rsid w:val="00F54A0E"/>
    <w:rsid w:val="00F54B2F"/>
    <w:rsid w:val="00F54FF1"/>
    <w:rsid w:val="00F55057"/>
    <w:rsid w:val="00F552D3"/>
    <w:rsid w:val="00F553C3"/>
    <w:rsid w:val="00F553C7"/>
    <w:rsid w:val="00F55532"/>
    <w:rsid w:val="00F5579B"/>
    <w:rsid w:val="00F5584F"/>
    <w:rsid w:val="00F55A7A"/>
    <w:rsid w:val="00F56319"/>
    <w:rsid w:val="00F563F2"/>
    <w:rsid w:val="00F56442"/>
    <w:rsid w:val="00F56621"/>
    <w:rsid w:val="00F56A73"/>
    <w:rsid w:val="00F56B26"/>
    <w:rsid w:val="00F56BE4"/>
    <w:rsid w:val="00F56C75"/>
    <w:rsid w:val="00F56E3A"/>
    <w:rsid w:val="00F57093"/>
    <w:rsid w:val="00F5726F"/>
    <w:rsid w:val="00F574CC"/>
    <w:rsid w:val="00F577D1"/>
    <w:rsid w:val="00F579C8"/>
    <w:rsid w:val="00F57BEA"/>
    <w:rsid w:val="00F57D74"/>
    <w:rsid w:val="00F57EFB"/>
    <w:rsid w:val="00F57F4C"/>
    <w:rsid w:val="00F57FFB"/>
    <w:rsid w:val="00F6005E"/>
    <w:rsid w:val="00F60959"/>
    <w:rsid w:val="00F609D0"/>
    <w:rsid w:val="00F60A56"/>
    <w:rsid w:val="00F60B34"/>
    <w:rsid w:val="00F60EBC"/>
    <w:rsid w:val="00F60F09"/>
    <w:rsid w:val="00F60F13"/>
    <w:rsid w:val="00F61426"/>
    <w:rsid w:val="00F615F5"/>
    <w:rsid w:val="00F61688"/>
    <w:rsid w:val="00F616D6"/>
    <w:rsid w:val="00F61714"/>
    <w:rsid w:val="00F6175A"/>
    <w:rsid w:val="00F6186E"/>
    <w:rsid w:val="00F6188F"/>
    <w:rsid w:val="00F61CBC"/>
    <w:rsid w:val="00F61CF6"/>
    <w:rsid w:val="00F61D33"/>
    <w:rsid w:val="00F62150"/>
    <w:rsid w:val="00F62511"/>
    <w:rsid w:val="00F62B66"/>
    <w:rsid w:val="00F62D93"/>
    <w:rsid w:val="00F62E05"/>
    <w:rsid w:val="00F63296"/>
    <w:rsid w:val="00F63521"/>
    <w:rsid w:val="00F63607"/>
    <w:rsid w:val="00F63699"/>
    <w:rsid w:val="00F63955"/>
    <w:rsid w:val="00F63AAA"/>
    <w:rsid w:val="00F6412B"/>
    <w:rsid w:val="00F64165"/>
    <w:rsid w:val="00F64342"/>
    <w:rsid w:val="00F6434C"/>
    <w:rsid w:val="00F64475"/>
    <w:rsid w:val="00F6450C"/>
    <w:rsid w:val="00F645EB"/>
    <w:rsid w:val="00F64677"/>
    <w:rsid w:val="00F6476F"/>
    <w:rsid w:val="00F64A6F"/>
    <w:rsid w:val="00F64BE6"/>
    <w:rsid w:val="00F651E9"/>
    <w:rsid w:val="00F65607"/>
    <w:rsid w:val="00F656DD"/>
    <w:rsid w:val="00F65C62"/>
    <w:rsid w:val="00F65D33"/>
    <w:rsid w:val="00F66134"/>
    <w:rsid w:val="00F661E2"/>
    <w:rsid w:val="00F6625A"/>
    <w:rsid w:val="00F66545"/>
    <w:rsid w:val="00F665B1"/>
    <w:rsid w:val="00F665C8"/>
    <w:rsid w:val="00F667F5"/>
    <w:rsid w:val="00F6684B"/>
    <w:rsid w:val="00F669B6"/>
    <w:rsid w:val="00F66B2A"/>
    <w:rsid w:val="00F66EF4"/>
    <w:rsid w:val="00F671D1"/>
    <w:rsid w:val="00F671E8"/>
    <w:rsid w:val="00F672D8"/>
    <w:rsid w:val="00F67A8D"/>
    <w:rsid w:val="00F67B8C"/>
    <w:rsid w:val="00F67BD9"/>
    <w:rsid w:val="00F67E9E"/>
    <w:rsid w:val="00F67ECD"/>
    <w:rsid w:val="00F67FA8"/>
    <w:rsid w:val="00F70176"/>
    <w:rsid w:val="00F7046E"/>
    <w:rsid w:val="00F70744"/>
    <w:rsid w:val="00F70967"/>
    <w:rsid w:val="00F709AF"/>
    <w:rsid w:val="00F709CD"/>
    <w:rsid w:val="00F70A26"/>
    <w:rsid w:val="00F70EBA"/>
    <w:rsid w:val="00F70F6E"/>
    <w:rsid w:val="00F71629"/>
    <w:rsid w:val="00F71659"/>
    <w:rsid w:val="00F717DE"/>
    <w:rsid w:val="00F718BE"/>
    <w:rsid w:val="00F718C5"/>
    <w:rsid w:val="00F71B1A"/>
    <w:rsid w:val="00F71D38"/>
    <w:rsid w:val="00F71D40"/>
    <w:rsid w:val="00F71DEE"/>
    <w:rsid w:val="00F71E73"/>
    <w:rsid w:val="00F720BB"/>
    <w:rsid w:val="00F7210F"/>
    <w:rsid w:val="00F72225"/>
    <w:rsid w:val="00F72336"/>
    <w:rsid w:val="00F72597"/>
    <w:rsid w:val="00F72749"/>
    <w:rsid w:val="00F73091"/>
    <w:rsid w:val="00F73273"/>
    <w:rsid w:val="00F7482B"/>
    <w:rsid w:val="00F74AE6"/>
    <w:rsid w:val="00F74D09"/>
    <w:rsid w:val="00F751D1"/>
    <w:rsid w:val="00F75301"/>
    <w:rsid w:val="00F754FB"/>
    <w:rsid w:val="00F75694"/>
    <w:rsid w:val="00F75A7E"/>
    <w:rsid w:val="00F75D02"/>
    <w:rsid w:val="00F75D43"/>
    <w:rsid w:val="00F76240"/>
    <w:rsid w:val="00F76270"/>
    <w:rsid w:val="00F765A2"/>
    <w:rsid w:val="00F7699B"/>
    <w:rsid w:val="00F76A86"/>
    <w:rsid w:val="00F76B2C"/>
    <w:rsid w:val="00F76CCD"/>
    <w:rsid w:val="00F76D0D"/>
    <w:rsid w:val="00F76DE2"/>
    <w:rsid w:val="00F76E9F"/>
    <w:rsid w:val="00F77051"/>
    <w:rsid w:val="00F772E7"/>
    <w:rsid w:val="00F7748E"/>
    <w:rsid w:val="00F7750B"/>
    <w:rsid w:val="00F776E1"/>
    <w:rsid w:val="00F77A4F"/>
    <w:rsid w:val="00F77A84"/>
    <w:rsid w:val="00F77AF2"/>
    <w:rsid w:val="00F77B30"/>
    <w:rsid w:val="00F77F0D"/>
    <w:rsid w:val="00F801D8"/>
    <w:rsid w:val="00F80270"/>
    <w:rsid w:val="00F8031C"/>
    <w:rsid w:val="00F80657"/>
    <w:rsid w:val="00F80854"/>
    <w:rsid w:val="00F809F4"/>
    <w:rsid w:val="00F80B4B"/>
    <w:rsid w:val="00F80C63"/>
    <w:rsid w:val="00F81353"/>
    <w:rsid w:val="00F8185E"/>
    <w:rsid w:val="00F81AB6"/>
    <w:rsid w:val="00F81B8E"/>
    <w:rsid w:val="00F81DCC"/>
    <w:rsid w:val="00F81F9E"/>
    <w:rsid w:val="00F82172"/>
    <w:rsid w:val="00F82174"/>
    <w:rsid w:val="00F822D7"/>
    <w:rsid w:val="00F82409"/>
    <w:rsid w:val="00F82785"/>
    <w:rsid w:val="00F82B6B"/>
    <w:rsid w:val="00F82B8F"/>
    <w:rsid w:val="00F82C59"/>
    <w:rsid w:val="00F82C84"/>
    <w:rsid w:val="00F82E8E"/>
    <w:rsid w:val="00F82FF6"/>
    <w:rsid w:val="00F834F7"/>
    <w:rsid w:val="00F839C9"/>
    <w:rsid w:val="00F83A65"/>
    <w:rsid w:val="00F83E12"/>
    <w:rsid w:val="00F83E70"/>
    <w:rsid w:val="00F8401F"/>
    <w:rsid w:val="00F84087"/>
    <w:rsid w:val="00F84646"/>
    <w:rsid w:val="00F84D48"/>
    <w:rsid w:val="00F851D7"/>
    <w:rsid w:val="00F8524C"/>
    <w:rsid w:val="00F85319"/>
    <w:rsid w:val="00F8534F"/>
    <w:rsid w:val="00F854DA"/>
    <w:rsid w:val="00F8565D"/>
    <w:rsid w:val="00F85683"/>
    <w:rsid w:val="00F85765"/>
    <w:rsid w:val="00F8577E"/>
    <w:rsid w:val="00F85A0A"/>
    <w:rsid w:val="00F86069"/>
    <w:rsid w:val="00F860A1"/>
    <w:rsid w:val="00F86214"/>
    <w:rsid w:val="00F8633B"/>
    <w:rsid w:val="00F8677B"/>
    <w:rsid w:val="00F86A05"/>
    <w:rsid w:val="00F86A7F"/>
    <w:rsid w:val="00F86CEC"/>
    <w:rsid w:val="00F86ED2"/>
    <w:rsid w:val="00F874F1"/>
    <w:rsid w:val="00F879F9"/>
    <w:rsid w:val="00F87DB6"/>
    <w:rsid w:val="00F8DB66"/>
    <w:rsid w:val="00F9044D"/>
    <w:rsid w:val="00F90569"/>
    <w:rsid w:val="00F90794"/>
    <w:rsid w:val="00F908C7"/>
    <w:rsid w:val="00F90999"/>
    <w:rsid w:val="00F90ACD"/>
    <w:rsid w:val="00F90B0A"/>
    <w:rsid w:val="00F90DEF"/>
    <w:rsid w:val="00F9118F"/>
    <w:rsid w:val="00F91325"/>
    <w:rsid w:val="00F914B1"/>
    <w:rsid w:val="00F91551"/>
    <w:rsid w:val="00F9186F"/>
    <w:rsid w:val="00F91887"/>
    <w:rsid w:val="00F91C0A"/>
    <w:rsid w:val="00F91D5E"/>
    <w:rsid w:val="00F91E1F"/>
    <w:rsid w:val="00F91ED9"/>
    <w:rsid w:val="00F91F8A"/>
    <w:rsid w:val="00F9214A"/>
    <w:rsid w:val="00F92260"/>
    <w:rsid w:val="00F9239C"/>
    <w:rsid w:val="00F9257A"/>
    <w:rsid w:val="00F9260A"/>
    <w:rsid w:val="00F927A5"/>
    <w:rsid w:val="00F92B3F"/>
    <w:rsid w:val="00F92E2D"/>
    <w:rsid w:val="00F93160"/>
    <w:rsid w:val="00F93186"/>
    <w:rsid w:val="00F93296"/>
    <w:rsid w:val="00F93580"/>
    <w:rsid w:val="00F936C0"/>
    <w:rsid w:val="00F9395C"/>
    <w:rsid w:val="00F93BAA"/>
    <w:rsid w:val="00F93BC1"/>
    <w:rsid w:val="00F94051"/>
    <w:rsid w:val="00F942A0"/>
    <w:rsid w:val="00F942CB"/>
    <w:rsid w:val="00F946E4"/>
    <w:rsid w:val="00F94B52"/>
    <w:rsid w:val="00F94D97"/>
    <w:rsid w:val="00F94E04"/>
    <w:rsid w:val="00F94EA7"/>
    <w:rsid w:val="00F950B8"/>
    <w:rsid w:val="00F950C6"/>
    <w:rsid w:val="00F9581B"/>
    <w:rsid w:val="00F95BC3"/>
    <w:rsid w:val="00F95BEA"/>
    <w:rsid w:val="00F95E07"/>
    <w:rsid w:val="00F960F2"/>
    <w:rsid w:val="00F962F4"/>
    <w:rsid w:val="00F9645B"/>
    <w:rsid w:val="00F968EF"/>
    <w:rsid w:val="00F96B5D"/>
    <w:rsid w:val="00F96CDF"/>
    <w:rsid w:val="00F9720F"/>
    <w:rsid w:val="00F97297"/>
    <w:rsid w:val="00F97325"/>
    <w:rsid w:val="00F973FF"/>
    <w:rsid w:val="00F975D8"/>
    <w:rsid w:val="00F97ABF"/>
    <w:rsid w:val="00F97AFB"/>
    <w:rsid w:val="00F97DDA"/>
    <w:rsid w:val="00FA00C4"/>
    <w:rsid w:val="00FA0214"/>
    <w:rsid w:val="00FA021D"/>
    <w:rsid w:val="00FA032D"/>
    <w:rsid w:val="00FA0A25"/>
    <w:rsid w:val="00FA0D00"/>
    <w:rsid w:val="00FA17D1"/>
    <w:rsid w:val="00FA251B"/>
    <w:rsid w:val="00FA27CD"/>
    <w:rsid w:val="00FA2D26"/>
    <w:rsid w:val="00FA2E04"/>
    <w:rsid w:val="00FA311A"/>
    <w:rsid w:val="00FA3198"/>
    <w:rsid w:val="00FA3534"/>
    <w:rsid w:val="00FA36DF"/>
    <w:rsid w:val="00FA3B98"/>
    <w:rsid w:val="00FA3DB8"/>
    <w:rsid w:val="00FA3E20"/>
    <w:rsid w:val="00FA3F6E"/>
    <w:rsid w:val="00FA41A5"/>
    <w:rsid w:val="00FA4773"/>
    <w:rsid w:val="00FA477D"/>
    <w:rsid w:val="00FA4A57"/>
    <w:rsid w:val="00FA4B58"/>
    <w:rsid w:val="00FA4D68"/>
    <w:rsid w:val="00FA4F33"/>
    <w:rsid w:val="00FA511A"/>
    <w:rsid w:val="00FA561D"/>
    <w:rsid w:val="00FA5AF8"/>
    <w:rsid w:val="00FA5F8C"/>
    <w:rsid w:val="00FA62C8"/>
    <w:rsid w:val="00FA6344"/>
    <w:rsid w:val="00FA6498"/>
    <w:rsid w:val="00FA6516"/>
    <w:rsid w:val="00FA66B9"/>
    <w:rsid w:val="00FA682E"/>
    <w:rsid w:val="00FA68A4"/>
    <w:rsid w:val="00FA724A"/>
    <w:rsid w:val="00FA7B67"/>
    <w:rsid w:val="00FA7F47"/>
    <w:rsid w:val="00FA7F74"/>
    <w:rsid w:val="00FA7FB5"/>
    <w:rsid w:val="00FB0075"/>
    <w:rsid w:val="00FB02EF"/>
    <w:rsid w:val="00FB04CB"/>
    <w:rsid w:val="00FB0669"/>
    <w:rsid w:val="00FB080B"/>
    <w:rsid w:val="00FB0A47"/>
    <w:rsid w:val="00FB0B62"/>
    <w:rsid w:val="00FB0E47"/>
    <w:rsid w:val="00FB108C"/>
    <w:rsid w:val="00FB1222"/>
    <w:rsid w:val="00FB1230"/>
    <w:rsid w:val="00FB14CB"/>
    <w:rsid w:val="00FB1520"/>
    <w:rsid w:val="00FB15A5"/>
    <w:rsid w:val="00FB1805"/>
    <w:rsid w:val="00FB1809"/>
    <w:rsid w:val="00FB18D4"/>
    <w:rsid w:val="00FB1A97"/>
    <w:rsid w:val="00FB1C0B"/>
    <w:rsid w:val="00FB2579"/>
    <w:rsid w:val="00FB25EF"/>
    <w:rsid w:val="00FB265D"/>
    <w:rsid w:val="00FB26A4"/>
    <w:rsid w:val="00FB297E"/>
    <w:rsid w:val="00FB2B0B"/>
    <w:rsid w:val="00FB2B18"/>
    <w:rsid w:val="00FB2B97"/>
    <w:rsid w:val="00FB3170"/>
    <w:rsid w:val="00FB31B0"/>
    <w:rsid w:val="00FB33A7"/>
    <w:rsid w:val="00FB3929"/>
    <w:rsid w:val="00FB3AB9"/>
    <w:rsid w:val="00FB3BAE"/>
    <w:rsid w:val="00FB3CE8"/>
    <w:rsid w:val="00FB41A0"/>
    <w:rsid w:val="00FB41AC"/>
    <w:rsid w:val="00FB4344"/>
    <w:rsid w:val="00FB4564"/>
    <w:rsid w:val="00FB4645"/>
    <w:rsid w:val="00FB49EE"/>
    <w:rsid w:val="00FB4AEA"/>
    <w:rsid w:val="00FB4F49"/>
    <w:rsid w:val="00FB4F5F"/>
    <w:rsid w:val="00FB500B"/>
    <w:rsid w:val="00FB53A5"/>
    <w:rsid w:val="00FB53B2"/>
    <w:rsid w:val="00FB58AD"/>
    <w:rsid w:val="00FB5A12"/>
    <w:rsid w:val="00FB600E"/>
    <w:rsid w:val="00FB628E"/>
    <w:rsid w:val="00FB62E4"/>
    <w:rsid w:val="00FB64A0"/>
    <w:rsid w:val="00FB6648"/>
    <w:rsid w:val="00FB6A76"/>
    <w:rsid w:val="00FB6AA0"/>
    <w:rsid w:val="00FB74C5"/>
    <w:rsid w:val="00FB7933"/>
    <w:rsid w:val="00FB7D6F"/>
    <w:rsid w:val="00FB7EFE"/>
    <w:rsid w:val="00FC0274"/>
    <w:rsid w:val="00FC04ED"/>
    <w:rsid w:val="00FC04FD"/>
    <w:rsid w:val="00FC06FF"/>
    <w:rsid w:val="00FC08C3"/>
    <w:rsid w:val="00FC0964"/>
    <w:rsid w:val="00FC0B76"/>
    <w:rsid w:val="00FC0C39"/>
    <w:rsid w:val="00FC0CD3"/>
    <w:rsid w:val="00FC0FE7"/>
    <w:rsid w:val="00FC143F"/>
    <w:rsid w:val="00FC160E"/>
    <w:rsid w:val="00FC1711"/>
    <w:rsid w:val="00FC177C"/>
    <w:rsid w:val="00FC18C4"/>
    <w:rsid w:val="00FC1998"/>
    <w:rsid w:val="00FC1B37"/>
    <w:rsid w:val="00FC1B74"/>
    <w:rsid w:val="00FC1B76"/>
    <w:rsid w:val="00FC1D4B"/>
    <w:rsid w:val="00FC2019"/>
    <w:rsid w:val="00FC21F9"/>
    <w:rsid w:val="00FC2468"/>
    <w:rsid w:val="00FC25AB"/>
    <w:rsid w:val="00FC2900"/>
    <w:rsid w:val="00FC29DE"/>
    <w:rsid w:val="00FC2A3F"/>
    <w:rsid w:val="00FC2B01"/>
    <w:rsid w:val="00FC2C7A"/>
    <w:rsid w:val="00FC2D59"/>
    <w:rsid w:val="00FC2E22"/>
    <w:rsid w:val="00FC2F37"/>
    <w:rsid w:val="00FC2FE9"/>
    <w:rsid w:val="00FC3137"/>
    <w:rsid w:val="00FC335F"/>
    <w:rsid w:val="00FC33BB"/>
    <w:rsid w:val="00FC33D4"/>
    <w:rsid w:val="00FC35CF"/>
    <w:rsid w:val="00FC387C"/>
    <w:rsid w:val="00FC388B"/>
    <w:rsid w:val="00FC39A6"/>
    <w:rsid w:val="00FC3C9F"/>
    <w:rsid w:val="00FC3D60"/>
    <w:rsid w:val="00FC3DDF"/>
    <w:rsid w:val="00FC3FE7"/>
    <w:rsid w:val="00FC407E"/>
    <w:rsid w:val="00FC4575"/>
    <w:rsid w:val="00FC477E"/>
    <w:rsid w:val="00FC478D"/>
    <w:rsid w:val="00FC4899"/>
    <w:rsid w:val="00FC4A3F"/>
    <w:rsid w:val="00FC50D7"/>
    <w:rsid w:val="00FC5388"/>
    <w:rsid w:val="00FC53C7"/>
    <w:rsid w:val="00FC53E2"/>
    <w:rsid w:val="00FC5640"/>
    <w:rsid w:val="00FC58B1"/>
    <w:rsid w:val="00FC59BF"/>
    <w:rsid w:val="00FC59C9"/>
    <w:rsid w:val="00FC5B91"/>
    <w:rsid w:val="00FC5E80"/>
    <w:rsid w:val="00FC619C"/>
    <w:rsid w:val="00FC61FD"/>
    <w:rsid w:val="00FC6239"/>
    <w:rsid w:val="00FC6949"/>
    <w:rsid w:val="00FC6A89"/>
    <w:rsid w:val="00FC6B4C"/>
    <w:rsid w:val="00FC6E0E"/>
    <w:rsid w:val="00FC6F01"/>
    <w:rsid w:val="00FC707E"/>
    <w:rsid w:val="00FC714C"/>
    <w:rsid w:val="00FC761F"/>
    <w:rsid w:val="00FC7B58"/>
    <w:rsid w:val="00FC7D40"/>
    <w:rsid w:val="00FD023A"/>
    <w:rsid w:val="00FD092C"/>
    <w:rsid w:val="00FD0943"/>
    <w:rsid w:val="00FD09C2"/>
    <w:rsid w:val="00FD0AAF"/>
    <w:rsid w:val="00FD0D3B"/>
    <w:rsid w:val="00FD12E0"/>
    <w:rsid w:val="00FD132C"/>
    <w:rsid w:val="00FD14B8"/>
    <w:rsid w:val="00FD1654"/>
    <w:rsid w:val="00FD17E4"/>
    <w:rsid w:val="00FD190A"/>
    <w:rsid w:val="00FD194C"/>
    <w:rsid w:val="00FD1978"/>
    <w:rsid w:val="00FD1B3D"/>
    <w:rsid w:val="00FD1B93"/>
    <w:rsid w:val="00FD1DB6"/>
    <w:rsid w:val="00FD1E3E"/>
    <w:rsid w:val="00FD1E4E"/>
    <w:rsid w:val="00FD1F7B"/>
    <w:rsid w:val="00FD2031"/>
    <w:rsid w:val="00FD2434"/>
    <w:rsid w:val="00FD2440"/>
    <w:rsid w:val="00FD24D2"/>
    <w:rsid w:val="00FD272E"/>
    <w:rsid w:val="00FD2805"/>
    <w:rsid w:val="00FD2840"/>
    <w:rsid w:val="00FD2B72"/>
    <w:rsid w:val="00FD2E47"/>
    <w:rsid w:val="00FD3541"/>
    <w:rsid w:val="00FD3ABC"/>
    <w:rsid w:val="00FD3AEE"/>
    <w:rsid w:val="00FD3B90"/>
    <w:rsid w:val="00FD3CF4"/>
    <w:rsid w:val="00FD4162"/>
    <w:rsid w:val="00FD416F"/>
    <w:rsid w:val="00FD4389"/>
    <w:rsid w:val="00FD4511"/>
    <w:rsid w:val="00FD46CD"/>
    <w:rsid w:val="00FD485E"/>
    <w:rsid w:val="00FD488B"/>
    <w:rsid w:val="00FD48CB"/>
    <w:rsid w:val="00FD4CAF"/>
    <w:rsid w:val="00FD4EDC"/>
    <w:rsid w:val="00FD503A"/>
    <w:rsid w:val="00FD50C3"/>
    <w:rsid w:val="00FD525F"/>
    <w:rsid w:val="00FD5405"/>
    <w:rsid w:val="00FD55C7"/>
    <w:rsid w:val="00FD5A61"/>
    <w:rsid w:val="00FD5AEC"/>
    <w:rsid w:val="00FD5C26"/>
    <w:rsid w:val="00FD5D40"/>
    <w:rsid w:val="00FD5DBB"/>
    <w:rsid w:val="00FD5DD1"/>
    <w:rsid w:val="00FD5EC6"/>
    <w:rsid w:val="00FD6034"/>
    <w:rsid w:val="00FD60C7"/>
    <w:rsid w:val="00FD646C"/>
    <w:rsid w:val="00FD6528"/>
    <w:rsid w:val="00FD6643"/>
    <w:rsid w:val="00FD6B30"/>
    <w:rsid w:val="00FD6CB3"/>
    <w:rsid w:val="00FD793C"/>
    <w:rsid w:val="00FD79B7"/>
    <w:rsid w:val="00FE0051"/>
    <w:rsid w:val="00FE0126"/>
    <w:rsid w:val="00FE0375"/>
    <w:rsid w:val="00FE07DE"/>
    <w:rsid w:val="00FE0B4A"/>
    <w:rsid w:val="00FE0B84"/>
    <w:rsid w:val="00FE0BC4"/>
    <w:rsid w:val="00FE0CC8"/>
    <w:rsid w:val="00FE10EC"/>
    <w:rsid w:val="00FE10F1"/>
    <w:rsid w:val="00FE10FF"/>
    <w:rsid w:val="00FE127A"/>
    <w:rsid w:val="00FE1417"/>
    <w:rsid w:val="00FE14BF"/>
    <w:rsid w:val="00FE14E1"/>
    <w:rsid w:val="00FE171B"/>
    <w:rsid w:val="00FE18AC"/>
    <w:rsid w:val="00FE18EC"/>
    <w:rsid w:val="00FE1C5F"/>
    <w:rsid w:val="00FE1C67"/>
    <w:rsid w:val="00FE223D"/>
    <w:rsid w:val="00FE22AE"/>
    <w:rsid w:val="00FE237C"/>
    <w:rsid w:val="00FE24A7"/>
    <w:rsid w:val="00FE2736"/>
    <w:rsid w:val="00FE2899"/>
    <w:rsid w:val="00FE28DF"/>
    <w:rsid w:val="00FE2A2C"/>
    <w:rsid w:val="00FE2C34"/>
    <w:rsid w:val="00FE3181"/>
    <w:rsid w:val="00FE31B4"/>
    <w:rsid w:val="00FE33D5"/>
    <w:rsid w:val="00FE35E2"/>
    <w:rsid w:val="00FE36EE"/>
    <w:rsid w:val="00FE389D"/>
    <w:rsid w:val="00FE39B0"/>
    <w:rsid w:val="00FE3A9B"/>
    <w:rsid w:val="00FE3CE4"/>
    <w:rsid w:val="00FE3FF2"/>
    <w:rsid w:val="00FE409C"/>
    <w:rsid w:val="00FE4642"/>
    <w:rsid w:val="00FE4742"/>
    <w:rsid w:val="00FE4B3D"/>
    <w:rsid w:val="00FE5075"/>
    <w:rsid w:val="00FE53AD"/>
    <w:rsid w:val="00FE54A2"/>
    <w:rsid w:val="00FE54CE"/>
    <w:rsid w:val="00FE5A5F"/>
    <w:rsid w:val="00FE5C1D"/>
    <w:rsid w:val="00FE5ED1"/>
    <w:rsid w:val="00FE6086"/>
    <w:rsid w:val="00FE60F4"/>
    <w:rsid w:val="00FE63D4"/>
    <w:rsid w:val="00FE6732"/>
    <w:rsid w:val="00FE68A1"/>
    <w:rsid w:val="00FE6F83"/>
    <w:rsid w:val="00FE6F9A"/>
    <w:rsid w:val="00FE70FD"/>
    <w:rsid w:val="00FE711B"/>
    <w:rsid w:val="00FE7169"/>
    <w:rsid w:val="00FE721C"/>
    <w:rsid w:val="00FE7264"/>
    <w:rsid w:val="00FE75C0"/>
    <w:rsid w:val="00FE7A52"/>
    <w:rsid w:val="00FE7A5D"/>
    <w:rsid w:val="00FE7AFE"/>
    <w:rsid w:val="00FE7CAF"/>
    <w:rsid w:val="00FE7E45"/>
    <w:rsid w:val="00FF027C"/>
    <w:rsid w:val="00FF0633"/>
    <w:rsid w:val="00FF06C3"/>
    <w:rsid w:val="00FF0847"/>
    <w:rsid w:val="00FF08A7"/>
    <w:rsid w:val="00FF0AA1"/>
    <w:rsid w:val="00FF1008"/>
    <w:rsid w:val="00FF1245"/>
    <w:rsid w:val="00FF1458"/>
    <w:rsid w:val="00FF1476"/>
    <w:rsid w:val="00FF1A45"/>
    <w:rsid w:val="00FF1ABA"/>
    <w:rsid w:val="00FF1DBC"/>
    <w:rsid w:val="00FF1F5B"/>
    <w:rsid w:val="00FF21B8"/>
    <w:rsid w:val="00FF268E"/>
    <w:rsid w:val="00FF2E9C"/>
    <w:rsid w:val="00FF2F29"/>
    <w:rsid w:val="00FF329F"/>
    <w:rsid w:val="00FF3592"/>
    <w:rsid w:val="00FF37BC"/>
    <w:rsid w:val="00FF3C07"/>
    <w:rsid w:val="00FF3D45"/>
    <w:rsid w:val="00FF3D60"/>
    <w:rsid w:val="00FF3DA1"/>
    <w:rsid w:val="00FF4157"/>
    <w:rsid w:val="00FF46CF"/>
    <w:rsid w:val="00FF471D"/>
    <w:rsid w:val="00FF479A"/>
    <w:rsid w:val="00FF490D"/>
    <w:rsid w:val="00FF49E3"/>
    <w:rsid w:val="00FF4ABE"/>
    <w:rsid w:val="00FF4BF0"/>
    <w:rsid w:val="00FF4E32"/>
    <w:rsid w:val="00FF4FE5"/>
    <w:rsid w:val="00FF5617"/>
    <w:rsid w:val="00FF5747"/>
    <w:rsid w:val="00FF583F"/>
    <w:rsid w:val="00FF59CB"/>
    <w:rsid w:val="00FF5BBB"/>
    <w:rsid w:val="00FF5FBC"/>
    <w:rsid w:val="00FF5FCE"/>
    <w:rsid w:val="00FF6239"/>
    <w:rsid w:val="00FF636E"/>
    <w:rsid w:val="00FF67BB"/>
    <w:rsid w:val="00FF680D"/>
    <w:rsid w:val="00FF682A"/>
    <w:rsid w:val="00FF6E05"/>
    <w:rsid w:val="00FF6FB1"/>
    <w:rsid w:val="00FF783F"/>
    <w:rsid w:val="00FF797D"/>
    <w:rsid w:val="00FF7A98"/>
    <w:rsid w:val="00FF7C7F"/>
    <w:rsid w:val="00FF7CAA"/>
    <w:rsid w:val="01013708"/>
    <w:rsid w:val="010291F7"/>
    <w:rsid w:val="010B1735"/>
    <w:rsid w:val="010E9581"/>
    <w:rsid w:val="0111340F"/>
    <w:rsid w:val="0111F39E"/>
    <w:rsid w:val="011406EF"/>
    <w:rsid w:val="011542BE"/>
    <w:rsid w:val="011B2AFA"/>
    <w:rsid w:val="011F8210"/>
    <w:rsid w:val="01257805"/>
    <w:rsid w:val="0128A7A4"/>
    <w:rsid w:val="012C20B8"/>
    <w:rsid w:val="012CB686"/>
    <w:rsid w:val="01309C6C"/>
    <w:rsid w:val="01318039"/>
    <w:rsid w:val="0138E799"/>
    <w:rsid w:val="014BFAA3"/>
    <w:rsid w:val="014C2EA5"/>
    <w:rsid w:val="014C6036"/>
    <w:rsid w:val="014EC63F"/>
    <w:rsid w:val="014F0D58"/>
    <w:rsid w:val="01519FE0"/>
    <w:rsid w:val="0159086D"/>
    <w:rsid w:val="015E5A0A"/>
    <w:rsid w:val="01668685"/>
    <w:rsid w:val="016B52A7"/>
    <w:rsid w:val="016F6C04"/>
    <w:rsid w:val="01727E20"/>
    <w:rsid w:val="0178B1A4"/>
    <w:rsid w:val="017ACD20"/>
    <w:rsid w:val="018C055A"/>
    <w:rsid w:val="018DF9F4"/>
    <w:rsid w:val="019018D2"/>
    <w:rsid w:val="0193BFAC"/>
    <w:rsid w:val="019A35E0"/>
    <w:rsid w:val="01A079D5"/>
    <w:rsid w:val="01A3F965"/>
    <w:rsid w:val="01A69381"/>
    <w:rsid w:val="01A7AE4D"/>
    <w:rsid w:val="01B075C9"/>
    <w:rsid w:val="01B10B92"/>
    <w:rsid w:val="01BAF289"/>
    <w:rsid w:val="01BD00F2"/>
    <w:rsid w:val="01C11D42"/>
    <w:rsid w:val="01C21A0F"/>
    <w:rsid w:val="01C5320A"/>
    <w:rsid w:val="01CA67F3"/>
    <w:rsid w:val="01D4F90D"/>
    <w:rsid w:val="01D8E406"/>
    <w:rsid w:val="01DB868F"/>
    <w:rsid w:val="01E59990"/>
    <w:rsid w:val="01E78747"/>
    <w:rsid w:val="01EC2AE8"/>
    <w:rsid w:val="01F0AE9E"/>
    <w:rsid w:val="01F43475"/>
    <w:rsid w:val="01F63506"/>
    <w:rsid w:val="01F8B18E"/>
    <w:rsid w:val="0207A630"/>
    <w:rsid w:val="02096BF8"/>
    <w:rsid w:val="0209E6D3"/>
    <w:rsid w:val="020FDC45"/>
    <w:rsid w:val="02102A8E"/>
    <w:rsid w:val="021A15EF"/>
    <w:rsid w:val="021A58F5"/>
    <w:rsid w:val="021CF83C"/>
    <w:rsid w:val="021D6298"/>
    <w:rsid w:val="021DA031"/>
    <w:rsid w:val="02241558"/>
    <w:rsid w:val="02288A0E"/>
    <w:rsid w:val="02296DD5"/>
    <w:rsid w:val="022D8C61"/>
    <w:rsid w:val="0231252C"/>
    <w:rsid w:val="02317AEF"/>
    <w:rsid w:val="0231CF40"/>
    <w:rsid w:val="023266E2"/>
    <w:rsid w:val="02337DED"/>
    <w:rsid w:val="02353697"/>
    <w:rsid w:val="02355ED4"/>
    <w:rsid w:val="0235EAB5"/>
    <w:rsid w:val="0238CDD3"/>
    <w:rsid w:val="024286DD"/>
    <w:rsid w:val="0242A360"/>
    <w:rsid w:val="0243C6D9"/>
    <w:rsid w:val="02479017"/>
    <w:rsid w:val="024B5ACD"/>
    <w:rsid w:val="02524866"/>
    <w:rsid w:val="025A4B1F"/>
    <w:rsid w:val="025D5BBB"/>
    <w:rsid w:val="025E27D7"/>
    <w:rsid w:val="0266DC0C"/>
    <w:rsid w:val="02675639"/>
    <w:rsid w:val="026AA6CC"/>
    <w:rsid w:val="028CC65A"/>
    <w:rsid w:val="028E5416"/>
    <w:rsid w:val="0292F314"/>
    <w:rsid w:val="0298F85C"/>
    <w:rsid w:val="029B2DA5"/>
    <w:rsid w:val="02A34258"/>
    <w:rsid w:val="02A976A2"/>
    <w:rsid w:val="02AA7F58"/>
    <w:rsid w:val="02AE6F99"/>
    <w:rsid w:val="02AF4CF4"/>
    <w:rsid w:val="02B9B140"/>
    <w:rsid w:val="02BEA5E4"/>
    <w:rsid w:val="02CAC303"/>
    <w:rsid w:val="02CAE091"/>
    <w:rsid w:val="02CDD9A1"/>
    <w:rsid w:val="02D0B18A"/>
    <w:rsid w:val="02D1682E"/>
    <w:rsid w:val="02D25F2F"/>
    <w:rsid w:val="02D89292"/>
    <w:rsid w:val="02E16A6C"/>
    <w:rsid w:val="02E7A59A"/>
    <w:rsid w:val="02F01CF9"/>
    <w:rsid w:val="02F2E9C5"/>
    <w:rsid w:val="02FA0BAE"/>
    <w:rsid w:val="02FA5082"/>
    <w:rsid w:val="02FA7B3C"/>
    <w:rsid w:val="02FC6B1B"/>
    <w:rsid w:val="02FE22A1"/>
    <w:rsid w:val="0301805B"/>
    <w:rsid w:val="0301A0E3"/>
    <w:rsid w:val="030B89B7"/>
    <w:rsid w:val="030BB98F"/>
    <w:rsid w:val="0310902E"/>
    <w:rsid w:val="0314220B"/>
    <w:rsid w:val="03172E10"/>
    <w:rsid w:val="031833D6"/>
    <w:rsid w:val="031FA92E"/>
    <w:rsid w:val="03202528"/>
    <w:rsid w:val="03235D54"/>
    <w:rsid w:val="032606C2"/>
    <w:rsid w:val="0332DEE2"/>
    <w:rsid w:val="033592F9"/>
    <w:rsid w:val="033743C3"/>
    <w:rsid w:val="034AE8AB"/>
    <w:rsid w:val="03522D7C"/>
    <w:rsid w:val="0352E03F"/>
    <w:rsid w:val="03604E4F"/>
    <w:rsid w:val="036F857B"/>
    <w:rsid w:val="0373489A"/>
    <w:rsid w:val="0375D7C4"/>
    <w:rsid w:val="03765029"/>
    <w:rsid w:val="037F3798"/>
    <w:rsid w:val="038578CB"/>
    <w:rsid w:val="03871F04"/>
    <w:rsid w:val="03898205"/>
    <w:rsid w:val="038A60CC"/>
    <w:rsid w:val="0390B7E0"/>
    <w:rsid w:val="03961009"/>
    <w:rsid w:val="039658E7"/>
    <w:rsid w:val="039C53E3"/>
    <w:rsid w:val="03A4CF2C"/>
    <w:rsid w:val="03A8E65C"/>
    <w:rsid w:val="03AAEB45"/>
    <w:rsid w:val="03AB3AE8"/>
    <w:rsid w:val="03ADFD1A"/>
    <w:rsid w:val="03AF4B4C"/>
    <w:rsid w:val="03AF7DB7"/>
    <w:rsid w:val="03B213B9"/>
    <w:rsid w:val="03BE6885"/>
    <w:rsid w:val="03BF0221"/>
    <w:rsid w:val="03C4AD1D"/>
    <w:rsid w:val="03C69AA7"/>
    <w:rsid w:val="03CB4032"/>
    <w:rsid w:val="03CEFDD8"/>
    <w:rsid w:val="03D1A77B"/>
    <w:rsid w:val="03D1D1DD"/>
    <w:rsid w:val="03D37C7D"/>
    <w:rsid w:val="03D8EE8D"/>
    <w:rsid w:val="03E156DB"/>
    <w:rsid w:val="03E1EA22"/>
    <w:rsid w:val="03E208BA"/>
    <w:rsid w:val="03E63B94"/>
    <w:rsid w:val="03E703CB"/>
    <w:rsid w:val="03F513EE"/>
    <w:rsid w:val="03F694E3"/>
    <w:rsid w:val="03F9E1BE"/>
    <w:rsid w:val="03FA435A"/>
    <w:rsid w:val="04031E84"/>
    <w:rsid w:val="040A8EDE"/>
    <w:rsid w:val="040B07A7"/>
    <w:rsid w:val="040D0807"/>
    <w:rsid w:val="040E5B24"/>
    <w:rsid w:val="041C5707"/>
    <w:rsid w:val="04224C39"/>
    <w:rsid w:val="0425C2F0"/>
    <w:rsid w:val="0427836A"/>
    <w:rsid w:val="042CFDC4"/>
    <w:rsid w:val="04348F1C"/>
    <w:rsid w:val="043691AB"/>
    <w:rsid w:val="043B3913"/>
    <w:rsid w:val="0441B5F1"/>
    <w:rsid w:val="04441A6F"/>
    <w:rsid w:val="044530DD"/>
    <w:rsid w:val="0449D8C0"/>
    <w:rsid w:val="044C7D32"/>
    <w:rsid w:val="0454D362"/>
    <w:rsid w:val="045B058A"/>
    <w:rsid w:val="04642919"/>
    <w:rsid w:val="0465DAAC"/>
    <w:rsid w:val="046A7C28"/>
    <w:rsid w:val="04716EDA"/>
    <w:rsid w:val="04813CCD"/>
    <w:rsid w:val="0487CC79"/>
    <w:rsid w:val="0488743E"/>
    <w:rsid w:val="0488BB7E"/>
    <w:rsid w:val="049027EE"/>
    <w:rsid w:val="04962F16"/>
    <w:rsid w:val="04972D17"/>
    <w:rsid w:val="049A25B5"/>
    <w:rsid w:val="04A072F6"/>
    <w:rsid w:val="04A96F3A"/>
    <w:rsid w:val="04AD8BFE"/>
    <w:rsid w:val="04AE8AEC"/>
    <w:rsid w:val="04B41BA9"/>
    <w:rsid w:val="04B6FF14"/>
    <w:rsid w:val="04BADABF"/>
    <w:rsid w:val="04C171B3"/>
    <w:rsid w:val="04C22415"/>
    <w:rsid w:val="04C68792"/>
    <w:rsid w:val="04C72C8F"/>
    <w:rsid w:val="04C96D85"/>
    <w:rsid w:val="04CDCB97"/>
    <w:rsid w:val="04D2CC0C"/>
    <w:rsid w:val="04D98F79"/>
    <w:rsid w:val="04DC8DA1"/>
    <w:rsid w:val="04E47370"/>
    <w:rsid w:val="04E8AC08"/>
    <w:rsid w:val="04EF3ABE"/>
    <w:rsid w:val="04F46467"/>
    <w:rsid w:val="04F56BFD"/>
    <w:rsid w:val="04F87779"/>
    <w:rsid w:val="04FAAAC9"/>
    <w:rsid w:val="04FE4B57"/>
    <w:rsid w:val="0505D76A"/>
    <w:rsid w:val="05072B46"/>
    <w:rsid w:val="0507E75A"/>
    <w:rsid w:val="051139F8"/>
    <w:rsid w:val="051AB6B0"/>
    <w:rsid w:val="051ABDA6"/>
    <w:rsid w:val="0522541A"/>
    <w:rsid w:val="052513CC"/>
    <w:rsid w:val="052560DB"/>
    <w:rsid w:val="0526A48C"/>
    <w:rsid w:val="052B15ED"/>
    <w:rsid w:val="052F3DC8"/>
    <w:rsid w:val="05332240"/>
    <w:rsid w:val="0538833D"/>
    <w:rsid w:val="0545DEFD"/>
    <w:rsid w:val="05545E66"/>
    <w:rsid w:val="055807D5"/>
    <w:rsid w:val="0569CBC1"/>
    <w:rsid w:val="056AAD5B"/>
    <w:rsid w:val="0579A6D7"/>
    <w:rsid w:val="058BDA05"/>
    <w:rsid w:val="058E0751"/>
    <w:rsid w:val="0593F394"/>
    <w:rsid w:val="0596BDF6"/>
    <w:rsid w:val="05994730"/>
    <w:rsid w:val="059AC1F2"/>
    <w:rsid w:val="05A256CB"/>
    <w:rsid w:val="05A605C1"/>
    <w:rsid w:val="05A72F22"/>
    <w:rsid w:val="05ACD916"/>
    <w:rsid w:val="05B930B2"/>
    <w:rsid w:val="05BEDDEC"/>
    <w:rsid w:val="05C2F03D"/>
    <w:rsid w:val="05CCF334"/>
    <w:rsid w:val="05CEA37D"/>
    <w:rsid w:val="05D07F64"/>
    <w:rsid w:val="05D395EA"/>
    <w:rsid w:val="05D69AC1"/>
    <w:rsid w:val="05D74E56"/>
    <w:rsid w:val="05D788F3"/>
    <w:rsid w:val="05DAD6FC"/>
    <w:rsid w:val="05DC69A5"/>
    <w:rsid w:val="05E513FA"/>
    <w:rsid w:val="05EC490C"/>
    <w:rsid w:val="05EC5643"/>
    <w:rsid w:val="05EC719F"/>
    <w:rsid w:val="05ED29DE"/>
    <w:rsid w:val="05EED503"/>
    <w:rsid w:val="05F0D6CE"/>
    <w:rsid w:val="05F630EE"/>
    <w:rsid w:val="05F7892E"/>
    <w:rsid w:val="0601FDA8"/>
    <w:rsid w:val="0606F2D8"/>
    <w:rsid w:val="06087A30"/>
    <w:rsid w:val="060CC373"/>
    <w:rsid w:val="06122163"/>
    <w:rsid w:val="06140861"/>
    <w:rsid w:val="062BCBB7"/>
    <w:rsid w:val="062EBE49"/>
    <w:rsid w:val="0638BF73"/>
    <w:rsid w:val="063D3DF2"/>
    <w:rsid w:val="063E67E5"/>
    <w:rsid w:val="0646C23F"/>
    <w:rsid w:val="064C1E27"/>
    <w:rsid w:val="064F2764"/>
    <w:rsid w:val="065BF932"/>
    <w:rsid w:val="065E5EF6"/>
    <w:rsid w:val="066A5297"/>
    <w:rsid w:val="066ABFC5"/>
    <w:rsid w:val="066F8F11"/>
    <w:rsid w:val="06725259"/>
    <w:rsid w:val="0672ECB1"/>
    <w:rsid w:val="0675C3D4"/>
    <w:rsid w:val="0678B18A"/>
    <w:rsid w:val="0686C261"/>
    <w:rsid w:val="068B7E30"/>
    <w:rsid w:val="068D7356"/>
    <w:rsid w:val="068FBA5D"/>
    <w:rsid w:val="0695D466"/>
    <w:rsid w:val="069C2C05"/>
    <w:rsid w:val="06A66841"/>
    <w:rsid w:val="06A8C29E"/>
    <w:rsid w:val="06ADAA2C"/>
    <w:rsid w:val="06B8972E"/>
    <w:rsid w:val="06B945F4"/>
    <w:rsid w:val="06BEB0D3"/>
    <w:rsid w:val="06BEBC76"/>
    <w:rsid w:val="06BF585B"/>
    <w:rsid w:val="06C38C5A"/>
    <w:rsid w:val="06C9A9A3"/>
    <w:rsid w:val="06CF7BB5"/>
    <w:rsid w:val="06D171CE"/>
    <w:rsid w:val="06DA2781"/>
    <w:rsid w:val="06DC47BB"/>
    <w:rsid w:val="06E6BDBF"/>
    <w:rsid w:val="06E88129"/>
    <w:rsid w:val="06E9A100"/>
    <w:rsid w:val="06EEF9A1"/>
    <w:rsid w:val="06F26A2C"/>
    <w:rsid w:val="06F2AE0D"/>
    <w:rsid w:val="06F526F5"/>
    <w:rsid w:val="06FDD3FA"/>
    <w:rsid w:val="070C6DEB"/>
    <w:rsid w:val="070FFB40"/>
    <w:rsid w:val="0716C522"/>
    <w:rsid w:val="0723B254"/>
    <w:rsid w:val="072423D5"/>
    <w:rsid w:val="072B6541"/>
    <w:rsid w:val="07318747"/>
    <w:rsid w:val="07326D89"/>
    <w:rsid w:val="0734AC50"/>
    <w:rsid w:val="074B6FF6"/>
    <w:rsid w:val="07521186"/>
    <w:rsid w:val="075F142F"/>
    <w:rsid w:val="07613502"/>
    <w:rsid w:val="07642758"/>
    <w:rsid w:val="07655A4B"/>
    <w:rsid w:val="07726A2C"/>
    <w:rsid w:val="0776665E"/>
    <w:rsid w:val="07780355"/>
    <w:rsid w:val="07807392"/>
    <w:rsid w:val="0788662F"/>
    <w:rsid w:val="07891379"/>
    <w:rsid w:val="079120C0"/>
    <w:rsid w:val="0797E14E"/>
    <w:rsid w:val="0798B66D"/>
    <w:rsid w:val="079A0EB6"/>
    <w:rsid w:val="079EB119"/>
    <w:rsid w:val="079F65E5"/>
    <w:rsid w:val="07A004E3"/>
    <w:rsid w:val="07A42660"/>
    <w:rsid w:val="07A6A8FF"/>
    <w:rsid w:val="07A6E497"/>
    <w:rsid w:val="07B16CED"/>
    <w:rsid w:val="07BA9010"/>
    <w:rsid w:val="07BB9A77"/>
    <w:rsid w:val="07C32FDA"/>
    <w:rsid w:val="07C7B9BD"/>
    <w:rsid w:val="07C7F6AD"/>
    <w:rsid w:val="07C86844"/>
    <w:rsid w:val="07C9248E"/>
    <w:rsid w:val="07CBEF50"/>
    <w:rsid w:val="07CD4CFA"/>
    <w:rsid w:val="07CE2C61"/>
    <w:rsid w:val="07CEC203"/>
    <w:rsid w:val="07D6173A"/>
    <w:rsid w:val="07D79BF3"/>
    <w:rsid w:val="07E39A3D"/>
    <w:rsid w:val="07EA7059"/>
    <w:rsid w:val="07F4939D"/>
    <w:rsid w:val="0800F068"/>
    <w:rsid w:val="08018E23"/>
    <w:rsid w:val="0805B2E4"/>
    <w:rsid w:val="0807ED7A"/>
    <w:rsid w:val="0819AF09"/>
    <w:rsid w:val="081D55CF"/>
    <w:rsid w:val="082289B3"/>
    <w:rsid w:val="0823AC0B"/>
    <w:rsid w:val="08269293"/>
    <w:rsid w:val="082F567D"/>
    <w:rsid w:val="082FCBC0"/>
    <w:rsid w:val="0830C058"/>
    <w:rsid w:val="0837DE03"/>
    <w:rsid w:val="0838B020"/>
    <w:rsid w:val="083C57D5"/>
    <w:rsid w:val="08453EEE"/>
    <w:rsid w:val="084F4F64"/>
    <w:rsid w:val="084F6B9E"/>
    <w:rsid w:val="08546269"/>
    <w:rsid w:val="0858FD22"/>
    <w:rsid w:val="0859E2FE"/>
    <w:rsid w:val="0859ED47"/>
    <w:rsid w:val="085A77F1"/>
    <w:rsid w:val="08630F6E"/>
    <w:rsid w:val="0863622F"/>
    <w:rsid w:val="0864FE46"/>
    <w:rsid w:val="0875E0AB"/>
    <w:rsid w:val="087A8947"/>
    <w:rsid w:val="088070D2"/>
    <w:rsid w:val="0886EC65"/>
    <w:rsid w:val="0887010E"/>
    <w:rsid w:val="088E7A70"/>
    <w:rsid w:val="088EAB59"/>
    <w:rsid w:val="08933AE4"/>
    <w:rsid w:val="089829D4"/>
    <w:rsid w:val="089B5760"/>
    <w:rsid w:val="089FD5D0"/>
    <w:rsid w:val="08A434D6"/>
    <w:rsid w:val="08AAE000"/>
    <w:rsid w:val="08B22737"/>
    <w:rsid w:val="08BB4A21"/>
    <w:rsid w:val="08BB5905"/>
    <w:rsid w:val="08CBAABA"/>
    <w:rsid w:val="08CBAB74"/>
    <w:rsid w:val="08D4CC46"/>
    <w:rsid w:val="08DB14B7"/>
    <w:rsid w:val="08E7C337"/>
    <w:rsid w:val="08EFCE1C"/>
    <w:rsid w:val="08F77F96"/>
    <w:rsid w:val="08F8D2AF"/>
    <w:rsid w:val="090417E6"/>
    <w:rsid w:val="090845CB"/>
    <w:rsid w:val="0915E1C5"/>
    <w:rsid w:val="09193414"/>
    <w:rsid w:val="09204A5C"/>
    <w:rsid w:val="092398BC"/>
    <w:rsid w:val="093B73CB"/>
    <w:rsid w:val="09464AAE"/>
    <w:rsid w:val="0952A738"/>
    <w:rsid w:val="095A2580"/>
    <w:rsid w:val="095A29BE"/>
    <w:rsid w:val="0965845F"/>
    <w:rsid w:val="0966FBBE"/>
    <w:rsid w:val="0977EDE7"/>
    <w:rsid w:val="0991A1D2"/>
    <w:rsid w:val="09938634"/>
    <w:rsid w:val="09970F45"/>
    <w:rsid w:val="0997D5DE"/>
    <w:rsid w:val="099A989D"/>
    <w:rsid w:val="099CA69B"/>
    <w:rsid w:val="09A5A085"/>
    <w:rsid w:val="09A78D91"/>
    <w:rsid w:val="09A8A9B9"/>
    <w:rsid w:val="09A8DF8E"/>
    <w:rsid w:val="09A9FA45"/>
    <w:rsid w:val="09AA2DC0"/>
    <w:rsid w:val="09AC5DFD"/>
    <w:rsid w:val="09AFAFEC"/>
    <w:rsid w:val="09B0241B"/>
    <w:rsid w:val="09B2329D"/>
    <w:rsid w:val="09BA6989"/>
    <w:rsid w:val="09BDDECD"/>
    <w:rsid w:val="09BDEB8D"/>
    <w:rsid w:val="09C023FD"/>
    <w:rsid w:val="09C5596E"/>
    <w:rsid w:val="09C62C65"/>
    <w:rsid w:val="09D948E8"/>
    <w:rsid w:val="09EA770A"/>
    <w:rsid w:val="09F398C9"/>
    <w:rsid w:val="09F65309"/>
    <w:rsid w:val="09F859AA"/>
    <w:rsid w:val="09FC00FC"/>
    <w:rsid w:val="0A02FB82"/>
    <w:rsid w:val="0A063F68"/>
    <w:rsid w:val="0A0853C1"/>
    <w:rsid w:val="0A0A5B4B"/>
    <w:rsid w:val="0A1C17C9"/>
    <w:rsid w:val="0A240D7B"/>
    <w:rsid w:val="0A252654"/>
    <w:rsid w:val="0A28731A"/>
    <w:rsid w:val="0A2C07AA"/>
    <w:rsid w:val="0A34F2AB"/>
    <w:rsid w:val="0A37A449"/>
    <w:rsid w:val="0A46DEB1"/>
    <w:rsid w:val="0A47788A"/>
    <w:rsid w:val="0A509FEF"/>
    <w:rsid w:val="0A5FECF0"/>
    <w:rsid w:val="0A6355B0"/>
    <w:rsid w:val="0A65A3D6"/>
    <w:rsid w:val="0A72E4C3"/>
    <w:rsid w:val="0A73ED62"/>
    <w:rsid w:val="0A75E735"/>
    <w:rsid w:val="0A763E14"/>
    <w:rsid w:val="0A7FF448"/>
    <w:rsid w:val="0A873031"/>
    <w:rsid w:val="0A8E8F22"/>
    <w:rsid w:val="0A954F30"/>
    <w:rsid w:val="0AA08419"/>
    <w:rsid w:val="0AA1ADB9"/>
    <w:rsid w:val="0AA50414"/>
    <w:rsid w:val="0AAA3C99"/>
    <w:rsid w:val="0AB49A1A"/>
    <w:rsid w:val="0ABCD34E"/>
    <w:rsid w:val="0AE95A0C"/>
    <w:rsid w:val="0AE9F42D"/>
    <w:rsid w:val="0AECD979"/>
    <w:rsid w:val="0AEFB961"/>
    <w:rsid w:val="0AF2DAA5"/>
    <w:rsid w:val="0AF4E51A"/>
    <w:rsid w:val="0AF729D2"/>
    <w:rsid w:val="0AF911B5"/>
    <w:rsid w:val="0B03086D"/>
    <w:rsid w:val="0B05B5EA"/>
    <w:rsid w:val="0B17B156"/>
    <w:rsid w:val="0B1A824D"/>
    <w:rsid w:val="0B1B68CF"/>
    <w:rsid w:val="0B1C99A5"/>
    <w:rsid w:val="0B21D889"/>
    <w:rsid w:val="0B2BD8FB"/>
    <w:rsid w:val="0B2C22C2"/>
    <w:rsid w:val="0B332644"/>
    <w:rsid w:val="0B36C48C"/>
    <w:rsid w:val="0B36C8B6"/>
    <w:rsid w:val="0B36F182"/>
    <w:rsid w:val="0B38B2CB"/>
    <w:rsid w:val="0B3FA363"/>
    <w:rsid w:val="0B45D440"/>
    <w:rsid w:val="0B46E160"/>
    <w:rsid w:val="0B4A3222"/>
    <w:rsid w:val="0B4CB205"/>
    <w:rsid w:val="0B4E615C"/>
    <w:rsid w:val="0B54649D"/>
    <w:rsid w:val="0B5B8256"/>
    <w:rsid w:val="0B5F439A"/>
    <w:rsid w:val="0B652CFE"/>
    <w:rsid w:val="0B6920AE"/>
    <w:rsid w:val="0B6BBDE7"/>
    <w:rsid w:val="0B6CE65E"/>
    <w:rsid w:val="0B6F1509"/>
    <w:rsid w:val="0B738513"/>
    <w:rsid w:val="0B7554A3"/>
    <w:rsid w:val="0B78DA39"/>
    <w:rsid w:val="0B83A10D"/>
    <w:rsid w:val="0B84EDB2"/>
    <w:rsid w:val="0B871F1D"/>
    <w:rsid w:val="0B88677E"/>
    <w:rsid w:val="0B88833E"/>
    <w:rsid w:val="0B8EFF84"/>
    <w:rsid w:val="0B926695"/>
    <w:rsid w:val="0BA1B58B"/>
    <w:rsid w:val="0BA296C6"/>
    <w:rsid w:val="0BA39D7D"/>
    <w:rsid w:val="0BA4F239"/>
    <w:rsid w:val="0BA7987E"/>
    <w:rsid w:val="0BAD8E42"/>
    <w:rsid w:val="0BAE8688"/>
    <w:rsid w:val="0BAF7E75"/>
    <w:rsid w:val="0BB015C7"/>
    <w:rsid w:val="0BB716B6"/>
    <w:rsid w:val="0BB8BAC3"/>
    <w:rsid w:val="0BBE486C"/>
    <w:rsid w:val="0BC4BC63"/>
    <w:rsid w:val="0BC800A0"/>
    <w:rsid w:val="0BC87288"/>
    <w:rsid w:val="0BC8E8C8"/>
    <w:rsid w:val="0BCAEA44"/>
    <w:rsid w:val="0BCBC95E"/>
    <w:rsid w:val="0BD56BD3"/>
    <w:rsid w:val="0BD687FE"/>
    <w:rsid w:val="0BDFB5A4"/>
    <w:rsid w:val="0BE123F9"/>
    <w:rsid w:val="0BE236B5"/>
    <w:rsid w:val="0BE7CCC3"/>
    <w:rsid w:val="0BEF182A"/>
    <w:rsid w:val="0BF2FB4C"/>
    <w:rsid w:val="0BF3DAE3"/>
    <w:rsid w:val="0BF513C1"/>
    <w:rsid w:val="0BF9339A"/>
    <w:rsid w:val="0BFB6220"/>
    <w:rsid w:val="0BFE29C1"/>
    <w:rsid w:val="0C01B85F"/>
    <w:rsid w:val="0C101B62"/>
    <w:rsid w:val="0C1367EC"/>
    <w:rsid w:val="0C1DB7E9"/>
    <w:rsid w:val="0C20B836"/>
    <w:rsid w:val="0C2CDA9D"/>
    <w:rsid w:val="0C312E91"/>
    <w:rsid w:val="0C357928"/>
    <w:rsid w:val="0C4872A3"/>
    <w:rsid w:val="0C489EC2"/>
    <w:rsid w:val="0C4BF67E"/>
    <w:rsid w:val="0C4F7966"/>
    <w:rsid w:val="0C50707D"/>
    <w:rsid w:val="0C520DA8"/>
    <w:rsid w:val="0C574D16"/>
    <w:rsid w:val="0C58C988"/>
    <w:rsid w:val="0C5E45B7"/>
    <w:rsid w:val="0C6B179B"/>
    <w:rsid w:val="0C720556"/>
    <w:rsid w:val="0C7D6E0F"/>
    <w:rsid w:val="0C82A651"/>
    <w:rsid w:val="0C83D09F"/>
    <w:rsid w:val="0C87E6D9"/>
    <w:rsid w:val="0C8C20C1"/>
    <w:rsid w:val="0C95C69F"/>
    <w:rsid w:val="0C995E0A"/>
    <w:rsid w:val="0CAEE9C5"/>
    <w:rsid w:val="0CAEFCD7"/>
    <w:rsid w:val="0CB97E08"/>
    <w:rsid w:val="0CBAA270"/>
    <w:rsid w:val="0CBBBFF1"/>
    <w:rsid w:val="0CBDA7C6"/>
    <w:rsid w:val="0CBDEDCE"/>
    <w:rsid w:val="0CC12685"/>
    <w:rsid w:val="0CC36B5B"/>
    <w:rsid w:val="0CD4272B"/>
    <w:rsid w:val="0CD48448"/>
    <w:rsid w:val="0CD6B624"/>
    <w:rsid w:val="0CDDD77B"/>
    <w:rsid w:val="0CDE959D"/>
    <w:rsid w:val="0CE71547"/>
    <w:rsid w:val="0CECAC92"/>
    <w:rsid w:val="0CEE9745"/>
    <w:rsid w:val="0CEEBF03"/>
    <w:rsid w:val="0CF2A9D9"/>
    <w:rsid w:val="0CF7446C"/>
    <w:rsid w:val="0CFA195B"/>
    <w:rsid w:val="0D0367C8"/>
    <w:rsid w:val="0D0480EF"/>
    <w:rsid w:val="0D08A7BF"/>
    <w:rsid w:val="0D0CA09F"/>
    <w:rsid w:val="0D0EEB3E"/>
    <w:rsid w:val="0D20EE9B"/>
    <w:rsid w:val="0D211A56"/>
    <w:rsid w:val="0D27A685"/>
    <w:rsid w:val="0D32A3E3"/>
    <w:rsid w:val="0D34B5A9"/>
    <w:rsid w:val="0D364DE4"/>
    <w:rsid w:val="0D3B1C0A"/>
    <w:rsid w:val="0D3E5CAF"/>
    <w:rsid w:val="0D4D08B8"/>
    <w:rsid w:val="0D55B1A3"/>
    <w:rsid w:val="0D57DDB6"/>
    <w:rsid w:val="0D5C04E1"/>
    <w:rsid w:val="0D60EFC8"/>
    <w:rsid w:val="0D667543"/>
    <w:rsid w:val="0D689304"/>
    <w:rsid w:val="0D6A0305"/>
    <w:rsid w:val="0D7A6C47"/>
    <w:rsid w:val="0D8A2C4C"/>
    <w:rsid w:val="0D8DFA06"/>
    <w:rsid w:val="0D9359DC"/>
    <w:rsid w:val="0D95EEEA"/>
    <w:rsid w:val="0D9A3D92"/>
    <w:rsid w:val="0D9FCEC7"/>
    <w:rsid w:val="0DA6FC35"/>
    <w:rsid w:val="0DAEC55B"/>
    <w:rsid w:val="0DB08036"/>
    <w:rsid w:val="0DB476F2"/>
    <w:rsid w:val="0DB5B7A4"/>
    <w:rsid w:val="0DB5FFAF"/>
    <w:rsid w:val="0DB71F71"/>
    <w:rsid w:val="0DBDF43B"/>
    <w:rsid w:val="0DC14373"/>
    <w:rsid w:val="0DC3E4D8"/>
    <w:rsid w:val="0DCB860E"/>
    <w:rsid w:val="0DCC113C"/>
    <w:rsid w:val="0DCCB4FE"/>
    <w:rsid w:val="0DCDA132"/>
    <w:rsid w:val="0DD563D9"/>
    <w:rsid w:val="0DD83F5E"/>
    <w:rsid w:val="0DD8B8D9"/>
    <w:rsid w:val="0DDD8442"/>
    <w:rsid w:val="0DE125A9"/>
    <w:rsid w:val="0DE4545C"/>
    <w:rsid w:val="0DE75D2B"/>
    <w:rsid w:val="0DE7997A"/>
    <w:rsid w:val="0DEEF858"/>
    <w:rsid w:val="0E01DE7D"/>
    <w:rsid w:val="0E187639"/>
    <w:rsid w:val="0E29A5CD"/>
    <w:rsid w:val="0E2F98AC"/>
    <w:rsid w:val="0E305053"/>
    <w:rsid w:val="0E326C9B"/>
    <w:rsid w:val="0E33A6C5"/>
    <w:rsid w:val="0E34416D"/>
    <w:rsid w:val="0E3776DD"/>
    <w:rsid w:val="0E490318"/>
    <w:rsid w:val="0E4BC98B"/>
    <w:rsid w:val="0E554E3C"/>
    <w:rsid w:val="0E591003"/>
    <w:rsid w:val="0E594848"/>
    <w:rsid w:val="0E59F7F4"/>
    <w:rsid w:val="0E673B34"/>
    <w:rsid w:val="0E6A1E7E"/>
    <w:rsid w:val="0E766EF2"/>
    <w:rsid w:val="0E7B9A50"/>
    <w:rsid w:val="0E7F8CF3"/>
    <w:rsid w:val="0E8119DB"/>
    <w:rsid w:val="0E89F114"/>
    <w:rsid w:val="0E8F5C78"/>
    <w:rsid w:val="0E9235E0"/>
    <w:rsid w:val="0E9577AE"/>
    <w:rsid w:val="0E964873"/>
    <w:rsid w:val="0E970D19"/>
    <w:rsid w:val="0E992174"/>
    <w:rsid w:val="0E9AB10F"/>
    <w:rsid w:val="0E9CB604"/>
    <w:rsid w:val="0EA09F41"/>
    <w:rsid w:val="0EA3D073"/>
    <w:rsid w:val="0EB0416E"/>
    <w:rsid w:val="0EB31FF1"/>
    <w:rsid w:val="0EB4C860"/>
    <w:rsid w:val="0EBF70C8"/>
    <w:rsid w:val="0EC737E9"/>
    <w:rsid w:val="0ED8EF03"/>
    <w:rsid w:val="0EDA711D"/>
    <w:rsid w:val="0EDC76A1"/>
    <w:rsid w:val="0EDE4AC5"/>
    <w:rsid w:val="0EE17F6A"/>
    <w:rsid w:val="0EEB31DE"/>
    <w:rsid w:val="0EEC758A"/>
    <w:rsid w:val="0EEE133B"/>
    <w:rsid w:val="0EEE48EF"/>
    <w:rsid w:val="0EEEE067"/>
    <w:rsid w:val="0F051861"/>
    <w:rsid w:val="0F0560EB"/>
    <w:rsid w:val="0F06C2EC"/>
    <w:rsid w:val="0F0717D4"/>
    <w:rsid w:val="0F0CBF71"/>
    <w:rsid w:val="0F0FC54A"/>
    <w:rsid w:val="0F21AE1E"/>
    <w:rsid w:val="0F251C69"/>
    <w:rsid w:val="0F2C6AE4"/>
    <w:rsid w:val="0F2E8535"/>
    <w:rsid w:val="0F2F026B"/>
    <w:rsid w:val="0F306859"/>
    <w:rsid w:val="0F344C44"/>
    <w:rsid w:val="0F38D3D9"/>
    <w:rsid w:val="0F417E4B"/>
    <w:rsid w:val="0F426A71"/>
    <w:rsid w:val="0F4F9278"/>
    <w:rsid w:val="0F6BB615"/>
    <w:rsid w:val="0F6D3CE9"/>
    <w:rsid w:val="0F6F7E3D"/>
    <w:rsid w:val="0F77326B"/>
    <w:rsid w:val="0F77B0A2"/>
    <w:rsid w:val="0F7D46B3"/>
    <w:rsid w:val="0F7F04F5"/>
    <w:rsid w:val="0F7FF550"/>
    <w:rsid w:val="0F80E828"/>
    <w:rsid w:val="0F816414"/>
    <w:rsid w:val="0F9424CE"/>
    <w:rsid w:val="0F9944E8"/>
    <w:rsid w:val="0FB05AE4"/>
    <w:rsid w:val="0FB68D8B"/>
    <w:rsid w:val="0FBC21E3"/>
    <w:rsid w:val="0FBDEB13"/>
    <w:rsid w:val="0FD212CD"/>
    <w:rsid w:val="0FD80651"/>
    <w:rsid w:val="0FDA0252"/>
    <w:rsid w:val="0FDAE825"/>
    <w:rsid w:val="0FE69A91"/>
    <w:rsid w:val="0FE6A518"/>
    <w:rsid w:val="0FEA6B77"/>
    <w:rsid w:val="0FEBDDC7"/>
    <w:rsid w:val="0FF0460D"/>
    <w:rsid w:val="0FF8D638"/>
    <w:rsid w:val="1000D721"/>
    <w:rsid w:val="1001B46C"/>
    <w:rsid w:val="1003230E"/>
    <w:rsid w:val="10064095"/>
    <w:rsid w:val="100C83AF"/>
    <w:rsid w:val="101E61EE"/>
    <w:rsid w:val="1021F2B3"/>
    <w:rsid w:val="1027B486"/>
    <w:rsid w:val="102B75AE"/>
    <w:rsid w:val="102CE9F1"/>
    <w:rsid w:val="10364D37"/>
    <w:rsid w:val="10393025"/>
    <w:rsid w:val="103D2217"/>
    <w:rsid w:val="10497777"/>
    <w:rsid w:val="1049A7CD"/>
    <w:rsid w:val="104AF0F7"/>
    <w:rsid w:val="10507B86"/>
    <w:rsid w:val="1050C3F0"/>
    <w:rsid w:val="105382B5"/>
    <w:rsid w:val="105B3B81"/>
    <w:rsid w:val="1063D045"/>
    <w:rsid w:val="10645295"/>
    <w:rsid w:val="106D6950"/>
    <w:rsid w:val="1070BD80"/>
    <w:rsid w:val="10719B74"/>
    <w:rsid w:val="107757AE"/>
    <w:rsid w:val="107D9873"/>
    <w:rsid w:val="1082715C"/>
    <w:rsid w:val="10832686"/>
    <w:rsid w:val="10942B89"/>
    <w:rsid w:val="1094F191"/>
    <w:rsid w:val="109F81D6"/>
    <w:rsid w:val="10A222B3"/>
    <w:rsid w:val="10A30265"/>
    <w:rsid w:val="10A393AA"/>
    <w:rsid w:val="10B05D21"/>
    <w:rsid w:val="10B5D1CE"/>
    <w:rsid w:val="10B7B30A"/>
    <w:rsid w:val="10D7BBAB"/>
    <w:rsid w:val="10D8A178"/>
    <w:rsid w:val="10DBE7A0"/>
    <w:rsid w:val="10E15332"/>
    <w:rsid w:val="10E1D01A"/>
    <w:rsid w:val="10F7F602"/>
    <w:rsid w:val="10F90C12"/>
    <w:rsid w:val="10FF57CD"/>
    <w:rsid w:val="110145C6"/>
    <w:rsid w:val="1105328E"/>
    <w:rsid w:val="1108C005"/>
    <w:rsid w:val="110FA7D9"/>
    <w:rsid w:val="1110B7CF"/>
    <w:rsid w:val="11158062"/>
    <w:rsid w:val="11177DB8"/>
    <w:rsid w:val="112A6819"/>
    <w:rsid w:val="112BC985"/>
    <w:rsid w:val="1132C950"/>
    <w:rsid w:val="11358C4B"/>
    <w:rsid w:val="1136F8C5"/>
    <w:rsid w:val="113DB566"/>
    <w:rsid w:val="114352E0"/>
    <w:rsid w:val="1149CE03"/>
    <w:rsid w:val="114A0E02"/>
    <w:rsid w:val="114F8794"/>
    <w:rsid w:val="115347A3"/>
    <w:rsid w:val="11568FA5"/>
    <w:rsid w:val="1165BF2A"/>
    <w:rsid w:val="11700F65"/>
    <w:rsid w:val="117FB60B"/>
    <w:rsid w:val="1180EDEE"/>
    <w:rsid w:val="11857D29"/>
    <w:rsid w:val="1187CDCD"/>
    <w:rsid w:val="118BEB2D"/>
    <w:rsid w:val="118F7B75"/>
    <w:rsid w:val="11914E26"/>
    <w:rsid w:val="11968EB8"/>
    <w:rsid w:val="119C0C93"/>
    <w:rsid w:val="11A18451"/>
    <w:rsid w:val="11A9E311"/>
    <w:rsid w:val="11B657AF"/>
    <w:rsid w:val="11BAE4DF"/>
    <w:rsid w:val="11BD89D7"/>
    <w:rsid w:val="11C23F2C"/>
    <w:rsid w:val="11C770FF"/>
    <w:rsid w:val="11C9A69C"/>
    <w:rsid w:val="11C9B066"/>
    <w:rsid w:val="11D52F0A"/>
    <w:rsid w:val="11D8DE72"/>
    <w:rsid w:val="11DA1273"/>
    <w:rsid w:val="11DBD1A8"/>
    <w:rsid w:val="11DFC75C"/>
    <w:rsid w:val="11E4A9E2"/>
    <w:rsid w:val="11E4BD65"/>
    <w:rsid w:val="11F2A39B"/>
    <w:rsid w:val="11F5EB06"/>
    <w:rsid w:val="11F6A0E2"/>
    <w:rsid w:val="11FBDD66"/>
    <w:rsid w:val="11FFDAA6"/>
    <w:rsid w:val="12033917"/>
    <w:rsid w:val="1204D843"/>
    <w:rsid w:val="1206A45F"/>
    <w:rsid w:val="120776CB"/>
    <w:rsid w:val="120CFE43"/>
    <w:rsid w:val="120E9DBE"/>
    <w:rsid w:val="12117C8F"/>
    <w:rsid w:val="12136F72"/>
    <w:rsid w:val="121E3CB3"/>
    <w:rsid w:val="121F4577"/>
    <w:rsid w:val="122AFBE5"/>
    <w:rsid w:val="122B3E0A"/>
    <w:rsid w:val="122D204D"/>
    <w:rsid w:val="1233116E"/>
    <w:rsid w:val="1236A097"/>
    <w:rsid w:val="123D5DA4"/>
    <w:rsid w:val="12418F25"/>
    <w:rsid w:val="1242B9F2"/>
    <w:rsid w:val="1257BF07"/>
    <w:rsid w:val="12597A4C"/>
    <w:rsid w:val="125AD6A4"/>
    <w:rsid w:val="1263DAFF"/>
    <w:rsid w:val="126665EB"/>
    <w:rsid w:val="126851FD"/>
    <w:rsid w:val="12690C3E"/>
    <w:rsid w:val="12710438"/>
    <w:rsid w:val="12719499"/>
    <w:rsid w:val="12724204"/>
    <w:rsid w:val="12811FE7"/>
    <w:rsid w:val="1282719F"/>
    <w:rsid w:val="1285707E"/>
    <w:rsid w:val="128A7954"/>
    <w:rsid w:val="129420E4"/>
    <w:rsid w:val="129A16E9"/>
    <w:rsid w:val="129ABFCC"/>
    <w:rsid w:val="129E6664"/>
    <w:rsid w:val="12A1DC80"/>
    <w:rsid w:val="12A2FE64"/>
    <w:rsid w:val="12A44D31"/>
    <w:rsid w:val="12B3E5A7"/>
    <w:rsid w:val="12B48CE7"/>
    <w:rsid w:val="12BBAC0F"/>
    <w:rsid w:val="12BEB683"/>
    <w:rsid w:val="12BEB8A3"/>
    <w:rsid w:val="12C20E85"/>
    <w:rsid w:val="12D0B814"/>
    <w:rsid w:val="12D1492E"/>
    <w:rsid w:val="12D2BE26"/>
    <w:rsid w:val="12DAD794"/>
    <w:rsid w:val="12DD21DC"/>
    <w:rsid w:val="12DF2B02"/>
    <w:rsid w:val="12E3E846"/>
    <w:rsid w:val="12E5AB22"/>
    <w:rsid w:val="12E746CB"/>
    <w:rsid w:val="12EA88DD"/>
    <w:rsid w:val="12EFCC81"/>
    <w:rsid w:val="12F1D934"/>
    <w:rsid w:val="12F9BD97"/>
    <w:rsid w:val="12FA625A"/>
    <w:rsid w:val="12FB8A81"/>
    <w:rsid w:val="12FD0E3D"/>
    <w:rsid w:val="1300FB1E"/>
    <w:rsid w:val="13088412"/>
    <w:rsid w:val="130C3ED2"/>
    <w:rsid w:val="130CED97"/>
    <w:rsid w:val="130D30AF"/>
    <w:rsid w:val="1317BA9A"/>
    <w:rsid w:val="131A95E9"/>
    <w:rsid w:val="131B73A0"/>
    <w:rsid w:val="131BA20F"/>
    <w:rsid w:val="131D58E0"/>
    <w:rsid w:val="1321A3D3"/>
    <w:rsid w:val="1324B7F2"/>
    <w:rsid w:val="132858AA"/>
    <w:rsid w:val="132D9EFB"/>
    <w:rsid w:val="132FE067"/>
    <w:rsid w:val="1334DA27"/>
    <w:rsid w:val="13369E6A"/>
    <w:rsid w:val="1339B232"/>
    <w:rsid w:val="133D6EDE"/>
    <w:rsid w:val="13454ABD"/>
    <w:rsid w:val="13455C40"/>
    <w:rsid w:val="13575ABC"/>
    <w:rsid w:val="135BC13F"/>
    <w:rsid w:val="135C150D"/>
    <w:rsid w:val="1361B7BA"/>
    <w:rsid w:val="13651D1C"/>
    <w:rsid w:val="1368C798"/>
    <w:rsid w:val="136C5061"/>
    <w:rsid w:val="13711EFC"/>
    <w:rsid w:val="13741623"/>
    <w:rsid w:val="137593C8"/>
    <w:rsid w:val="137CC0C5"/>
    <w:rsid w:val="137E43B3"/>
    <w:rsid w:val="137E6DD5"/>
    <w:rsid w:val="137E9AEB"/>
    <w:rsid w:val="137FDCB5"/>
    <w:rsid w:val="138564BD"/>
    <w:rsid w:val="1386C705"/>
    <w:rsid w:val="1390F7D9"/>
    <w:rsid w:val="139C8669"/>
    <w:rsid w:val="139C9DE7"/>
    <w:rsid w:val="13A555C1"/>
    <w:rsid w:val="13A719A0"/>
    <w:rsid w:val="13AD51E6"/>
    <w:rsid w:val="13AFECB1"/>
    <w:rsid w:val="13B03952"/>
    <w:rsid w:val="13B43A37"/>
    <w:rsid w:val="13BB5506"/>
    <w:rsid w:val="13BB9B3C"/>
    <w:rsid w:val="13BDF888"/>
    <w:rsid w:val="13C1175B"/>
    <w:rsid w:val="13CCA7F2"/>
    <w:rsid w:val="13CE9850"/>
    <w:rsid w:val="13DACE0B"/>
    <w:rsid w:val="13E2054B"/>
    <w:rsid w:val="13E56F78"/>
    <w:rsid w:val="13E63B5C"/>
    <w:rsid w:val="13ECD638"/>
    <w:rsid w:val="13EDE693"/>
    <w:rsid w:val="13EF3706"/>
    <w:rsid w:val="13F18A62"/>
    <w:rsid w:val="13FF3D54"/>
    <w:rsid w:val="1401DC3A"/>
    <w:rsid w:val="14021380"/>
    <w:rsid w:val="1404B159"/>
    <w:rsid w:val="1404D91A"/>
    <w:rsid w:val="1407ABD9"/>
    <w:rsid w:val="14082CD6"/>
    <w:rsid w:val="140C792A"/>
    <w:rsid w:val="14133C7A"/>
    <w:rsid w:val="141607D1"/>
    <w:rsid w:val="141C9E8A"/>
    <w:rsid w:val="14237005"/>
    <w:rsid w:val="1424E018"/>
    <w:rsid w:val="1424E29F"/>
    <w:rsid w:val="14260B7E"/>
    <w:rsid w:val="1429A404"/>
    <w:rsid w:val="142D0B11"/>
    <w:rsid w:val="142DD0CB"/>
    <w:rsid w:val="1432C568"/>
    <w:rsid w:val="143C46C1"/>
    <w:rsid w:val="143C590F"/>
    <w:rsid w:val="143FC9E8"/>
    <w:rsid w:val="144522E0"/>
    <w:rsid w:val="14486B72"/>
    <w:rsid w:val="14495C01"/>
    <w:rsid w:val="145CD33C"/>
    <w:rsid w:val="14623879"/>
    <w:rsid w:val="14664009"/>
    <w:rsid w:val="146D38F1"/>
    <w:rsid w:val="146E38E4"/>
    <w:rsid w:val="146F572A"/>
    <w:rsid w:val="1471445F"/>
    <w:rsid w:val="1490A024"/>
    <w:rsid w:val="1492A7C9"/>
    <w:rsid w:val="149F0C98"/>
    <w:rsid w:val="14A01B3F"/>
    <w:rsid w:val="14A2DC86"/>
    <w:rsid w:val="14B2619C"/>
    <w:rsid w:val="14BCE9E2"/>
    <w:rsid w:val="14D37D90"/>
    <w:rsid w:val="14DABC69"/>
    <w:rsid w:val="14DD433A"/>
    <w:rsid w:val="14E2AE4E"/>
    <w:rsid w:val="14ECFF1E"/>
    <w:rsid w:val="14EE597F"/>
    <w:rsid w:val="14F74A92"/>
    <w:rsid w:val="14F7CC38"/>
    <w:rsid w:val="15019ABA"/>
    <w:rsid w:val="150D2CC9"/>
    <w:rsid w:val="1512F62E"/>
    <w:rsid w:val="1513D927"/>
    <w:rsid w:val="1517BC2A"/>
    <w:rsid w:val="1520543C"/>
    <w:rsid w:val="1523C585"/>
    <w:rsid w:val="1525BC40"/>
    <w:rsid w:val="1528665E"/>
    <w:rsid w:val="15313722"/>
    <w:rsid w:val="1533FA9C"/>
    <w:rsid w:val="15361737"/>
    <w:rsid w:val="15410C6A"/>
    <w:rsid w:val="154CEE5E"/>
    <w:rsid w:val="1563718F"/>
    <w:rsid w:val="156466A5"/>
    <w:rsid w:val="15676E9F"/>
    <w:rsid w:val="1567E713"/>
    <w:rsid w:val="1569BBA3"/>
    <w:rsid w:val="15764226"/>
    <w:rsid w:val="157820FF"/>
    <w:rsid w:val="158022B4"/>
    <w:rsid w:val="158B0603"/>
    <w:rsid w:val="158C19F4"/>
    <w:rsid w:val="1594AA45"/>
    <w:rsid w:val="15987BA5"/>
    <w:rsid w:val="1599093D"/>
    <w:rsid w:val="159A8B52"/>
    <w:rsid w:val="15A07933"/>
    <w:rsid w:val="15B01FF9"/>
    <w:rsid w:val="15B080CE"/>
    <w:rsid w:val="15B94CDD"/>
    <w:rsid w:val="15B9AA45"/>
    <w:rsid w:val="15BB2275"/>
    <w:rsid w:val="15BF8DC8"/>
    <w:rsid w:val="15D0AECA"/>
    <w:rsid w:val="15D1DD99"/>
    <w:rsid w:val="15D2AF63"/>
    <w:rsid w:val="15E085F4"/>
    <w:rsid w:val="15E84EE0"/>
    <w:rsid w:val="15F47644"/>
    <w:rsid w:val="15F50CA4"/>
    <w:rsid w:val="160340F9"/>
    <w:rsid w:val="1607EBB1"/>
    <w:rsid w:val="160A973B"/>
    <w:rsid w:val="160E67C3"/>
    <w:rsid w:val="16176499"/>
    <w:rsid w:val="161939F7"/>
    <w:rsid w:val="162394EC"/>
    <w:rsid w:val="162C1FA2"/>
    <w:rsid w:val="16317BA1"/>
    <w:rsid w:val="16346C12"/>
    <w:rsid w:val="163D6F63"/>
    <w:rsid w:val="16412679"/>
    <w:rsid w:val="1646C524"/>
    <w:rsid w:val="164C44BF"/>
    <w:rsid w:val="1657ECDE"/>
    <w:rsid w:val="165A1871"/>
    <w:rsid w:val="165A9A1A"/>
    <w:rsid w:val="165B84CA"/>
    <w:rsid w:val="165C131A"/>
    <w:rsid w:val="165C7CE2"/>
    <w:rsid w:val="165EB052"/>
    <w:rsid w:val="166151A1"/>
    <w:rsid w:val="1664A5DE"/>
    <w:rsid w:val="166992C6"/>
    <w:rsid w:val="166CB289"/>
    <w:rsid w:val="167102B8"/>
    <w:rsid w:val="16725FB9"/>
    <w:rsid w:val="1678170E"/>
    <w:rsid w:val="167827BB"/>
    <w:rsid w:val="168D090D"/>
    <w:rsid w:val="16910ED8"/>
    <w:rsid w:val="16983EF4"/>
    <w:rsid w:val="16A1803A"/>
    <w:rsid w:val="16AA03F7"/>
    <w:rsid w:val="16B046EB"/>
    <w:rsid w:val="16B8BBC1"/>
    <w:rsid w:val="16BFA5A4"/>
    <w:rsid w:val="16C3F5C3"/>
    <w:rsid w:val="16C4168F"/>
    <w:rsid w:val="16CAE2DF"/>
    <w:rsid w:val="16CB04C7"/>
    <w:rsid w:val="16CC461D"/>
    <w:rsid w:val="16DBD8A6"/>
    <w:rsid w:val="16DBFC0F"/>
    <w:rsid w:val="16DD7254"/>
    <w:rsid w:val="16E620DD"/>
    <w:rsid w:val="16E83AC8"/>
    <w:rsid w:val="16E8CB71"/>
    <w:rsid w:val="16EA8B50"/>
    <w:rsid w:val="16ED6898"/>
    <w:rsid w:val="16EEA7E5"/>
    <w:rsid w:val="16EEFAC6"/>
    <w:rsid w:val="16F16842"/>
    <w:rsid w:val="16F2C7C8"/>
    <w:rsid w:val="16F2D32C"/>
    <w:rsid w:val="16F779C6"/>
    <w:rsid w:val="16F8C902"/>
    <w:rsid w:val="16FA41D7"/>
    <w:rsid w:val="1702B2AA"/>
    <w:rsid w:val="170B2BA2"/>
    <w:rsid w:val="170B536E"/>
    <w:rsid w:val="1712CA17"/>
    <w:rsid w:val="172268D0"/>
    <w:rsid w:val="172369DC"/>
    <w:rsid w:val="17248D8E"/>
    <w:rsid w:val="17289E30"/>
    <w:rsid w:val="1728EEC7"/>
    <w:rsid w:val="172A8EB1"/>
    <w:rsid w:val="172DD7CC"/>
    <w:rsid w:val="173B1560"/>
    <w:rsid w:val="1741CFEF"/>
    <w:rsid w:val="175123AC"/>
    <w:rsid w:val="1751716D"/>
    <w:rsid w:val="1755E498"/>
    <w:rsid w:val="1759B908"/>
    <w:rsid w:val="175A2239"/>
    <w:rsid w:val="175D641F"/>
    <w:rsid w:val="1764DA84"/>
    <w:rsid w:val="1772244E"/>
    <w:rsid w:val="17829E33"/>
    <w:rsid w:val="1790A15B"/>
    <w:rsid w:val="17917729"/>
    <w:rsid w:val="17962DB5"/>
    <w:rsid w:val="1796C1DC"/>
    <w:rsid w:val="17987A53"/>
    <w:rsid w:val="17A0F96D"/>
    <w:rsid w:val="17A3BE6F"/>
    <w:rsid w:val="17A53E95"/>
    <w:rsid w:val="17A760AC"/>
    <w:rsid w:val="17A83830"/>
    <w:rsid w:val="17B3F8D2"/>
    <w:rsid w:val="17B61A18"/>
    <w:rsid w:val="17B64D85"/>
    <w:rsid w:val="17BAB60E"/>
    <w:rsid w:val="17BD33C1"/>
    <w:rsid w:val="17BD7889"/>
    <w:rsid w:val="17BE41D7"/>
    <w:rsid w:val="17C623D4"/>
    <w:rsid w:val="17C849C0"/>
    <w:rsid w:val="17CF39AD"/>
    <w:rsid w:val="17D1CA5B"/>
    <w:rsid w:val="17D270B4"/>
    <w:rsid w:val="17D35090"/>
    <w:rsid w:val="17E96F58"/>
    <w:rsid w:val="17FCE1F4"/>
    <w:rsid w:val="1801783F"/>
    <w:rsid w:val="18018B71"/>
    <w:rsid w:val="18070274"/>
    <w:rsid w:val="1808105E"/>
    <w:rsid w:val="1809BBCE"/>
    <w:rsid w:val="180D69CB"/>
    <w:rsid w:val="18122F28"/>
    <w:rsid w:val="18124AB5"/>
    <w:rsid w:val="181776C8"/>
    <w:rsid w:val="182284B9"/>
    <w:rsid w:val="18238798"/>
    <w:rsid w:val="1824F3A2"/>
    <w:rsid w:val="182D41A6"/>
    <w:rsid w:val="182D82DF"/>
    <w:rsid w:val="18310DB1"/>
    <w:rsid w:val="18338C11"/>
    <w:rsid w:val="1834C009"/>
    <w:rsid w:val="1836D574"/>
    <w:rsid w:val="18414E29"/>
    <w:rsid w:val="184A325F"/>
    <w:rsid w:val="184BD2EB"/>
    <w:rsid w:val="185137AF"/>
    <w:rsid w:val="1853127E"/>
    <w:rsid w:val="1857518A"/>
    <w:rsid w:val="1858E0C3"/>
    <w:rsid w:val="1859FDCE"/>
    <w:rsid w:val="186854E4"/>
    <w:rsid w:val="186AACC0"/>
    <w:rsid w:val="1875A786"/>
    <w:rsid w:val="1876BEDF"/>
    <w:rsid w:val="18790FE0"/>
    <w:rsid w:val="18838983"/>
    <w:rsid w:val="188BA208"/>
    <w:rsid w:val="188C9677"/>
    <w:rsid w:val="188DEA0C"/>
    <w:rsid w:val="188EA36D"/>
    <w:rsid w:val="188FBEBC"/>
    <w:rsid w:val="18990AE5"/>
    <w:rsid w:val="189BEDE8"/>
    <w:rsid w:val="189CF96D"/>
    <w:rsid w:val="18B0A17B"/>
    <w:rsid w:val="18B3DF6B"/>
    <w:rsid w:val="18B490B9"/>
    <w:rsid w:val="18BA7977"/>
    <w:rsid w:val="18BC3F16"/>
    <w:rsid w:val="18BF633A"/>
    <w:rsid w:val="18C2DBDE"/>
    <w:rsid w:val="18CC8218"/>
    <w:rsid w:val="18D20986"/>
    <w:rsid w:val="18D6505B"/>
    <w:rsid w:val="18D6D4CA"/>
    <w:rsid w:val="18DA9C62"/>
    <w:rsid w:val="18DBEE02"/>
    <w:rsid w:val="18E46A5B"/>
    <w:rsid w:val="18F0ACF4"/>
    <w:rsid w:val="18F1A133"/>
    <w:rsid w:val="18F4EE5F"/>
    <w:rsid w:val="1904A6E0"/>
    <w:rsid w:val="191380A4"/>
    <w:rsid w:val="19138403"/>
    <w:rsid w:val="19199F16"/>
    <w:rsid w:val="191B794A"/>
    <w:rsid w:val="1932A5B4"/>
    <w:rsid w:val="19381AE1"/>
    <w:rsid w:val="1939D500"/>
    <w:rsid w:val="194069F7"/>
    <w:rsid w:val="194A465D"/>
    <w:rsid w:val="194F3EAF"/>
    <w:rsid w:val="194F6FE9"/>
    <w:rsid w:val="1952EDDB"/>
    <w:rsid w:val="195375F7"/>
    <w:rsid w:val="1956F8E2"/>
    <w:rsid w:val="1958E4C6"/>
    <w:rsid w:val="195A0EBF"/>
    <w:rsid w:val="195B2BDC"/>
    <w:rsid w:val="195F8D45"/>
    <w:rsid w:val="195FD60A"/>
    <w:rsid w:val="1965A13B"/>
    <w:rsid w:val="19661F1A"/>
    <w:rsid w:val="1968F1EC"/>
    <w:rsid w:val="197366D2"/>
    <w:rsid w:val="197E582B"/>
    <w:rsid w:val="1981AFD2"/>
    <w:rsid w:val="19822852"/>
    <w:rsid w:val="19827292"/>
    <w:rsid w:val="19879A0A"/>
    <w:rsid w:val="19936A15"/>
    <w:rsid w:val="1996109D"/>
    <w:rsid w:val="199AAD70"/>
    <w:rsid w:val="199C7CC6"/>
    <w:rsid w:val="199D02F3"/>
    <w:rsid w:val="19A286B7"/>
    <w:rsid w:val="19A65BD7"/>
    <w:rsid w:val="19A711D5"/>
    <w:rsid w:val="19A99AB2"/>
    <w:rsid w:val="19BCE195"/>
    <w:rsid w:val="19BDB142"/>
    <w:rsid w:val="19C39B16"/>
    <w:rsid w:val="19C97FDC"/>
    <w:rsid w:val="19CCB538"/>
    <w:rsid w:val="19CCC578"/>
    <w:rsid w:val="19CE564B"/>
    <w:rsid w:val="19CF83B0"/>
    <w:rsid w:val="19D9878A"/>
    <w:rsid w:val="19D9C7A0"/>
    <w:rsid w:val="19DF6D06"/>
    <w:rsid w:val="19E23C25"/>
    <w:rsid w:val="19EFA768"/>
    <w:rsid w:val="1A054ACC"/>
    <w:rsid w:val="1A0D2C71"/>
    <w:rsid w:val="1A13C748"/>
    <w:rsid w:val="1A15C062"/>
    <w:rsid w:val="1A17FE90"/>
    <w:rsid w:val="1A1C9316"/>
    <w:rsid w:val="1A1CC546"/>
    <w:rsid w:val="1A24CBF1"/>
    <w:rsid w:val="1A25AEFB"/>
    <w:rsid w:val="1A304D36"/>
    <w:rsid w:val="1A305461"/>
    <w:rsid w:val="1A349BC7"/>
    <w:rsid w:val="1A34B313"/>
    <w:rsid w:val="1A34BCE0"/>
    <w:rsid w:val="1A3596A6"/>
    <w:rsid w:val="1A379D6F"/>
    <w:rsid w:val="1A3C7978"/>
    <w:rsid w:val="1A3ECEEC"/>
    <w:rsid w:val="1A4028E6"/>
    <w:rsid w:val="1A42058D"/>
    <w:rsid w:val="1A440043"/>
    <w:rsid w:val="1A468018"/>
    <w:rsid w:val="1A470DFB"/>
    <w:rsid w:val="1A4A2619"/>
    <w:rsid w:val="1A57E5E9"/>
    <w:rsid w:val="1A58A47D"/>
    <w:rsid w:val="1A5CC512"/>
    <w:rsid w:val="1A644FCF"/>
    <w:rsid w:val="1A6465D9"/>
    <w:rsid w:val="1A67FF5E"/>
    <w:rsid w:val="1A6C5D2E"/>
    <w:rsid w:val="1A6E2E2E"/>
    <w:rsid w:val="1A6EEA4C"/>
    <w:rsid w:val="1A702E19"/>
    <w:rsid w:val="1A732395"/>
    <w:rsid w:val="1A7687E5"/>
    <w:rsid w:val="1A77EBB9"/>
    <w:rsid w:val="1A78A2A5"/>
    <w:rsid w:val="1A7A6974"/>
    <w:rsid w:val="1A7CE078"/>
    <w:rsid w:val="1A832165"/>
    <w:rsid w:val="1A87C3E1"/>
    <w:rsid w:val="1A892ED1"/>
    <w:rsid w:val="1A8A1594"/>
    <w:rsid w:val="1A8F14AF"/>
    <w:rsid w:val="1A98BEFE"/>
    <w:rsid w:val="1A9AFDE0"/>
    <w:rsid w:val="1AA73F54"/>
    <w:rsid w:val="1AA8E7A4"/>
    <w:rsid w:val="1AABDD80"/>
    <w:rsid w:val="1AAF710F"/>
    <w:rsid w:val="1AB27972"/>
    <w:rsid w:val="1AB47C97"/>
    <w:rsid w:val="1AB52869"/>
    <w:rsid w:val="1AC2D6F5"/>
    <w:rsid w:val="1ACE4D18"/>
    <w:rsid w:val="1AD08583"/>
    <w:rsid w:val="1AD20FD4"/>
    <w:rsid w:val="1AD2BAF3"/>
    <w:rsid w:val="1ADD1DA3"/>
    <w:rsid w:val="1ADED8FF"/>
    <w:rsid w:val="1AEB7B0C"/>
    <w:rsid w:val="1AED3900"/>
    <w:rsid w:val="1AF33716"/>
    <w:rsid w:val="1AFAD3C9"/>
    <w:rsid w:val="1B058C62"/>
    <w:rsid w:val="1B07EB29"/>
    <w:rsid w:val="1B0ECF28"/>
    <w:rsid w:val="1B16D314"/>
    <w:rsid w:val="1B18C494"/>
    <w:rsid w:val="1B192561"/>
    <w:rsid w:val="1B2232BA"/>
    <w:rsid w:val="1B243949"/>
    <w:rsid w:val="1B2B446B"/>
    <w:rsid w:val="1B2C069C"/>
    <w:rsid w:val="1B2C56A2"/>
    <w:rsid w:val="1B37B25A"/>
    <w:rsid w:val="1B3B915B"/>
    <w:rsid w:val="1B3BA899"/>
    <w:rsid w:val="1B44C8E2"/>
    <w:rsid w:val="1B4A7AD1"/>
    <w:rsid w:val="1B4D2D8E"/>
    <w:rsid w:val="1B5510C7"/>
    <w:rsid w:val="1B5CA8F0"/>
    <w:rsid w:val="1B630D80"/>
    <w:rsid w:val="1B685719"/>
    <w:rsid w:val="1B69BF7C"/>
    <w:rsid w:val="1B6C73F5"/>
    <w:rsid w:val="1B728DB9"/>
    <w:rsid w:val="1B748EC6"/>
    <w:rsid w:val="1B7B0F41"/>
    <w:rsid w:val="1B83A20B"/>
    <w:rsid w:val="1B85BF24"/>
    <w:rsid w:val="1B88AEA9"/>
    <w:rsid w:val="1B96466C"/>
    <w:rsid w:val="1B9FC349"/>
    <w:rsid w:val="1BA174DF"/>
    <w:rsid w:val="1BA3444D"/>
    <w:rsid w:val="1BA5D0DA"/>
    <w:rsid w:val="1BAAAFB9"/>
    <w:rsid w:val="1BAE250C"/>
    <w:rsid w:val="1BB04B8C"/>
    <w:rsid w:val="1BB7CBFF"/>
    <w:rsid w:val="1BC25A2B"/>
    <w:rsid w:val="1BC99F0D"/>
    <w:rsid w:val="1BCD6315"/>
    <w:rsid w:val="1BD2C82B"/>
    <w:rsid w:val="1BD3792D"/>
    <w:rsid w:val="1BD4E153"/>
    <w:rsid w:val="1BDC56C4"/>
    <w:rsid w:val="1BDDF0A3"/>
    <w:rsid w:val="1BDE1DBE"/>
    <w:rsid w:val="1BE079DC"/>
    <w:rsid w:val="1BE63F7C"/>
    <w:rsid w:val="1BF314FA"/>
    <w:rsid w:val="1BF75D0E"/>
    <w:rsid w:val="1BFD8B1E"/>
    <w:rsid w:val="1C049C86"/>
    <w:rsid w:val="1C0F50CC"/>
    <w:rsid w:val="1C15148D"/>
    <w:rsid w:val="1C20823E"/>
    <w:rsid w:val="1C20F364"/>
    <w:rsid w:val="1C25F40B"/>
    <w:rsid w:val="1C3D9E66"/>
    <w:rsid w:val="1C41ED18"/>
    <w:rsid w:val="1C438E87"/>
    <w:rsid w:val="1C5373E6"/>
    <w:rsid w:val="1C635B8A"/>
    <w:rsid w:val="1C678BD2"/>
    <w:rsid w:val="1C78C100"/>
    <w:rsid w:val="1C7C4542"/>
    <w:rsid w:val="1C811A30"/>
    <w:rsid w:val="1C819142"/>
    <w:rsid w:val="1C86305C"/>
    <w:rsid w:val="1C87030A"/>
    <w:rsid w:val="1C94DC82"/>
    <w:rsid w:val="1C96EBD1"/>
    <w:rsid w:val="1C99B52D"/>
    <w:rsid w:val="1C9DEB54"/>
    <w:rsid w:val="1CA22F7D"/>
    <w:rsid w:val="1CA6327F"/>
    <w:rsid w:val="1CA7FD1D"/>
    <w:rsid w:val="1CAB9D7D"/>
    <w:rsid w:val="1CABD969"/>
    <w:rsid w:val="1CABEF92"/>
    <w:rsid w:val="1CB0746D"/>
    <w:rsid w:val="1CB60DC6"/>
    <w:rsid w:val="1CCCF230"/>
    <w:rsid w:val="1CD6F5CA"/>
    <w:rsid w:val="1CDCF38F"/>
    <w:rsid w:val="1CDE85D8"/>
    <w:rsid w:val="1CE03CEF"/>
    <w:rsid w:val="1CE4715B"/>
    <w:rsid w:val="1CE7C9F6"/>
    <w:rsid w:val="1CE83C3F"/>
    <w:rsid w:val="1CF32078"/>
    <w:rsid w:val="1CFE9472"/>
    <w:rsid w:val="1CFEF87C"/>
    <w:rsid w:val="1D035A88"/>
    <w:rsid w:val="1D05D22F"/>
    <w:rsid w:val="1D0C231F"/>
    <w:rsid w:val="1D0D3A3B"/>
    <w:rsid w:val="1D0F2631"/>
    <w:rsid w:val="1D14E2C5"/>
    <w:rsid w:val="1D16CFED"/>
    <w:rsid w:val="1D19B0F0"/>
    <w:rsid w:val="1D1BD67A"/>
    <w:rsid w:val="1D1E16B9"/>
    <w:rsid w:val="1D253FB4"/>
    <w:rsid w:val="1D261E14"/>
    <w:rsid w:val="1D2A46FD"/>
    <w:rsid w:val="1D2EEAFB"/>
    <w:rsid w:val="1D40306C"/>
    <w:rsid w:val="1D45DBD3"/>
    <w:rsid w:val="1D4A7EFB"/>
    <w:rsid w:val="1D4EFB21"/>
    <w:rsid w:val="1D4F7E08"/>
    <w:rsid w:val="1D520159"/>
    <w:rsid w:val="1D5F80DB"/>
    <w:rsid w:val="1D69E542"/>
    <w:rsid w:val="1D77EC1A"/>
    <w:rsid w:val="1D7A868C"/>
    <w:rsid w:val="1D7D8962"/>
    <w:rsid w:val="1D8738D3"/>
    <w:rsid w:val="1D8A1534"/>
    <w:rsid w:val="1D8C0C87"/>
    <w:rsid w:val="1D9057FA"/>
    <w:rsid w:val="1D93B742"/>
    <w:rsid w:val="1D96678E"/>
    <w:rsid w:val="1D99F3EF"/>
    <w:rsid w:val="1DA4429D"/>
    <w:rsid w:val="1DADA5C4"/>
    <w:rsid w:val="1DB5CC9D"/>
    <w:rsid w:val="1DB61768"/>
    <w:rsid w:val="1DB813A5"/>
    <w:rsid w:val="1DB9E273"/>
    <w:rsid w:val="1DB9E4A5"/>
    <w:rsid w:val="1DC20A85"/>
    <w:rsid w:val="1DD2FB4C"/>
    <w:rsid w:val="1DD35AAB"/>
    <w:rsid w:val="1DD3DF1F"/>
    <w:rsid w:val="1DDBEE9B"/>
    <w:rsid w:val="1DF12C69"/>
    <w:rsid w:val="1DF2677C"/>
    <w:rsid w:val="1DF976C5"/>
    <w:rsid w:val="1E01E7D5"/>
    <w:rsid w:val="1E02A60C"/>
    <w:rsid w:val="1E0471E6"/>
    <w:rsid w:val="1E0A4BE2"/>
    <w:rsid w:val="1E0B7073"/>
    <w:rsid w:val="1E11391D"/>
    <w:rsid w:val="1E13E4B4"/>
    <w:rsid w:val="1E17177F"/>
    <w:rsid w:val="1E327E5A"/>
    <w:rsid w:val="1E363277"/>
    <w:rsid w:val="1E376788"/>
    <w:rsid w:val="1E377C95"/>
    <w:rsid w:val="1E39630B"/>
    <w:rsid w:val="1E3C3018"/>
    <w:rsid w:val="1E3C4A9F"/>
    <w:rsid w:val="1E3F23E2"/>
    <w:rsid w:val="1E48A6AF"/>
    <w:rsid w:val="1E4C3858"/>
    <w:rsid w:val="1E4E0FE6"/>
    <w:rsid w:val="1E523801"/>
    <w:rsid w:val="1E5FF012"/>
    <w:rsid w:val="1E63E047"/>
    <w:rsid w:val="1E6E06AA"/>
    <w:rsid w:val="1E700304"/>
    <w:rsid w:val="1E72D42F"/>
    <w:rsid w:val="1E742851"/>
    <w:rsid w:val="1E7CE449"/>
    <w:rsid w:val="1E83EA96"/>
    <w:rsid w:val="1E89EC6E"/>
    <w:rsid w:val="1E8F9C7F"/>
    <w:rsid w:val="1E91790F"/>
    <w:rsid w:val="1E91D518"/>
    <w:rsid w:val="1E998F0E"/>
    <w:rsid w:val="1E9A33F3"/>
    <w:rsid w:val="1E9D212B"/>
    <w:rsid w:val="1E9E2E11"/>
    <w:rsid w:val="1EA0E6F6"/>
    <w:rsid w:val="1EA50F12"/>
    <w:rsid w:val="1EAB8C2C"/>
    <w:rsid w:val="1EB1B0D9"/>
    <w:rsid w:val="1EBD5C67"/>
    <w:rsid w:val="1EBDEE0C"/>
    <w:rsid w:val="1EBE036B"/>
    <w:rsid w:val="1EC2450B"/>
    <w:rsid w:val="1EC8A677"/>
    <w:rsid w:val="1ECB91CA"/>
    <w:rsid w:val="1ED7F4CF"/>
    <w:rsid w:val="1EDD026F"/>
    <w:rsid w:val="1EE469BF"/>
    <w:rsid w:val="1EE76201"/>
    <w:rsid w:val="1EEEF927"/>
    <w:rsid w:val="1EF394E2"/>
    <w:rsid w:val="1EF3EED3"/>
    <w:rsid w:val="1EF76A7D"/>
    <w:rsid w:val="1EF7B74E"/>
    <w:rsid w:val="1F076B16"/>
    <w:rsid w:val="1F085CFB"/>
    <w:rsid w:val="1F0A8D0D"/>
    <w:rsid w:val="1F155303"/>
    <w:rsid w:val="1F273780"/>
    <w:rsid w:val="1F2CA1FD"/>
    <w:rsid w:val="1F3A9E74"/>
    <w:rsid w:val="1F4012FE"/>
    <w:rsid w:val="1F42CEB5"/>
    <w:rsid w:val="1F45D45F"/>
    <w:rsid w:val="1F56CB9F"/>
    <w:rsid w:val="1F5D6D89"/>
    <w:rsid w:val="1F6A4724"/>
    <w:rsid w:val="1F6CE11F"/>
    <w:rsid w:val="1F777438"/>
    <w:rsid w:val="1F7C909F"/>
    <w:rsid w:val="1F8251E6"/>
    <w:rsid w:val="1F87CDB7"/>
    <w:rsid w:val="1F8B1494"/>
    <w:rsid w:val="1F8D1591"/>
    <w:rsid w:val="1F9112F0"/>
    <w:rsid w:val="1F93A0F4"/>
    <w:rsid w:val="1F9B8919"/>
    <w:rsid w:val="1FA1CAAA"/>
    <w:rsid w:val="1FB14148"/>
    <w:rsid w:val="1FB29C15"/>
    <w:rsid w:val="1FB3B639"/>
    <w:rsid w:val="1FB72E82"/>
    <w:rsid w:val="1FB899AF"/>
    <w:rsid w:val="1FBA8D9E"/>
    <w:rsid w:val="1FBFAB04"/>
    <w:rsid w:val="1FC1F358"/>
    <w:rsid w:val="1FC2E067"/>
    <w:rsid w:val="1FC4B8B2"/>
    <w:rsid w:val="1FCB9AEE"/>
    <w:rsid w:val="1FCC57AA"/>
    <w:rsid w:val="1FDB5DDE"/>
    <w:rsid w:val="1FDB74CB"/>
    <w:rsid w:val="1FDF4A90"/>
    <w:rsid w:val="1FEB7C74"/>
    <w:rsid w:val="1FEB9D30"/>
    <w:rsid w:val="1FEE1C10"/>
    <w:rsid w:val="2000DEAD"/>
    <w:rsid w:val="200538DF"/>
    <w:rsid w:val="20074992"/>
    <w:rsid w:val="200C7D36"/>
    <w:rsid w:val="200D3313"/>
    <w:rsid w:val="2013608E"/>
    <w:rsid w:val="20178CB5"/>
    <w:rsid w:val="201F9E37"/>
    <w:rsid w:val="202293D6"/>
    <w:rsid w:val="202D255D"/>
    <w:rsid w:val="202E60E4"/>
    <w:rsid w:val="2034ECDD"/>
    <w:rsid w:val="20398613"/>
    <w:rsid w:val="203BAFAF"/>
    <w:rsid w:val="204715E4"/>
    <w:rsid w:val="204A7305"/>
    <w:rsid w:val="204EDDF1"/>
    <w:rsid w:val="2058F4B2"/>
    <w:rsid w:val="205C3132"/>
    <w:rsid w:val="205DAA36"/>
    <w:rsid w:val="20609C0A"/>
    <w:rsid w:val="206208A1"/>
    <w:rsid w:val="20624C26"/>
    <w:rsid w:val="206A1E63"/>
    <w:rsid w:val="2079E103"/>
    <w:rsid w:val="207BA16A"/>
    <w:rsid w:val="20813816"/>
    <w:rsid w:val="20847DBC"/>
    <w:rsid w:val="208ECA5C"/>
    <w:rsid w:val="208EE541"/>
    <w:rsid w:val="209B5533"/>
    <w:rsid w:val="209E60FB"/>
    <w:rsid w:val="20B00A2A"/>
    <w:rsid w:val="20B7C334"/>
    <w:rsid w:val="20BA0860"/>
    <w:rsid w:val="20BFAEE1"/>
    <w:rsid w:val="20CC8CEB"/>
    <w:rsid w:val="20CC9E0E"/>
    <w:rsid w:val="20CF1568"/>
    <w:rsid w:val="20D2CAAC"/>
    <w:rsid w:val="20D593BA"/>
    <w:rsid w:val="20D67366"/>
    <w:rsid w:val="20D7833B"/>
    <w:rsid w:val="20D832A2"/>
    <w:rsid w:val="20E9204F"/>
    <w:rsid w:val="20EB45E4"/>
    <w:rsid w:val="20EC1BC0"/>
    <w:rsid w:val="20EE5EA1"/>
    <w:rsid w:val="2106129E"/>
    <w:rsid w:val="2106F6FE"/>
    <w:rsid w:val="21082909"/>
    <w:rsid w:val="21083137"/>
    <w:rsid w:val="210C7213"/>
    <w:rsid w:val="2114FB84"/>
    <w:rsid w:val="21213779"/>
    <w:rsid w:val="21232F9D"/>
    <w:rsid w:val="2125D79C"/>
    <w:rsid w:val="21280765"/>
    <w:rsid w:val="212A94B0"/>
    <w:rsid w:val="212BF38B"/>
    <w:rsid w:val="212E0F01"/>
    <w:rsid w:val="212E2BD8"/>
    <w:rsid w:val="21336BBC"/>
    <w:rsid w:val="2136B363"/>
    <w:rsid w:val="21370442"/>
    <w:rsid w:val="213754BA"/>
    <w:rsid w:val="21434E65"/>
    <w:rsid w:val="21582931"/>
    <w:rsid w:val="215B596B"/>
    <w:rsid w:val="21623C73"/>
    <w:rsid w:val="2162F81C"/>
    <w:rsid w:val="2164E7E3"/>
    <w:rsid w:val="216BEA94"/>
    <w:rsid w:val="216F79D5"/>
    <w:rsid w:val="2170DDB2"/>
    <w:rsid w:val="21774D9C"/>
    <w:rsid w:val="2185B0D2"/>
    <w:rsid w:val="218CC2FA"/>
    <w:rsid w:val="219BCFC8"/>
    <w:rsid w:val="21A138E6"/>
    <w:rsid w:val="21A55CCF"/>
    <w:rsid w:val="21A69D0F"/>
    <w:rsid w:val="21A882E8"/>
    <w:rsid w:val="21A93970"/>
    <w:rsid w:val="21AD7BA3"/>
    <w:rsid w:val="21B12B4F"/>
    <w:rsid w:val="21BCD338"/>
    <w:rsid w:val="21D0D80A"/>
    <w:rsid w:val="21D431CF"/>
    <w:rsid w:val="21D7DAE3"/>
    <w:rsid w:val="21DB7FC5"/>
    <w:rsid w:val="21E316C3"/>
    <w:rsid w:val="21E9C39D"/>
    <w:rsid w:val="21EEA928"/>
    <w:rsid w:val="21F27A29"/>
    <w:rsid w:val="21FD5875"/>
    <w:rsid w:val="21FD6CFC"/>
    <w:rsid w:val="2200CCE8"/>
    <w:rsid w:val="220498FD"/>
    <w:rsid w:val="220636A8"/>
    <w:rsid w:val="22068C60"/>
    <w:rsid w:val="220B0433"/>
    <w:rsid w:val="220CBC50"/>
    <w:rsid w:val="220FF1B0"/>
    <w:rsid w:val="2211602B"/>
    <w:rsid w:val="221CFCD7"/>
    <w:rsid w:val="221D383B"/>
    <w:rsid w:val="222918B7"/>
    <w:rsid w:val="222AC53E"/>
    <w:rsid w:val="222AD4FD"/>
    <w:rsid w:val="222FFDDC"/>
    <w:rsid w:val="223B7A0E"/>
    <w:rsid w:val="2241DD0F"/>
    <w:rsid w:val="224A88E5"/>
    <w:rsid w:val="224DA41E"/>
    <w:rsid w:val="224DD7A9"/>
    <w:rsid w:val="224F5848"/>
    <w:rsid w:val="2251AB49"/>
    <w:rsid w:val="22520FBE"/>
    <w:rsid w:val="22539813"/>
    <w:rsid w:val="2256BECF"/>
    <w:rsid w:val="2268747B"/>
    <w:rsid w:val="226AC6EA"/>
    <w:rsid w:val="22742815"/>
    <w:rsid w:val="2278466E"/>
    <w:rsid w:val="227CD204"/>
    <w:rsid w:val="227D31C0"/>
    <w:rsid w:val="228437C2"/>
    <w:rsid w:val="22865240"/>
    <w:rsid w:val="228C59BF"/>
    <w:rsid w:val="2290C675"/>
    <w:rsid w:val="22946DCE"/>
    <w:rsid w:val="2295ABB3"/>
    <w:rsid w:val="22994EBA"/>
    <w:rsid w:val="2299996C"/>
    <w:rsid w:val="229C0C1D"/>
    <w:rsid w:val="22A158B4"/>
    <w:rsid w:val="22A409C9"/>
    <w:rsid w:val="22A80337"/>
    <w:rsid w:val="22B02D11"/>
    <w:rsid w:val="22B4B5DE"/>
    <w:rsid w:val="22B7F33E"/>
    <w:rsid w:val="22BBC61C"/>
    <w:rsid w:val="22BF67E1"/>
    <w:rsid w:val="22C57AF6"/>
    <w:rsid w:val="22C772C3"/>
    <w:rsid w:val="22CCD974"/>
    <w:rsid w:val="22D1FA5C"/>
    <w:rsid w:val="22D45D00"/>
    <w:rsid w:val="22D53022"/>
    <w:rsid w:val="22D6655D"/>
    <w:rsid w:val="22DC946A"/>
    <w:rsid w:val="22E2FC58"/>
    <w:rsid w:val="22EBCC75"/>
    <w:rsid w:val="22EE4A13"/>
    <w:rsid w:val="22F046E9"/>
    <w:rsid w:val="22F4F15C"/>
    <w:rsid w:val="22F6BC07"/>
    <w:rsid w:val="22F7DFD6"/>
    <w:rsid w:val="22F837A8"/>
    <w:rsid w:val="23005CE4"/>
    <w:rsid w:val="230773C4"/>
    <w:rsid w:val="23095399"/>
    <w:rsid w:val="2310EAB2"/>
    <w:rsid w:val="231263CB"/>
    <w:rsid w:val="231EBD3F"/>
    <w:rsid w:val="23232EAC"/>
    <w:rsid w:val="2325B2C3"/>
    <w:rsid w:val="232B0B7F"/>
    <w:rsid w:val="232D3E8E"/>
    <w:rsid w:val="2330125E"/>
    <w:rsid w:val="2331D358"/>
    <w:rsid w:val="23342E1F"/>
    <w:rsid w:val="233D1E8A"/>
    <w:rsid w:val="2348DABD"/>
    <w:rsid w:val="2351E9AF"/>
    <w:rsid w:val="23603636"/>
    <w:rsid w:val="2360C79F"/>
    <w:rsid w:val="23627861"/>
    <w:rsid w:val="2362D541"/>
    <w:rsid w:val="23669B98"/>
    <w:rsid w:val="2368ACE8"/>
    <w:rsid w:val="236E61C2"/>
    <w:rsid w:val="23711830"/>
    <w:rsid w:val="23728DF5"/>
    <w:rsid w:val="2372EDF1"/>
    <w:rsid w:val="237571CA"/>
    <w:rsid w:val="2380A347"/>
    <w:rsid w:val="238329C0"/>
    <w:rsid w:val="238D6D6E"/>
    <w:rsid w:val="238F6598"/>
    <w:rsid w:val="23950563"/>
    <w:rsid w:val="23958F81"/>
    <w:rsid w:val="23968A52"/>
    <w:rsid w:val="23A08BD2"/>
    <w:rsid w:val="23A13021"/>
    <w:rsid w:val="23ADC9B2"/>
    <w:rsid w:val="23B1DA85"/>
    <w:rsid w:val="23B3CB1B"/>
    <w:rsid w:val="23BA741B"/>
    <w:rsid w:val="23BA99FB"/>
    <w:rsid w:val="23BCD7F2"/>
    <w:rsid w:val="23BE5177"/>
    <w:rsid w:val="23C19FC4"/>
    <w:rsid w:val="23C56465"/>
    <w:rsid w:val="23C6811B"/>
    <w:rsid w:val="23CA5E49"/>
    <w:rsid w:val="23CAF02D"/>
    <w:rsid w:val="23D12663"/>
    <w:rsid w:val="23DD7441"/>
    <w:rsid w:val="23DF75A4"/>
    <w:rsid w:val="23DFF7A0"/>
    <w:rsid w:val="23E22F02"/>
    <w:rsid w:val="23E5F7E1"/>
    <w:rsid w:val="23EE2A2B"/>
    <w:rsid w:val="23F2ECD2"/>
    <w:rsid w:val="23F7F5F2"/>
    <w:rsid w:val="23F95AF2"/>
    <w:rsid w:val="23F9F1A7"/>
    <w:rsid w:val="23FC3A16"/>
    <w:rsid w:val="23FD89E2"/>
    <w:rsid w:val="23FF2AC5"/>
    <w:rsid w:val="23FF5441"/>
    <w:rsid w:val="240AF691"/>
    <w:rsid w:val="24108974"/>
    <w:rsid w:val="2416C4C6"/>
    <w:rsid w:val="24201977"/>
    <w:rsid w:val="2420BF78"/>
    <w:rsid w:val="24215B1A"/>
    <w:rsid w:val="2427D38D"/>
    <w:rsid w:val="2431D8CE"/>
    <w:rsid w:val="24356DEA"/>
    <w:rsid w:val="243B0391"/>
    <w:rsid w:val="24423005"/>
    <w:rsid w:val="24473A36"/>
    <w:rsid w:val="2452418F"/>
    <w:rsid w:val="245725DD"/>
    <w:rsid w:val="245AA275"/>
    <w:rsid w:val="245EA901"/>
    <w:rsid w:val="245FFBDD"/>
    <w:rsid w:val="24658C82"/>
    <w:rsid w:val="2469FD6F"/>
    <w:rsid w:val="2470E7F3"/>
    <w:rsid w:val="24723BDE"/>
    <w:rsid w:val="2474CF1A"/>
    <w:rsid w:val="2476BCBF"/>
    <w:rsid w:val="24804081"/>
    <w:rsid w:val="24816205"/>
    <w:rsid w:val="2485DE79"/>
    <w:rsid w:val="24879C5D"/>
    <w:rsid w:val="24896B96"/>
    <w:rsid w:val="248B8F77"/>
    <w:rsid w:val="2490F44B"/>
    <w:rsid w:val="2497A4D1"/>
    <w:rsid w:val="24996893"/>
    <w:rsid w:val="249BD619"/>
    <w:rsid w:val="249C53CA"/>
    <w:rsid w:val="24A742C1"/>
    <w:rsid w:val="24AA521C"/>
    <w:rsid w:val="24AA8E28"/>
    <w:rsid w:val="24B7ECA3"/>
    <w:rsid w:val="24BA626E"/>
    <w:rsid w:val="24BBBE49"/>
    <w:rsid w:val="24BD2CE1"/>
    <w:rsid w:val="24C3DCEB"/>
    <w:rsid w:val="24C45531"/>
    <w:rsid w:val="24C49E0C"/>
    <w:rsid w:val="24CB96A1"/>
    <w:rsid w:val="24D55041"/>
    <w:rsid w:val="24D5C8EF"/>
    <w:rsid w:val="24DF467B"/>
    <w:rsid w:val="24E00C33"/>
    <w:rsid w:val="24E22ED9"/>
    <w:rsid w:val="24E2F334"/>
    <w:rsid w:val="24E7B073"/>
    <w:rsid w:val="24F24259"/>
    <w:rsid w:val="24F3CE57"/>
    <w:rsid w:val="24F91054"/>
    <w:rsid w:val="24FB05C4"/>
    <w:rsid w:val="24FC9AC7"/>
    <w:rsid w:val="24FDCC0A"/>
    <w:rsid w:val="2503541E"/>
    <w:rsid w:val="2505B6D1"/>
    <w:rsid w:val="2508FAA5"/>
    <w:rsid w:val="250A0B99"/>
    <w:rsid w:val="250A66FE"/>
    <w:rsid w:val="250A7818"/>
    <w:rsid w:val="250EAFA0"/>
    <w:rsid w:val="250F36F3"/>
    <w:rsid w:val="2512C18A"/>
    <w:rsid w:val="2517655B"/>
    <w:rsid w:val="251D0244"/>
    <w:rsid w:val="251E4958"/>
    <w:rsid w:val="25212403"/>
    <w:rsid w:val="25246346"/>
    <w:rsid w:val="25387D95"/>
    <w:rsid w:val="25399D4E"/>
    <w:rsid w:val="253B28FC"/>
    <w:rsid w:val="253B94EC"/>
    <w:rsid w:val="253DCE5C"/>
    <w:rsid w:val="25408B02"/>
    <w:rsid w:val="25413AC4"/>
    <w:rsid w:val="25464A7C"/>
    <w:rsid w:val="2546757E"/>
    <w:rsid w:val="254A462F"/>
    <w:rsid w:val="25536B2B"/>
    <w:rsid w:val="255B81FF"/>
    <w:rsid w:val="255D8213"/>
    <w:rsid w:val="256129B1"/>
    <w:rsid w:val="2565CCD8"/>
    <w:rsid w:val="2566F8CF"/>
    <w:rsid w:val="2571D0CD"/>
    <w:rsid w:val="2572489F"/>
    <w:rsid w:val="25730D23"/>
    <w:rsid w:val="2574BF3F"/>
    <w:rsid w:val="257AC459"/>
    <w:rsid w:val="257B3CDA"/>
    <w:rsid w:val="257F4604"/>
    <w:rsid w:val="25808FD7"/>
    <w:rsid w:val="258185E2"/>
    <w:rsid w:val="258672BA"/>
    <w:rsid w:val="2592961D"/>
    <w:rsid w:val="2592C919"/>
    <w:rsid w:val="25A649A8"/>
    <w:rsid w:val="25AB041B"/>
    <w:rsid w:val="25AEB55D"/>
    <w:rsid w:val="25B5179A"/>
    <w:rsid w:val="25BFBE3B"/>
    <w:rsid w:val="25C1A87B"/>
    <w:rsid w:val="25C8226A"/>
    <w:rsid w:val="25CD4425"/>
    <w:rsid w:val="25CD4FBE"/>
    <w:rsid w:val="25EEFC88"/>
    <w:rsid w:val="25F39E51"/>
    <w:rsid w:val="25F3DC8E"/>
    <w:rsid w:val="25F7E112"/>
    <w:rsid w:val="25F88D9A"/>
    <w:rsid w:val="26015BB7"/>
    <w:rsid w:val="261A6401"/>
    <w:rsid w:val="261D8309"/>
    <w:rsid w:val="26209067"/>
    <w:rsid w:val="26212618"/>
    <w:rsid w:val="26305926"/>
    <w:rsid w:val="2634F005"/>
    <w:rsid w:val="26405299"/>
    <w:rsid w:val="264527F4"/>
    <w:rsid w:val="265318AE"/>
    <w:rsid w:val="2653D9DE"/>
    <w:rsid w:val="265E16A3"/>
    <w:rsid w:val="2667AF03"/>
    <w:rsid w:val="266AD8EE"/>
    <w:rsid w:val="266C5148"/>
    <w:rsid w:val="26727241"/>
    <w:rsid w:val="267C621E"/>
    <w:rsid w:val="267EA6EA"/>
    <w:rsid w:val="2682DFC1"/>
    <w:rsid w:val="2685C885"/>
    <w:rsid w:val="268BFA2F"/>
    <w:rsid w:val="268FA2DB"/>
    <w:rsid w:val="2692A1CF"/>
    <w:rsid w:val="269C586D"/>
    <w:rsid w:val="26A47C30"/>
    <w:rsid w:val="26A6CD15"/>
    <w:rsid w:val="26A90E6B"/>
    <w:rsid w:val="26B1DDF1"/>
    <w:rsid w:val="26B5C357"/>
    <w:rsid w:val="26BC4216"/>
    <w:rsid w:val="26C0ADE8"/>
    <w:rsid w:val="26C33B48"/>
    <w:rsid w:val="26C3A5C2"/>
    <w:rsid w:val="26C3E69E"/>
    <w:rsid w:val="26C4EE43"/>
    <w:rsid w:val="26C6BB39"/>
    <w:rsid w:val="26CAB62A"/>
    <w:rsid w:val="26CF1913"/>
    <w:rsid w:val="26CF8484"/>
    <w:rsid w:val="26D1514B"/>
    <w:rsid w:val="26D218A9"/>
    <w:rsid w:val="26D24E1E"/>
    <w:rsid w:val="26D289EB"/>
    <w:rsid w:val="26D2EA23"/>
    <w:rsid w:val="26D36FBC"/>
    <w:rsid w:val="26D895C9"/>
    <w:rsid w:val="26DB2409"/>
    <w:rsid w:val="26E49AE7"/>
    <w:rsid w:val="26EA5217"/>
    <w:rsid w:val="26F218E1"/>
    <w:rsid w:val="26F4EA57"/>
    <w:rsid w:val="26FD0B37"/>
    <w:rsid w:val="270C6318"/>
    <w:rsid w:val="271146DD"/>
    <w:rsid w:val="27122EC5"/>
    <w:rsid w:val="27158E0F"/>
    <w:rsid w:val="272B3CAD"/>
    <w:rsid w:val="272F7F4B"/>
    <w:rsid w:val="274043C5"/>
    <w:rsid w:val="2741803E"/>
    <w:rsid w:val="27448546"/>
    <w:rsid w:val="2746E1ED"/>
    <w:rsid w:val="27472E1E"/>
    <w:rsid w:val="274767AF"/>
    <w:rsid w:val="274A48BE"/>
    <w:rsid w:val="274ECE11"/>
    <w:rsid w:val="275E35D6"/>
    <w:rsid w:val="27711467"/>
    <w:rsid w:val="2772B86A"/>
    <w:rsid w:val="2773E79F"/>
    <w:rsid w:val="2774CBB2"/>
    <w:rsid w:val="277B9E8C"/>
    <w:rsid w:val="277D0190"/>
    <w:rsid w:val="278FCB99"/>
    <w:rsid w:val="279090C8"/>
    <w:rsid w:val="279D9BC6"/>
    <w:rsid w:val="27A28EC6"/>
    <w:rsid w:val="27A28F9A"/>
    <w:rsid w:val="27A3E375"/>
    <w:rsid w:val="27A65133"/>
    <w:rsid w:val="27A9726E"/>
    <w:rsid w:val="27AD7108"/>
    <w:rsid w:val="27AE8B5C"/>
    <w:rsid w:val="27AFF5BF"/>
    <w:rsid w:val="27B2A5BC"/>
    <w:rsid w:val="27B74DEA"/>
    <w:rsid w:val="27BACFCC"/>
    <w:rsid w:val="27BBF3B0"/>
    <w:rsid w:val="27BDE336"/>
    <w:rsid w:val="27C88DEF"/>
    <w:rsid w:val="27D56D60"/>
    <w:rsid w:val="27D5E06F"/>
    <w:rsid w:val="27E08EC8"/>
    <w:rsid w:val="27E27BEE"/>
    <w:rsid w:val="27E6556E"/>
    <w:rsid w:val="27E80FA6"/>
    <w:rsid w:val="27F280BF"/>
    <w:rsid w:val="27F3E7A4"/>
    <w:rsid w:val="27F9A509"/>
    <w:rsid w:val="27FAF67F"/>
    <w:rsid w:val="27FF0FC6"/>
    <w:rsid w:val="280171C7"/>
    <w:rsid w:val="2813CEE1"/>
    <w:rsid w:val="2814F917"/>
    <w:rsid w:val="2815F2C2"/>
    <w:rsid w:val="28233BD4"/>
    <w:rsid w:val="2823A0B4"/>
    <w:rsid w:val="283059E8"/>
    <w:rsid w:val="283AF789"/>
    <w:rsid w:val="283C64DC"/>
    <w:rsid w:val="283F4069"/>
    <w:rsid w:val="2843FD2D"/>
    <w:rsid w:val="284660EA"/>
    <w:rsid w:val="284EF659"/>
    <w:rsid w:val="28504CF7"/>
    <w:rsid w:val="2851094E"/>
    <w:rsid w:val="28564023"/>
    <w:rsid w:val="2858AD02"/>
    <w:rsid w:val="285B7345"/>
    <w:rsid w:val="285DF2BA"/>
    <w:rsid w:val="2864F7B4"/>
    <w:rsid w:val="286CA36B"/>
    <w:rsid w:val="2870EE31"/>
    <w:rsid w:val="287F83D9"/>
    <w:rsid w:val="2881D300"/>
    <w:rsid w:val="2888F2C3"/>
    <w:rsid w:val="288F3254"/>
    <w:rsid w:val="2894576F"/>
    <w:rsid w:val="289944CE"/>
    <w:rsid w:val="289955D8"/>
    <w:rsid w:val="28A35A72"/>
    <w:rsid w:val="28A602D8"/>
    <w:rsid w:val="28A7C32A"/>
    <w:rsid w:val="28ADE288"/>
    <w:rsid w:val="28AFADDA"/>
    <w:rsid w:val="28B214C8"/>
    <w:rsid w:val="28B86FE1"/>
    <w:rsid w:val="28BBD45C"/>
    <w:rsid w:val="28BE5978"/>
    <w:rsid w:val="28BF15F8"/>
    <w:rsid w:val="28C5F607"/>
    <w:rsid w:val="28C8F48B"/>
    <w:rsid w:val="28CB0189"/>
    <w:rsid w:val="28D46E0E"/>
    <w:rsid w:val="28D943C9"/>
    <w:rsid w:val="28E5651A"/>
    <w:rsid w:val="28EB47F8"/>
    <w:rsid w:val="28FD02D1"/>
    <w:rsid w:val="2901F169"/>
    <w:rsid w:val="29098ECA"/>
    <w:rsid w:val="290DE222"/>
    <w:rsid w:val="29193E99"/>
    <w:rsid w:val="291E35ED"/>
    <w:rsid w:val="2925AA34"/>
    <w:rsid w:val="292817E5"/>
    <w:rsid w:val="29449A41"/>
    <w:rsid w:val="2945A3C9"/>
    <w:rsid w:val="294C5A9D"/>
    <w:rsid w:val="2950B443"/>
    <w:rsid w:val="2955ACDF"/>
    <w:rsid w:val="2956B610"/>
    <w:rsid w:val="29581120"/>
    <w:rsid w:val="29614C55"/>
    <w:rsid w:val="29632214"/>
    <w:rsid w:val="29641696"/>
    <w:rsid w:val="2969C862"/>
    <w:rsid w:val="296A057D"/>
    <w:rsid w:val="296F4324"/>
    <w:rsid w:val="297C51B1"/>
    <w:rsid w:val="297CC3EC"/>
    <w:rsid w:val="297D90ED"/>
    <w:rsid w:val="29816472"/>
    <w:rsid w:val="2982C88F"/>
    <w:rsid w:val="2984CC2D"/>
    <w:rsid w:val="2991CAB2"/>
    <w:rsid w:val="29954AB9"/>
    <w:rsid w:val="299710A2"/>
    <w:rsid w:val="29996721"/>
    <w:rsid w:val="299DEA26"/>
    <w:rsid w:val="29A00AD6"/>
    <w:rsid w:val="29A40487"/>
    <w:rsid w:val="29A56DF7"/>
    <w:rsid w:val="29A96138"/>
    <w:rsid w:val="29A99792"/>
    <w:rsid w:val="29B01EFF"/>
    <w:rsid w:val="29B3A738"/>
    <w:rsid w:val="29B7CAD4"/>
    <w:rsid w:val="29BCF57E"/>
    <w:rsid w:val="29C0923C"/>
    <w:rsid w:val="29C73CA5"/>
    <w:rsid w:val="29C78D2F"/>
    <w:rsid w:val="29C911E6"/>
    <w:rsid w:val="29CE5C09"/>
    <w:rsid w:val="29D13ADD"/>
    <w:rsid w:val="29DF6480"/>
    <w:rsid w:val="29F38465"/>
    <w:rsid w:val="2A09944E"/>
    <w:rsid w:val="2A129216"/>
    <w:rsid w:val="2A151410"/>
    <w:rsid w:val="2A159DE6"/>
    <w:rsid w:val="2A183970"/>
    <w:rsid w:val="2A1C0A3B"/>
    <w:rsid w:val="2A20030F"/>
    <w:rsid w:val="2A230C85"/>
    <w:rsid w:val="2A236352"/>
    <w:rsid w:val="2A27EADA"/>
    <w:rsid w:val="2A2A30AC"/>
    <w:rsid w:val="2A341FAB"/>
    <w:rsid w:val="2A34AA22"/>
    <w:rsid w:val="2A36B4EF"/>
    <w:rsid w:val="2A37FCA6"/>
    <w:rsid w:val="2A3C55C3"/>
    <w:rsid w:val="2A4E794E"/>
    <w:rsid w:val="2A4ED5A6"/>
    <w:rsid w:val="2A56A2F7"/>
    <w:rsid w:val="2A5BC36D"/>
    <w:rsid w:val="2A6C4E2A"/>
    <w:rsid w:val="2A766237"/>
    <w:rsid w:val="2A76EAD8"/>
    <w:rsid w:val="2A77C67B"/>
    <w:rsid w:val="2A8A9C90"/>
    <w:rsid w:val="2A8ADEDE"/>
    <w:rsid w:val="2A8E2C29"/>
    <w:rsid w:val="2A91656F"/>
    <w:rsid w:val="2AA014EE"/>
    <w:rsid w:val="2AA6944E"/>
    <w:rsid w:val="2AA924A8"/>
    <w:rsid w:val="2AB1DB2D"/>
    <w:rsid w:val="2AB2D820"/>
    <w:rsid w:val="2AC084CF"/>
    <w:rsid w:val="2AC7F9AD"/>
    <w:rsid w:val="2ACE1CF5"/>
    <w:rsid w:val="2AE9CF1D"/>
    <w:rsid w:val="2AF8BE32"/>
    <w:rsid w:val="2B0A7221"/>
    <w:rsid w:val="2B11C603"/>
    <w:rsid w:val="2B1D5163"/>
    <w:rsid w:val="2B278AB4"/>
    <w:rsid w:val="2B2C78CA"/>
    <w:rsid w:val="2B319471"/>
    <w:rsid w:val="2B36D8ED"/>
    <w:rsid w:val="2B37CA41"/>
    <w:rsid w:val="2B38C8C0"/>
    <w:rsid w:val="2B3E7010"/>
    <w:rsid w:val="2B42652C"/>
    <w:rsid w:val="2B52707A"/>
    <w:rsid w:val="2B59F9A6"/>
    <w:rsid w:val="2B5DD340"/>
    <w:rsid w:val="2B5EFEF3"/>
    <w:rsid w:val="2B69EA7A"/>
    <w:rsid w:val="2B6B3EB5"/>
    <w:rsid w:val="2B6F9617"/>
    <w:rsid w:val="2B6FDFFF"/>
    <w:rsid w:val="2B70F1AE"/>
    <w:rsid w:val="2B75A904"/>
    <w:rsid w:val="2B7B1290"/>
    <w:rsid w:val="2B86B5AC"/>
    <w:rsid w:val="2B886724"/>
    <w:rsid w:val="2B8AFCF5"/>
    <w:rsid w:val="2B8F5451"/>
    <w:rsid w:val="2B91C65C"/>
    <w:rsid w:val="2B9D520E"/>
    <w:rsid w:val="2B9DFF60"/>
    <w:rsid w:val="2BA3FFBD"/>
    <w:rsid w:val="2BB299A5"/>
    <w:rsid w:val="2BB97A49"/>
    <w:rsid w:val="2BB9A021"/>
    <w:rsid w:val="2BC4B8A1"/>
    <w:rsid w:val="2BC53DD0"/>
    <w:rsid w:val="2BC74959"/>
    <w:rsid w:val="2BD2215E"/>
    <w:rsid w:val="2BD3B5DD"/>
    <w:rsid w:val="2BD72BB0"/>
    <w:rsid w:val="2BDB3480"/>
    <w:rsid w:val="2BDE1CF6"/>
    <w:rsid w:val="2BE005EA"/>
    <w:rsid w:val="2BE1DFCC"/>
    <w:rsid w:val="2BE5AF16"/>
    <w:rsid w:val="2BE837DB"/>
    <w:rsid w:val="2BEE8894"/>
    <w:rsid w:val="2BEEDAB6"/>
    <w:rsid w:val="2BF0627D"/>
    <w:rsid w:val="2BF64ADD"/>
    <w:rsid w:val="2BFDCA1A"/>
    <w:rsid w:val="2C017B6C"/>
    <w:rsid w:val="2C057788"/>
    <w:rsid w:val="2C058A9C"/>
    <w:rsid w:val="2C0B649B"/>
    <w:rsid w:val="2C0F6998"/>
    <w:rsid w:val="2C0FE2AB"/>
    <w:rsid w:val="2C127D37"/>
    <w:rsid w:val="2C279394"/>
    <w:rsid w:val="2C2E70DD"/>
    <w:rsid w:val="2C3182C7"/>
    <w:rsid w:val="2C3445FF"/>
    <w:rsid w:val="2C41D283"/>
    <w:rsid w:val="2C49EB44"/>
    <w:rsid w:val="2C4BBE83"/>
    <w:rsid w:val="2C4CD8A3"/>
    <w:rsid w:val="2C51F9C6"/>
    <w:rsid w:val="2C5DF221"/>
    <w:rsid w:val="2C5EEE34"/>
    <w:rsid w:val="2C602EAE"/>
    <w:rsid w:val="2C648F9A"/>
    <w:rsid w:val="2C6E01F5"/>
    <w:rsid w:val="2C7211E4"/>
    <w:rsid w:val="2C73E3B5"/>
    <w:rsid w:val="2C7A72D4"/>
    <w:rsid w:val="2C8F0669"/>
    <w:rsid w:val="2C91B7DD"/>
    <w:rsid w:val="2C93A26B"/>
    <w:rsid w:val="2CAD13B8"/>
    <w:rsid w:val="2CBDD646"/>
    <w:rsid w:val="2CBFCA32"/>
    <w:rsid w:val="2CC80E64"/>
    <w:rsid w:val="2CCDAE18"/>
    <w:rsid w:val="2CCFBBBE"/>
    <w:rsid w:val="2CD838DD"/>
    <w:rsid w:val="2CD85EFE"/>
    <w:rsid w:val="2CDE188A"/>
    <w:rsid w:val="2CE71074"/>
    <w:rsid w:val="2CED46E3"/>
    <w:rsid w:val="2CEDCED1"/>
    <w:rsid w:val="2CF21928"/>
    <w:rsid w:val="2CF838DC"/>
    <w:rsid w:val="2CFDCB33"/>
    <w:rsid w:val="2D017E14"/>
    <w:rsid w:val="2D074E77"/>
    <w:rsid w:val="2D1805EC"/>
    <w:rsid w:val="2D186EEB"/>
    <w:rsid w:val="2D1911A3"/>
    <w:rsid w:val="2D1BADFE"/>
    <w:rsid w:val="2D1FDDB8"/>
    <w:rsid w:val="2D215419"/>
    <w:rsid w:val="2D23EF47"/>
    <w:rsid w:val="2D28A293"/>
    <w:rsid w:val="2D2DAB40"/>
    <w:rsid w:val="2D2F0C9E"/>
    <w:rsid w:val="2D3329C0"/>
    <w:rsid w:val="2D3AA223"/>
    <w:rsid w:val="2D42223A"/>
    <w:rsid w:val="2D47B821"/>
    <w:rsid w:val="2D48BB51"/>
    <w:rsid w:val="2D4D22A6"/>
    <w:rsid w:val="2D555A65"/>
    <w:rsid w:val="2D5AA4C0"/>
    <w:rsid w:val="2D667FAA"/>
    <w:rsid w:val="2D6EBDF4"/>
    <w:rsid w:val="2D793BA6"/>
    <w:rsid w:val="2D82A083"/>
    <w:rsid w:val="2D831262"/>
    <w:rsid w:val="2D87BE95"/>
    <w:rsid w:val="2D8F2711"/>
    <w:rsid w:val="2D9AAE2B"/>
    <w:rsid w:val="2DA36F7F"/>
    <w:rsid w:val="2DA4DD7F"/>
    <w:rsid w:val="2DA8C2B3"/>
    <w:rsid w:val="2DB58E2D"/>
    <w:rsid w:val="2DBC77A1"/>
    <w:rsid w:val="2DBE887B"/>
    <w:rsid w:val="2DC5B4AD"/>
    <w:rsid w:val="2DCFB581"/>
    <w:rsid w:val="2DD7AD6C"/>
    <w:rsid w:val="2DD8AB16"/>
    <w:rsid w:val="2DDAF6E9"/>
    <w:rsid w:val="2DDEE083"/>
    <w:rsid w:val="2DE0216B"/>
    <w:rsid w:val="2DE0A2F1"/>
    <w:rsid w:val="2DE5F2FE"/>
    <w:rsid w:val="2DEC3FA7"/>
    <w:rsid w:val="2DECF7F4"/>
    <w:rsid w:val="2DF00A14"/>
    <w:rsid w:val="2DF69F8B"/>
    <w:rsid w:val="2DF9D8C4"/>
    <w:rsid w:val="2E01A223"/>
    <w:rsid w:val="2E024A64"/>
    <w:rsid w:val="2E03D290"/>
    <w:rsid w:val="2E05C4A5"/>
    <w:rsid w:val="2E07A449"/>
    <w:rsid w:val="2E0DAC35"/>
    <w:rsid w:val="2E0DFAF9"/>
    <w:rsid w:val="2E0EA66A"/>
    <w:rsid w:val="2E0FEB37"/>
    <w:rsid w:val="2E12D44F"/>
    <w:rsid w:val="2E19360A"/>
    <w:rsid w:val="2E222817"/>
    <w:rsid w:val="2E23843C"/>
    <w:rsid w:val="2E2E30C0"/>
    <w:rsid w:val="2E33B68D"/>
    <w:rsid w:val="2E3EF8C9"/>
    <w:rsid w:val="2E429383"/>
    <w:rsid w:val="2E44BEF9"/>
    <w:rsid w:val="2E488E20"/>
    <w:rsid w:val="2E48F455"/>
    <w:rsid w:val="2E542D0D"/>
    <w:rsid w:val="2E5D83BD"/>
    <w:rsid w:val="2E6011B6"/>
    <w:rsid w:val="2E6A1C1B"/>
    <w:rsid w:val="2E73B02A"/>
    <w:rsid w:val="2E76DA29"/>
    <w:rsid w:val="2E7BA34B"/>
    <w:rsid w:val="2E7D6BB3"/>
    <w:rsid w:val="2E7DDA6E"/>
    <w:rsid w:val="2E7EF82E"/>
    <w:rsid w:val="2E7F1517"/>
    <w:rsid w:val="2E7F9EBC"/>
    <w:rsid w:val="2E831C58"/>
    <w:rsid w:val="2E83E4D3"/>
    <w:rsid w:val="2E871DFD"/>
    <w:rsid w:val="2E87331E"/>
    <w:rsid w:val="2E89523F"/>
    <w:rsid w:val="2E904BA4"/>
    <w:rsid w:val="2E945648"/>
    <w:rsid w:val="2E98FD3C"/>
    <w:rsid w:val="2E9F5954"/>
    <w:rsid w:val="2EA035A7"/>
    <w:rsid w:val="2EA7447A"/>
    <w:rsid w:val="2EAC7851"/>
    <w:rsid w:val="2EAED972"/>
    <w:rsid w:val="2EAFC2D2"/>
    <w:rsid w:val="2EB0C7A2"/>
    <w:rsid w:val="2EB27604"/>
    <w:rsid w:val="2EBDD3EE"/>
    <w:rsid w:val="2EC3F414"/>
    <w:rsid w:val="2EC44B82"/>
    <w:rsid w:val="2EC69314"/>
    <w:rsid w:val="2EC6D15E"/>
    <w:rsid w:val="2EC8AAEC"/>
    <w:rsid w:val="2ECD90D8"/>
    <w:rsid w:val="2ED67266"/>
    <w:rsid w:val="2ED9DC7F"/>
    <w:rsid w:val="2EDF2CB1"/>
    <w:rsid w:val="2EE096AE"/>
    <w:rsid w:val="2EE0B2CF"/>
    <w:rsid w:val="2EE29918"/>
    <w:rsid w:val="2EE6DDCA"/>
    <w:rsid w:val="2EEA6C3D"/>
    <w:rsid w:val="2EF04C36"/>
    <w:rsid w:val="2EF07079"/>
    <w:rsid w:val="2EF66840"/>
    <w:rsid w:val="2EFF211C"/>
    <w:rsid w:val="2F060F7A"/>
    <w:rsid w:val="2F08AED2"/>
    <w:rsid w:val="2F0A184F"/>
    <w:rsid w:val="2F104379"/>
    <w:rsid w:val="2F118983"/>
    <w:rsid w:val="2F13C72B"/>
    <w:rsid w:val="2F1AB050"/>
    <w:rsid w:val="2F1EE5F2"/>
    <w:rsid w:val="2F2DF860"/>
    <w:rsid w:val="2F357980"/>
    <w:rsid w:val="2F3B6E31"/>
    <w:rsid w:val="2F4364A7"/>
    <w:rsid w:val="2F47B890"/>
    <w:rsid w:val="2F4AB698"/>
    <w:rsid w:val="2F505D02"/>
    <w:rsid w:val="2F51F4E8"/>
    <w:rsid w:val="2F567D84"/>
    <w:rsid w:val="2F597914"/>
    <w:rsid w:val="2F5B96E8"/>
    <w:rsid w:val="2F6BA57C"/>
    <w:rsid w:val="2F76A221"/>
    <w:rsid w:val="2F77B1F2"/>
    <w:rsid w:val="2F780E40"/>
    <w:rsid w:val="2F7F0A31"/>
    <w:rsid w:val="2F821440"/>
    <w:rsid w:val="2F829C6D"/>
    <w:rsid w:val="2F851D3C"/>
    <w:rsid w:val="2F880F09"/>
    <w:rsid w:val="2F8F83A9"/>
    <w:rsid w:val="2F96A4C4"/>
    <w:rsid w:val="2F9A09A7"/>
    <w:rsid w:val="2F9CC30C"/>
    <w:rsid w:val="2F9E39F8"/>
    <w:rsid w:val="2FA0C5C1"/>
    <w:rsid w:val="2FA2CD7A"/>
    <w:rsid w:val="2FAD4B83"/>
    <w:rsid w:val="2FB36213"/>
    <w:rsid w:val="2FB9DD7B"/>
    <w:rsid w:val="2FC74352"/>
    <w:rsid w:val="2FD9F056"/>
    <w:rsid w:val="2FDE9091"/>
    <w:rsid w:val="2FE33E0A"/>
    <w:rsid w:val="2FE3F289"/>
    <w:rsid w:val="2FEAAB2C"/>
    <w:rsid w:val="2FF84DD2"/>
    <w:rsid w:val="2FFAB590"/>
    <w:rsid w:val="2FFDF12D"/>
    <w:rsid w:val="2FFE57B9"/>
    <w:rsid w:val="2FFEA0AA"/>
    <w:rsid w:val="300099BF"/>
    <w:rsid w:val="3004EC5C"/>
    <w:rsid w:val="3006FECA"/>
    <w:rsid w:val="300C5EF9"/>
    <w:rsid w:val="300D41D8"/>
    <w:rsid w:val="30137BE2"/>
    <w:rsid w:val="3013BC67"/>
    <w:rsid w:val="3015431C"/>
    <w:rsid w:val="301D3AEB"/>
    <w:rsid w:val="301E820B"/>
    <w:rsid w:val="302FE084"/>
    <w:rsid w:val="30351FAC"/>
    <w:rsid w:val="303C1E63"/>
    <w:rsid w:val="303C8CB6"/>
    <w:rsid w:val="303E0951"/>
    <w:rsid w:val="30460BCF"/>
    <w:rsid w:val="304B93CD"/>
    <w:rsid w:val="3055FF7E"/>
    <w:rsid w:val="3058377C"/>
    <w:rsid w:val="305A28D7"/>
    <w:rsid w:val="305C99A7"/>
    <w:rsid w:val="30631817"/>
    <w:rsid w:val="3065D0D9"/>
    <w:rsid w:val="3066EFAB"/>
    <w:rsid w:val="306F0471"/>
    <w:rsid w:val="307274A2"/>
    <w:rsid w:val="30768B52"/>
    <w:rsid w:val="3080261D"/>
    <w:rsid w:val="3088FBA4"/>
    <w:rsid w:val="3089EEBF"/>
    <w:rsid w:val="308C4385"/>
    <w:rsid w:val="3092DB8F"/>
    <w:rsid w:val="30970AE6"/>
    <w:rsid w:val="309B6E51"/>
    <w:rsid w:val="30A38C0E"/>
    <w:rsid w:val="30A74BAF"/>
    <w:rsid w:val="30A79307"/>
    <w:rsid w:val="30A9AB04"/>
    <w:rsid w:val="30AEE4FD"/>
    <w:rsid w:val="30B33AB5"/>
    <w:rsid w:val="30BACE48"/>
    <w:rsid w:val="30BDAB60"/>
    <w:rsid w:val="30C60CFD"/>
    <w:rsid w:val="30CBE96A"/>
    <w:rsid w:val="30D5E5BE"/>
    <w:rsid w:val="30D78132"/>
    <w:rsid w:val="30D8E423"/>
    <w:rsid w:val="30DC0BAC"/>
    <w:rsid w:val="30DE24DB"/>
    <w:rsid w:val="30DF1D55"/>
    <w:rsid w:val="30E1DE39"/>
    <w:rsid w:val="30E681C1"/>
    <w:rsid w:val="3101E391"/>
    <w:rsid w:val="31101A2E"/>
    <w:rsid w:val="3114DFDB"/>
    <w:rsid w:val="31155DBC"/>
    <w:rsid w:val="31187E83"/>
    <w:rsid w:val="31190026"/>
    <w:rsid w:val="311F91F6"/>
    <w:rsid w:val="31212B10"/>
    <w:rsid w:val="31222CB9"/>
    <w:rsid w:val="3123C501"/>
    <w:rsid w:val="31272C6E"/>
    <w:rsid w:val="313363E4"/>
    <w:rsid w:val="313BB196"/>
    <w:rsid w:val="313DC8C5"/>
    <w:rsid w:val="3140DC0E"/>
    <w:rsid w:val="31423EFB"/>
    <w:rsid w:val="31434289"/>
    <w:rsid w:val="3151E1CD"/>
    <w:rsid w:val="31628DA1"/>
    <w:rsid w:val="3162989A"/>
    <w:rsid w:val="31678241"/>
    <w:rsid w:val="316831E3"/>
    <w:rsid w:val="316A7396"/>
    <w:rsid w:val="316D02F9"/>
    <w:rsid w:val="317AB26F"/>
    <w:rsid w:val="3184BDA7"/>
    <w:rsid w:val="3187D29D"/>
    <w:rsid w:val="318A4A4B"/>
    <w:rsid w:val="318E2344"/>
    <w:rsid w:val="31919492"/>
    <w:rsid w:val="31970A25"/>
    <w:rsid w:val="31982117"/>
    <w:rsid w:val="319D3403"/>
    <w:rsid w:val="31A029D9"/>
    <w:rsid w:val="31A09622"/>
    <w:rsid w:val="31A198FD"/>
    <w:rsid w:val="31A8D376"/>
    <w:rsid w:val="31A956BB"/>
    <w:rsid w:val="31ACD8F0"/>
    <w:rsid w:val="31B1580D"/>
    <w:rsid w:val="31B1D58F"/>
    <w:rsid w:val="31B28D31"/>
    <w:rsid w:val="31B42FE9"/>
    <w:rsid w:val="31B7C491"/>
    <w:rsid w:val="31BD4339"/>
    <w:rsid w:val="31BDD6C3"/>
    <w:rsid w:val="31BF7812"/>
    <w:rsid w:val="31C616C0"/>
    <w:rsid w:val="31C96552"/>
    <w:rsid w:val="31CCD210"/>
    <w:rsid w:val="31D2F696"/>
    <w:rsid w:val="31D3A07D"/>
    <w:rsid w:val="31DAE95E"/>
    <w:rsid w:val="31DF2479"/>
    <w:rsid w:val="31EDBB18"/>
    <w:rsid w:val="31EFC086"/>
    <w:rsid w:val="31F33520"/>
    <w:rsid w:val="31FB0571"/>
    <w:rsid w:val="32056976"/>
    <w:rsid w:val="320FA1B9"/>
    <w:rsid w:val="321547B4"/>
    <w:rsid w:val="321A71AD"/>
    <w:rsid w:val="321AFEC5"/>
    <w:rsid w:val="321B911E"/>
    <w:rsid w:val="321F7C93"/>
    <w:rsid w:val="3221249C"/>
    <w:rsid w:val="3221BAC0"/>
    <w:rsid w:val="323BF0DA"/>
    <w:rsid w:val="323C1495"/>
    <w:rsid w:val="323CFC78"/>
    <w:rsid w:val="324EE238"/>
    <w:rsid w:val="32572990"/>
    <w:rsid w:val="325B80BD"/>
    <w:rsid w:val="32600E15"/>
    <w:rsid w:val="3264BA2B"/>
    <w:rsid w:val="32679A01"/>
    <w:rsid w:val="32715823"/>
    <w:rsid w:val="327CD32A"/>
    <w:rsid w:val="327E7EBD"/>
    <w:rsid w:val="32823AB4"/>
    <w:rsid w:val="328472EB"/>
    <w:rsid w:val="32852EDF"/>
    <w:rsid w:val="3285EEF4"/>
    <w:rsid w:val="3286811E"/>
    <w:rsid w:val="328FD331"/>
    <w:rsid w:val="3298743C"/>
    <w:rsid w:val="329970DF"/>
    <w:rsid w:val="32A3750E"/>
    <w:rsid w:val="32AA5642"/>
    <w:rsid w:val="32AE1C8C"/>
    <w:rsid w:val="32AEB311"/>
    <w:rsid w:val="32B68CAB"/>
    <w:rsid w:val="32B7B56B"/>
    <w:rsid w:val="32B85C7F"/>
    <w:rsid w:val="32B93D58"/>
    <w:rsid w:val="32C2D19A"/>
    <w:rsid w:val="32C39A64"/>
    <w:rsid w:val="32CE13DE"/>
    <w:rsid w:val="32CF8108"/>
    <w:rsid w:val="32DB2E85"/>
    <w:rsid w:val="32E7D48A"/>
    <w:rsid w:val="32EAF4A6"/>
    <w:rsid w:val="32EEE1EA"/>
    <w:rsid w:val="32EF68CD"/>
    <w:rsid w:val="32EFDA09"/>
    <w:rsid w:val="32F89D0F"/>
    <w:rsid w:val="32FDFCB3"/>
    <w:rsid w:val="33035857"/>
    <w:rsid w:val="330A4258"/>
    <w:rsid w:val="330E18DC"/>
    <w:rsid w:val="331222EB"/>
    <w:rsid w:val="33131394"/>
    <w:rsid w:val="3316E41F"/>
    <w:rsid w:val="33310CC4"/>
    <w:rsid w:val="3332051A"/>
    <w:rsid w:val="33343D8A"/>
    <w:rsid w:val="33381ABF"/>
    <w:rsid w:val="33394F67"/>
    <w:rsid w:val="3339DEEE"/>
    <w:rsid w:val="3341FC46"/>
    <w:rsid w:val="3342006A"/>
    <w:rsid w:val="3343E14E"/>
    <w:rsid w:val="3346C441"/>
    <w:rsid w:val="33476A04"/>
    <w:rsid w:val="33534098"/>
    <w:rsid w:val="336B8A74"/>
    <w:rsid w:val="337A36D7"/>
    <w:rsid w:val="3381A6C3"/>
    <w:rsid w:val="3384A27A"/>
    <w:rsid w:val="33864912"/>
    <w:rsid w:val="338E43E4"/>
    <w:rsid w:val="339BBDD4"/>
    <w:rsid w:val="339D97EB"/>
    <w:rsid w:val="339E558C"/>
    <w:rsid w:val="33A84044"/>
    <w:rsid w:val="33B7E99F"/>
    <w:rsid w:val="33B8C451"/>
    <w:rsid w:val="33BD00FF"/>
    <w:rsid w:val="33C23B78"/>
    <w:rsid w:val="33C7046E"/>
    <w:rsid w:val="33C9E575"/>
    <w:rsid w:val="33CA3791"/>
    <w:rsid w:val="33CB9D0B"/>
    <w:rsid w:val="33CBABF9"/>
    <w:rsid w:val="33CEE4E2"/>
    <w:rsid w:val="33D0AB62"/>
    <w:rsid w:val="33D3D6AF"/>
    <w:rsid w:val="33D47385"/>
    <w:rsid w:val="33D9113E"/>
    <w:rsid w:val="33D97B59"/>
    <w:rsid w:val="33DAA15C"/>
    <w:rsid w:val="33DF6235"/>
    <w:rsid w:val="33E37838"/>
    <w:rsid w:val="33E5A2DA"/>
    <w:rsid w:val="33E6351D"/>
    <w:rsid w:val="33E7B5A9"/>
    <w:rsid w:val="33E82D5F"/>
    <w:rsid w:val="33E9ACA6"/>
    <w:rsid w:val="33EE43C0"/>
    <w:rsid w:val="33F10909"/>
    <w:rsid w:val="33F920F2"/>
    <w:rsid w:val="33FB87C4"/>
    <w:rsid w:val="33FE1295"/>
    <w:rsid w:val="3413D8A1"/>
    <w:rsid w:val="3415EBB9"/>
    <w:rsid w:val="3417E0D7"/>
    <w:rsid w:val="34231A60"/>
    <w:rsid w:val="34236F9E"/>
    <w:rsid w:val="34240E39"/>
    <w:rsid w:val="34268CC7"/>
    <w:rsid w:val="3427320E"/>
    <w:rsid w:val="3429F22E"/>
    <w:rsid w:val="342AAB81"/>
    <w:rsid w:val="342FB0A4"/>
    <w:rsid w:val="34328260"/>
    <w:rsid w:val="34392A2B"/>
    <w:rsid w:val="3440D417"/>
    <w:rsid w:val="3441D49F"/>
    <w:rsid w:val="3442D98D"/>
    <w:rsid w:val="344A6687"/>
    <w:rsid w:val="3453D50A"/>
    <w:rsid w:val="34545B4D"/>
    <w:rsid w:val="3466147D"/>
    <w:rsid w:val="3470D678"/>
    <w:rsid w:val="3471C95C"/>
    <w:rsid w:val="347275D9"/>
    <w:rsid w:val="3472CB00"/>
    <w:rsid w:val="347EB3DA"/>
    <w:rsid w:val="348842AD"/>
    <w:rsid w:val="34913A43"/>
    <w:rsid w:val="3493FB37"/>
    <w:rsid w:val="3495145A"/>
    <w:rsid w:val="349CD3B2"/>
    <w:rsid w:val="349D2171"/>
    <w:rsid w:val="34A51E5E"/>
    <w:rsid w:val="34AB4AC4"/>
    <w:rsid w:val="34B11042"/>
    <w:rsid w:val="34B54522"/>
    <w:rsid w:val="34B66FFC"/>
    <w:rsid w:val="34BEA263"/>
    <w:rsid w:val="34C79920"/>
    <w:rsid w:val="34C98198"/>
    <w:rsid w:val="34CB48EC"/>
    <w:rsid w:val="34CF60D4"/>
    <w:rsid w:val="34D0FEA0"/>
    <w:rsid w:val="34D4BED2"/>
    <w:rsid w:val="34D5B1B8"/>
    <w:rsid w:val="34DBEB03"/>
    <w:rsid w:val="34E8AFD6"/>
    <w:rsid w:val="34EE2EB7"/>
    <w:rsid w:val="34F7E887"/>
    <w:rsid w:val="34FB42C3"/>
    <w:rsid w:val="34FC408E"/>
    <w:rsid w:val="34FF7321"/>
    <w:rsid w:val="350522D5"/>
    <w:rsid w:val="350A952C"/>
    <w:rsid w:val="350EFF2E"/>
    <w:rsid w:val="35140DAD"/>
    <w:rsid w:val="351B4D3F"/>
    <w:rsid w:val="351D8149"/>
    <w:rsid w:val="351F150B"/>
    <w:rsid w:val="351FC5F7"/>
    <w:rsid w:val="35207A8A"/>
    <w:rsid w:val="35266A46"/>
    <w:rsid w:val="3526F175"/>
    <w:rsid w:val="352FD831"/>
    <w:rsid w:val="35344331"/>
    <w:rsid w:val="3536527C"/>
    <w:rsid w:val="3538FC26"/>
    <w:rsid w:val="3539B58E"/>
    <w:rsid w:val="353BE7D1"/>
    <w:rsid w:val="353FABD3"/>
    <w:rsid w:val="35418BD5"/>
    <w:rsid w:val="35424B70"/>
    <w:rsid w:val="355B76B3"/>
    <w:rsid w:val="3560B392"/>
    <w:rsid w:val="35612B0D"/>
    <w:rsid w:val="3564485D"/>
    <w:rsid w:val="35670A1D"/>
    <w:rsid w:val="35690A43"/>
    <w:rsid w:val="35696C0B"/>
    <w:rsid w:val="356F4494"/>
    <w:rsid w:val="357872FC"/>
    <w:rsid w:val="3583CAD5"/>
    <w:rsid w:val="358426CA"/>
    <w:rsid w:val="358AAC14"/>
    <w:rsid w:val="358D832B"/>
    <w:rsid w:val="3591645A"/>
    <w:rsid w:val="359A841C"/>
    <w:rsid w:val="359FE72F"/>
    <w:rsid w:val="35A20730"/>
    <w:rsid w:val="35A84EDB"/>
    <w:rsid w:val="35B8B4AB"/>
    <w:rsid w:val="35D5CFF7"/>
    <w:rsid w:val="35DCE381"/>
    <w:rsid w:val="35E1257D"/>
    <w:rsid w:val="35EE8889"/>
    <w:rsid w:val="35F1FBA9"/>
    <w:rsid w:val="35F340CA"/>
    <w:rsid w:val="35FCC081"/>
    <w:rsid w:val="36058EBE"/>
    <w:rsid w:val="3616591E"/>
    <w:rsid w:val="361B14FF"/>
    <w:rsid w:val="361CEC09"/>
    <w:rsid w:val="362323BB"/>
    <w:rsid w:val="362B4A0E"/>
    <w:rsid w:val="362F18FC"/>
    <w:rsid w:val="362FBA3E"/>
    <w:rsid w:val="36301B12"/>
    <w:rsid w:val="3632C019"/>
    <w:rsid w:val="363804FB"/>
    <w:rsid w:val="363B676D"/>
    <w:rsid w:val="3642D70C"/>
    <w:rsid w:val="36459D8F"/>
    <w:rsid w:val="364E4BDF"/>
    <w:rsid w:val="36555A0D"/>
    <w:rsid w:val="36556BEB"/>
    <w:rsid w:val="3659DEAD"/>
    <w:rsid w:val="366097BE"/>
    <w:rsid w:val="36613EFB"/>
    <w:rsid w:val="36633E8F"/>
    <w:rsid w:val="3668E057"/>
    <w:rsid w:val="366AB290"/>
    <w:rsid w:val="366AFB52"/>
    <w:rsid w:val="366E8EEE"/>
    <w:rsid w:val="367545D9"/>
    <w:rsid w:val="36783C45"/>
    <w:rsid w:val="367EDB8F"/>
    <w:rsid w:val="3682C0E9"/>
    <w:rsid w:val="36894326"/>
    <w:rsid w:val="368F2CD0"/>
    <w:rsid w:val="36902C04"/>
    <w:rsid w:val="369C1E56"/>
    <w:rsid w:val="369EBAD8"/>
    <w:rsid w:val="36B575D8"/>
    <w:rsid w:val="36B77036"/>
    <w:rsid w:val="36BCEF12"/>
    <w:rsid w:val="36BFB7FE"/>
    <w:rsid w:val="36C0EAE4"/>
    <w:rsid w:val="36C3F938"/>
    <w:rsid w:val="36CB49C6"/>
    <w:rsid w:val="36CED47C"/>
    <w:rsid w:val="36D348B2"/>
    <w:rsid w:val="36D81EBB"/>
    <w:rsid w:val="36D85799"/>
    <w:rsid w:val="36DAFE8E"/>
    <w:rsid w:val="36EEA3D0"/>
    <w:rsid w:val="36F2DC98"/>
    <w:rsid w:val="36F9D19F"/>
    <w:rsid w:val="36FFFD31"/>
    <w:rsid w:val="37009584"/>
    <w:rsid w:val="370FE093"/>
    <w:rsid w:val="37114C60"/>
    <w:rsid w:val="3714988F"/>
    <w:rsid w:val="37164F7E"/>
    <w:rsid w:val="371C3889"/>
    <w:rsid w:val="37263E61"/>
    <w:rsid w:val="3729A4AE"/>
    <w:rsid w:val="3730C469"/>
    <w:rsid w:val="3736BBB0"/>
    <w:rsid w:val="373A1CBC"/>
    <w:rsid w:val="374DAFF9"/>
    <w:rsid w:val="3750D398"/>
    <w:rsid w:val="3750F13B"/>
    <w:rsid w:val="375685B2"/>
    <w:rsid w:val="37572A6D"/>
    <w:rsid w:val="375BBF82"/>
    <w:rsid w:val="376361A5"/>
    <w:rsid w:val="376803E2"/>
    <w:rsid w:val="3768FEF4"/>
    <w:rsid w:val="376C5036"/>
    <w:rsid w:val="376D964E"/>
    <w:rsid w:val="376F7000"/>
    <w:rsid w:val="37794302"/>
    <w:rsid w:val="377CB4D1"/>
    <w:rsid w:val="377F1820"/>
    <w:rsid w:val="378287C7"/>
    <w:rsid w:val="37832EC3"/>
    <w:rsid w:val="37852BD9"/>
    <w:rsid w:val="378722F2"/>
    <w:rsid w:val="37904190"/>
    <w:rsid w:val="3795DE0F"/>
    <w:rsid w:val="3799E6E2"/>
    <w:rsid w:val="379D114A"/>
    <w:rsid w:val="379DDC47"/>
    <w:rsid w:val="37A2562D"/>
    <w:rsid w:val="37A2AEAF"/>
    <w:rsid w:val="37A2E5C1"/>
    <w:rsid w:val="37AAB4FA"/>
    <w:rsid w:val="37C3DF44"/>
    <w:rsid w:val="37D190C0"/>
    <w:rsid w:val="37D58432"/>
    <w:rsid w:val="37E18F72"/>
    <w:rsid w:val="37E5F30D"/>
    <w:rsid w:val="37E95824"/>
    <w:rsid w:val="37EED600"/>
    <w:rsid w:val="37F694A8"/>
    <w:rsid w:val="37F8810D"/>
    <w:rsid w:val="37FD6307"/>
    <w:rsid w:val="3801BC5B"/>
    <w:rsid w:val="380BAA64"/>
    <w:rsid w:val="3819DF75"/>
    <w:rsid w:val="38219385"/>
    <w:rsid w:val="382F20F7"/>
    <w:rsid w:val="38314799"/>
    <w:rsid w:val="38346F43"/>
    <w:rsid w:val="383AAD3D"/>
    <w:rsid w:val="3848C98B"/>
    <w:rsid w:val="3849B98A"/>
    <w:rsid w:val="384AFC2C"/>
    <w:rsid w:val="384FD805"/>
    <w:rsid w:val="385000A4"/>
    <w:rsid w:val="385B1AFB"/>
    <w:rsid w:val="385F7A54"/>
    <w:rsid w:val="3860D2AF"/>
    <w:rsid w:val="38616F8F"/>
    <w:rsid w:val="3875A203"/>
    <w:rsid w:val="3878199C"/>
    <w:rsid w:val="3879E9C6"/>
    <w:rsid w:val="3882177D"/>
    <w:rsid w:val="3884D213"/>
    <w:rsid w:val="3885D2F1"/>
    <w:rsid w:val="3885E95F"/>
    <w:rsid w:val="388D0A37"/>
    <w:rsid w:val="388DA13C"/>
    <w:rsid w:val="389651F6"/>
    <w:rsid w:val="389B2102"/>
    <w:rsid w:val="38A796D1"/>
    <w:rsid w:val="38B0D060"/>
    <w:rsid w:val="38B3637D"/>
    <w:rsid w:val="38C65589"/>
    <w:rsid w:val="38CCA22E"/>
    <w:rsid w:val="38CDCCC4"/>
    <w:rsid w:val="38D58CCD"/>
    <w:rsid w:val="38D63A90"/>
    <w:rsid w:val="38DCB67E"/>
    <w:rsid w:val="38E5B820"/>
    <w:rsid w:val="38E839AE"/>
    <w:rsid w:val="38E8967A"/>
    <w:rsid w:val="38E92966"/>
    <w:rsid w:val="38EBAA4E"/>
    <w:rsid w:val="38ED4B77"/>
    <w:rsid w:val="38EE7C48"/>
    <w:rsid w:val="38F9739C"/>
    <w:rsid w:val="38FE8CCC"/>
    <w:rsid w:val="38FF1BDE"/>
    <w:rsid w:val="3905E850"/>
    <w:rsid w:val="39165B14"/>
    <w:rsid w:val="39192A61"/>
    <w:rsid w:val="3923D2AF"/>
    <w:rsid w:val="392765CC"/>
    <w:rsid w:val="3927C3EA"/>
    <w:rsid w:val="392E0F29"/>
    <w:rsid w:val="392E9E7E"/>
    <w:rsid w:val="392F09AA"/>
    <w:rsid w:val="3933FB2F"/>
    <w:rsid w:val="39425771"/>
    <w:rsid w:val="394D8415"/>
    <w:rsid w:val="394E95F9"/>
    <w:rsid w:val="3953466E"/>
    <w:rsid w:val="3953CF68"/>
    <w:rsid w:val="39565832"/>
    <w:rsid w:val="395ADD12"/>
    <w:rsid w:val="395BC3C3"/>
    <w:rsid w:val="395E1D26"/>
    <w:rsid w:val="3962896B"/>
    <w:rsid w:val="3969175B"/>
    <w:rsid w:val="39699CAA"/>
    <w:rsid w:val="39709339"/>
    <w:rsid w:val="397272E4"/>
    <w:rsid w:val="3981D753"/>
    <w:rsid w:val="398742C8"/>
    <w:rsid w:val="398D2702"/>
    <w:rsid w:val="3991C232"/>
    <w:rsid w:val="39980DBE"/>
    <w:rsid w:val="39A01057"/>
    <w:rsid w:val="39A051FF"/>
    <w:rsid w:val="39A1C557"/>
    <w:rsid w:val="39ABB68A"/>
    <w:rsid w:val="39ABC161"/>
    <w:rsid w:val="39AC2E78"/>
    <w:rsid w:val="39B3D86A"/>
    <w:rsid w:val="39B4A67E"/>
    <w:rsid w:val="39B9FF36"/>
    <w:rsid w:val="39CD6D59"/>
    <w:rsid w:val="39CDD600"/>
    <w:rsid w:val="39D02753"/>
    <w:rsid w:val="39D1536C"/>
    <w:rsid w:val="39D81955"/>
    <w:rsid w:val="39D8C649"/>
    <w:rsid w:val="39DB6D2C"/>
    <w:rsid w:val="39DCD54D"/>
    <w:rsid w:val="39E4EE11"/>
    <w:rsid w:val="39EC37EA"/>
    <w:rsid w:val="39ED7CA3"/>
    <w:rsid w:val="39EECA5F"/>
    <w:rsid w:val="39F49C63"/>
    <w:rsid w:val="39F55219"/>
    <w:rsid w:val="39F74B93"/>
    <w:rsid w:val="39F825C5"/>
    <w:rsid w:val="39FAC48D"/>
    <w:rsid w:val="39FD921D"/>
    <w:rsid w:val="39FDBBA6"/>
    <w:rsid w:val="3A1101A5"/>
    <w:rsid w:val="3A14569F"/>
    <w:rsid w:val="3A1AD24C"/>
    <w:rsid w:val="3A2F05D4"/>
    <w:rsid w:val="3A2FC377"/>
    <w:rsid w:val="3A351D43"/>
    <w:rsid w:val="3A3A46C8"/>
    <w:rsid w:val="3A3D423A"/>
    <w:rsid w:val="3A40183F"/>
    <w:rsid w:val="3A43E1BD"/>
    <w:rsid w:val="3A455BB0"/>
    <w:rsid w:val="3A4D67F9"/>
    <w:rsid w:val="3A51DE3C"/>
    <w:rsid w:val="3A5A5873"/>
    <w:rsid w:val="3A5E4946"/>
    <w:rsid w:val="3A625F71"/>
    <w:rsid w:val="3A68C94A"/>
    <w:rsid w:val="3A68EBAB"/>
    <w:rsid w:val="3A723438"/>
    <w:rsid w:val="3A7E42DA"/>
    <w:rsid w:val="3A84BC00"/>
    <w:rsid w:val="3A8BCD3B"/>
    <w:rsid w:val="3A8D61A6"/>
    <w:rsid w:val="3A9D8D46"/>
    <w:rsid w:val="3AA3B432"/>
    <w:rsid w:val="3AA4E5EE"/>
    <w:rsid w:val="3AAA1217"/>
    <w:rsid w:val="3AAE4022"/>
    <w:rsid w:val="3ABD30E3"/>
    <w:rsid w:val="3AC25D1A"/>
    <w:rsid w:val="3AC4E50F"/>
    <w:rsid w:val="3AC6C6AA"/>
    <w:rsid w:val="3ACF4C95"/>
    <w:rsid w:val="3AD1C788"/>
    <w:rsid w:val="3AD57C5F"/>
    <w:rsid w:val="3ADF6FEA"/>
    <w:rsid w:val="3AE6DCFC"/>
    <w:rsid w:val="3AEAF181"/>
    <w:rsid w:val="3AF594A6"/>
    <w:rsid w:val="3B028B79"/>
    <w:rsid w:val="3B0A48EF"/>
    <w:rsid w:val="3B1F2F55"/>
    <w:rsid w:val="3B2A7AE7"/>
    <w:rsid w:val="3B31EFAE"/>
    <w:rsid w:val="3B358DBC"/>
    <w:rsid w:val="3B3C1660"/>
    <w:rsid w:val="3B433DCE"/>
    <w:rsid w:val="3B478C2E"/>
    <w:rsid w:val="3B4C2817"/>
    <w:rsid w:val="3B4CAF0A"/>
    <w:rsid w:val="3B4F4357"/>
    <w:rsid w:val="3B5AAD74"/>
    <w:rsid w:val="3B6125B0"/>
    <w:rsid w:val="3B63123A"/>
    <w:rsid w:val="3B6CFBB1"/>
    <w:rsid w:val="3B7D3158"/>
    <w:rsid w:val="3B861232"/>
    <w:rsid w:val="3B8C14D2"/>
    <w:rsid w:val="3B8C6566"/>
    <w:rsid w:val="3B8DFA12"/>
    <w:rsid w:val="3B939E22"/>
    <w:rsid w:val="3B93B15D"/>
    <w:rsid w:val="3B9B5D32"/>
    <w:rsid w:val="3BB8E42F"/>
    <w:rsid w:val="3BBC1A69"/>
    <w:rsid w:val="3BBD7676"/>
    <w:rsid w:val="3BC12011"/>
    <w:rsid w:val="3BC2EDE9"/>
    <w:rsid w:val="3BCE838E"/>
    <w:rsid w:val="3BD00D6F"/>
    <w:rsid w:val="3BD22BF4"/>
    <w:rsid w:val="3BD54A3B"/>
    <w:rsid w:val="3BD567A1"/>
    <w:rsid w:val="3BD7383A"/>
    <w:rsid w:val="3BE54968"/>
    <w:rsid w:val="3BE7FA9E"/>
    <w:rsid w:val="3BEC7829"/>
    <w:rsid w:val="3BEE827D"/>
    <w:rsid w:val="3BF13C39"/>
    <w:rsid w:val="3C00A6B9"/>
    <w:rsid w:val="3C021977"/>
    <w:rsid w:val="3C052DB7"/>
    <w:rsid w:val="3C0AD967"/>
    <w:rsid w:val="3C10F28E"/>
    <w:rsid w:val="3C125E37"/>
    <w:rsid w:val="3C13259D"/>
    <w:rsid w:val="3C1603DB"/>
    <w:rsid w:val="3C17E424"/>
    <w:rsid w:val="3C205FF2"/>
    <w:rsid w:val="3C217288"/>
    <w:rsid w:val="3C22822C"/>
    <w:rsid w:val="3C24CE52"/>
    <w:rsid w:val="3C24FC31"/>
    <w:rsid w:val="3C254A2A"/>
    <w:rsid w:val="3C31584A"/>
    <w:rsid w:val="3C32E2C2"/>
    <w:rsid w:val="3C387833"/>
    <w:rsid w:val="3C3B67BD"/>
    <w:rsid w:val="3C489641"/>
    <w:rsid w:val="3C49CC40"/>
    <w:rsid w:val="3C4D7735"/>
    <w:rsid w:val="3C5AFC68"/>
    <w:rsid w:val="3C5DCCC5"/>
    <w:rsid w:val="3C613AF8"/>
    <w:rsid w:val="3C616088"/>
    <w:rsid w:val="3C625A26"/>
    <w:rsid w:val="3C653AD7"/>
    <w:rsid w:val="3C68BE92"/>
    <w:rsid w:val="3C6B9734"/>
    <w:rsid w:val="3C74EE2A"/>
    <w:rsid w:val="3C74F224"/>
    <w:rsid w:val="3C7A4AB0"/>
    <w:rsid w:val="3C7AB233"/>
    <w:rsid w:val="3C816D8B"/>
    <w:rsid w:val="3C889202"/>
    <w:rsid w:val="3C94EC33"/>
    <w:rsid w:val="3CA3BCF0"/>
    <w:rsid w:val="3CA41310"/>
    <w:rsid w:val="3CA85215"/>
    <w:rsid w:val="3CAAC779"/>
    <w:rsid w:val="3CB2E2C9"/>
    <w:rsid w:val="3CBF5041"/>
    <w:rsid w:val="3CC5A1C2"/>
    <w:rsid w:val="3CC7493A"/>
    <w:rsid w:val="3CCFBA25"/>
    <w:rsid w:val="3CD52720"/>
    <w:rsid w:val="3CD81AAD"/>
    <w:rsid w:val="3CE70CD2"/>
    <w:rsid w:val="3CE7AE5B"/>
    <w:rsid w:val="3CEAA7F6"/>
    <w:rsid w:val="3CEB95B0"/>
    <w:rsid w:val="3CF4B1CB"/>
    <w:rsid w:val="3D010BAF"/>
    <w:rsid w:val="3D01CC26"/>
    <w:rsid w:val="3D036E98"/>
    <w:rsid w:val="3D0834E3"/>
    <w:rsid w:val="3D10841C"/>
    <w:rsid w:val="3D109388"/>
    <w:rsid w:val="3D115BDA"/>
    <w:rsid w:val="3D13A9E8"/>
    <w:rsid w:val="3D1C5A14"/>
    <w:rsid w:val="3D1C8E61"/>
    <w:rsid w:val="3D1EC333"/>
    <w:rsid w:val="3D232E28"/>
    <w:rsid w:val="3D2F564D"/>
    <w:rsid w:val="3D37C022"/>
    <w:rsid w:val="3D3882AE"/>
    <w:rsid w:val="3D3D57FA"/>
    <w:rsid w:val="3D41ABD7"/>
    <w:rsid w:val="3D430C8B"/>
    <w:rsid w:val="3D464832"/>
    <w:rsid w:val="3D512A05"/>
    <w:rsid w:val="3D55DBBB"/>
    <w:rsid w:val="3D575C18"/>
    <w:rsid w:val="3D65A854"/>
    <w:rsid w:val="3D6AEFE9"/>
    <w:rsid w:val="3D6DA572"/>
    <w:rsid w:val="3D6F2F52"/>
    <w:rsid w:val="3D725C86"/>
    <w:rsid w:val="3D75D775"/>
    <w:rsid w:val="3D8A153B"/>
    <w:rsid w:val="3D8BEE74"/>
    <w:rsid w:val="3D8D86D9"/>
    <w:rsid w:val="3D8DEBB3"/>
    <w:rsid w:val="3D8EA973"/>
    <w:rsid w:val="3D93AA3C"/>
    <w:rsid w:val="3D93EBEA"/>
    <w:rsid w:val="3D97E582"/>
    <w:rsid w:val="3DA29683"/>
    <w:rsid w:val="3DA58495"/>
    <w:rsid w:val="3DA719FC"/>
    <w:rsid w:val="3DAC7387"/>
    <w:rsid w:val="3DB59BA6"/>
    <w:rsid w:val="3DB8EB56"/>
    <w:rsid w:val="3DBA0E9A"/>
    <w:rsid w:val="3DC4DAA6"/>
    <w:rsid w:val="3DC5268C"/>
    <w:rsid w:val="3DCB4835"/>
    <w:rsid w:val="3DCCF580"/>
    <w:rsid w:val="3DEAF87B"/>
    <w:rsid w:val="3DEDC51D"/>
    <w:rsid w:val="3DF07DEE"/>
    <w:rsid w:val="3DF8C51E"/>
    <w:rsid w:val="3DFDB9CE"/>
    <w:rsid w:val="3E010CE9"/>
    <w:rsid w:val="3E0180F9"/>
    <w:rsid w:val="3E054682"/>
    <w:rsid w:val="3E05A342"/>
    <w:rsid w:val="3E06E276"/>
    <w:rsid w:val="3E110139"/>
    <w:rsid w:val="3E182FEB"/>
    <w:rsid w:val="3E1DC907"/>
    <w:rsid w:val="3E22B55B"/>
    <w:rsid w:val="3E2580E2"/>
    <w:rsid w:val="3E2C8AE5"/>
    <w:rsid w:val="3E2F1F5E"/>
    <w:rsid w:val="3E30C49B"/>
    <w:rsid w:val="3E3D10BE"/>
    <w:rsid w:val="3E46989E"/>
    <w:rsid w:val="3E49B980"/>
    <w:rsid w:val="3E56B2F7"/>
    <w:rsid w:val="3E58CFB0"/>
    <w:rsid w:val="3E5C6353"/>
    <w:rsid w:val="3E61D55A"/>
    <w:rsid w:val="3E664DA5"/>
    <w:rsid w:val="3E68C56E"/>
    <w:rsid w:val="3E69A0F4"/>
    <w:rsid w:val="3E6B0331"/>
    <w:rsid w:val="3E6C0C23"/>
    <w:rsid w:val="3E765DEB"/>
    <w:rsid w:val="3E76D139"/>
    <w:rsid w:val="3E78008A"/>
    <w:rsid w:val="3E7DAB73"/>
    <w:rsid w:val="3E8006C0"/>
    <w:rsid w:val="3E87F17C"/>
    <w:rsid w:val="3E9C8957"/>
    <w:rsid w:val="3EA10085"/>
    <w:rsid w:val="3EA2AD04"/>
    <w:rsid w:val="3EACEBDF"/>
    <w:rsid w:val="3EAEF140"/>
    <w:rsid w:val="3EAFFBDF"/>
    <w:rsid w:val="3EB2D662"/>
    <w:rsid w:val="3ED0CCC5"/>
    <w:rsid w:val="3ED27F56"/>
    <w:rsid w:val="3ED3AD4C"/>
    <w:rsid w:val="3ED6C004"/>
    <w:rsid w:val="3EED8A48"/>
    <w:rsid w:val="3EEECD31"/>
    <w:rsid w:val="3F00BBE3"/>
    <w:rsid w:val="3F03168E"/>
    <w:rsid w:val="3F0C40EE"/>
    <w:rsid w:val="3F0FEBC3"/>
    <w:rsid w:val="3F110F4B"/>
    <w:rsid w:val="3F17ED88"/>
    <w:rsid w:val="3F1A859E"/>
    <w:rsid w:val="3F213D9E"/>
    <w:rsid w:val="3F221973"/>
    <w:rsid w:val="3F2760F6"/>
    <w:rsid w:val="3F2C6845"/>
    <w:rsid w:val="3F3FF6FA"/>
    <w:rsid w:val="3F410FB7"/>
    <w:rsid w:val="3F44FD61"/>
    <w:rsid w:val="3F47378B"/>
    <w:rsid w:val="3F4C3349"/>
    <w:rsid w:val="3F53D614"/>
    <w:rsid w:val="3F66068F"/>
    <w:rsid w:val="3F6FFF1A"/>
    <w:rsid w:val="3F70C7DD"/>
    <w:rsid w:val="3F814B28"/>
    <w:rsid w:val="3F850D0B"/>
    <w:rsid w:val="3F86CE11"/>
    <w:rsid w:val="3F942867"/>
    <w:rsid w:val="3F95EE54"/>
    <w:rsid w:val="3F973BD9"/>
    <w:rsid w:val="3F97D3AF"/>
    <w:rsid w:val="3FA40823"/>
    <w:rsid w:val="3FAB55EB"/>
    <w:rsid w:val="3FC047A9"/>
    <w:rsid w:val="3FC7EA20"/>
    <w:rsid w:val="3FCE5B49"/>
    <w:rsid w:val="3FD86B7C"/>
    <w:rsid w:val="3FD99CCA"/>
    <w:rsid w:val="3FE0701B"/>
    <w:rsid w:val="3FE5E734"/>
    <w:rsid w:val="3FEC6A95"/>
    <w:rsid w:val="3FFEDDF0"/>
    <w:rsid w:val="4009B695"/>
    <w:rsid w:val="40101436"/>
    <w:rsid w:val="4013B7A5"/>
    <w:rsid w:val="4014D702"/>
    <w:rsid w:val="4016726E"/>
    <w:rsid w:val="40198ACE"/>
    <w:rsid w:val="4019B1DF"/>
    <w:rsid w:val="4019ECC1"/>
    <w:rsid w:val="401E4BA2"/>
    <w:rsid w:val="40281AFA"/>
    <w:rsid w:val="402949D5"/>
    <w:rsid w:val="402DB81E"/>
    <w:rsid w:val="40317FF3"/>
    <w:rsid w:val="4040BD8F"/>
    <w:rsid w:val="4043DBD1"/>
    <w:rsid w:val="404A99B9"/>
    <w:rsid w:val="404B3412"/>
    <w:rsid w:val="4050AE96"/>
    <w:rsid w:val="405209DC"/>
    <w:rsid w:val="405EF654"/>
    <w:rsid w:val="40625680"/>
    <w:rsid w:val="4065D355"/>
    <w:rsid w:val="406603AC"/>
    <w:rsid w:val="406AD248"/>
    <w:rsid w:val="406D800E"/>
    <w:rsid w:val="407B334F"/>
    <w:rsid w:val="4082087D"/>
    <w:rsid w:val="4085C1AD"/>
    <w:rsid w:val="409139EC"/>
    <w:rsid w:val="40923165"/>
    <w:rsid w:val="4097B16E"/>
    <w:rsid w:val="409EE3F6"/>
    <w:rsid w:val="409EEFA4"/>
    <w:rsid w:val="40A15B19"/>
    <w:rsid w:val="40A3EB7D"/>
    <w:rsid w:val="40D281DA"/>
    <w:rsid w:val="40DF90F4"/>
    <w:rsid w:val="40E13F72"/>
    <w:rsid w:val="40E3D678"/>
    <w:rsid w:val="40E62DF5"/>
    <w:rsid w:val="40EB63E5"/>
    <w:rsid w:val="40EBB7ED"/>
    <w:rsid w:val="40EC589C"/>
    <w:rsid w:val="40FC9F39"/>
    <w:rsid w:val="40FE40E0"/>
    <w:rsid w:val="40FF82D8"/>
    <w:rsid w:val="41003B09"/>
    <w:rsid w:val="41040A6E"/>
    <w:rsid w:val="4104A456"/>
    <w:rsid w:val="410A29AC"/>
    <w:rsid w:val="410B8846"/>
    <w:rsid w:val="410BFAAC"/>
    <w:rsid w:val="410F3D87"/>
    <w:rsid w:val="4112AA9F"/>
    <w:rsid w:val="4112B905"/>
    <w:rsid w:val="4118A714"/>
    <w:rsid w:val="4119E45F"/>
    <w:rsid w:val="411AC3BA"/>
    <w:rsid w:val="4122E926"/>
    <w:rsid w:val="412A14DC"/>
    <w:rsid w:val="412C9E51"/>
    <w:rsid w:val="412E06C3"/>
    <w:rsid w:val="412EC3E4"/>
    <w:rsid w:val="413584A3"/>
    <w:rsid w:val="414BA1FC"/>
    <w:rsid w:val="4151F59A"/>
    <w:rsid w:val="41578C60"/>
    <w:rsid w:val="415B0B21"/>
    <w:rsid w:val="41606AED"/>
    <w:rsid w:val="41625728"/>
    <w:rsid w:val="4162B785"/>
    <w:rsid w:val="41691C91"/>
    <w:rsid w:val="416FECAB"/>
    <w:rsid w:val="41703D5A"/>
    <w:rsid w:val="417901F8"/>
    <w:rsid w:val="4179E27E"/>
    <w:rsid w:val="41847975"/>
    <w:rsid w:val="41918159"/>
    <w:rsid w:val="4191BECC"/>
    <w:rsid w:val="419337DF"/>
    <w:rsid w:val="41958030"/>
    <w:rsid w:val="41959C68"/>
    <w:rsid w:val="41970A3F"/>
    <w:rsid w:val="41995454"/>
    <w:rsid w:val="419A10AA"/>
    <w:rsid w:val="419AB074"/>
    <w:rsid w:val="41AA3CD0"/>
    <w:rsid w:val="41B2C9DF"/>
    <w:rsid w:val="41B90828"/>
    <w:rsid w:val="41D0CBD3"/>
    <w:rsid w:val="41D287F6"/>
    <w:rsid w:val="41D98C9E"/>
    <w:rsid w:val="41E65CF0"/>
    <w:rsid w:val="41F09A49"/>
    <w:rsid w:val="41F27859"/>
    <w:rsid w:val="41F2E53A"/>
    <w:rsid w:val="41F38B61"/>
    <w:rsid w:val="41F78BB8"/>
    <w:rsid w:val="41FA6480"/>
    <w:rsid w:val="41FB58B2"/>
    <w:rsid w:val="42089AC4"/>
    <w:rsid w:val="420DF774"/>
    <w:rsid w:val="4215ADAA"/>
    <w:rsid w:val="421B302D"/>
    <w:rsid w:val="4222A533"/>
    <w:rsid w:val="4226ECAA"/>
    <w:rsid w:val="422B1258"/>
    <w:rsid w:val="422F9C79"/>
    <w:rsid w:val="422FF156"/>
    <w:rsid w:val="42384DFB"/>
    <w:rsid w:val="423D7CB6"/>
    <w:rsid w:val="423DEB60"/>
    <w:rsid w:val="424227A8"/>
    <w:rsid w:val="42426D5C"/>
    <w:rsid w:val="4246994E"/>
    <w:rsid w:val="4247364A"/>
    <w:rsid w:val="4248402A"/>
    <w:rsid w:val="4261EEAD"/>
    <w:rsid w:val="426322DA"/>
    <w:rsid w:val="4269C717"/>
    <w:rsid w:val="426C1937"/>
    <w:rsid w:val="42763192"/>
    <w:rsid w:val="427A3EA8"/>
    <w:rsid w:val="427B490A"/>
    <w:rsid w:val="427B57EA"/>
    <w:rsid w:val="427CD4D8"/>
    <w:rsid w:val="4282D9AF"/>
    <w:rsid w:val="42846191"/>
    <w:rsid w:val="4289A1BC"/>
    <w:rsid w:val="428FAF51"/>
    <w:rsid w:val="4290621F"/>
    <w:rsid w:val="4293F66A"/>
    <w:rsid w:val="4295D60E"/>
    <w:rsid w:val="42964FBF"/>
    <w:rsid w:val="429B9167"/>
    <w:rsid w:val="42A2F549"/>
    <w:rsid w:val="42A974FF"/>
    <w:rsid w:val="42AF279B"/>
    <w:rsid w:val="42B3EC56"/>
    <w:rsid w:val="42B62A53"/>
    <w:rsid w:val="42BC25B6"/>
    <w:rsid w:val="42BEECC7"/>
    <w:rsid w:val="42C3D96B"/>
    <w:rsid w:val="42C74142"/>
    <w:rsid w:val="42CA50F1"/>
    <w:rsid w:val="42CAC20A"/>
    <w:rsid w:val="42CAD161"/>
    <w:rsid w:val="42DC7CE0"/>
    <w:rsid w:val="42DD6E8C"/>
    <w:rsid w:val="42DE94EF"/>
    <w:rsid w:val="42E5F737"/>
    <w:rsid w:val="42E68D8E"/>
    <w:rsid w:val="42E84306"/>
    <w:rsid w:val="42E8C77E"/>
    <w:rsid w:val="42EC56B9"/>
    <w:rsid w:val="42FCB0D0"/>
    <w:rsid w:val="42FF1C3E"/>
    <w:rsid w:val="4309BB77"/>
    <w:rsid w:val="430EDFAD"/>
    <w:rsid w:val="43145CF4"/>
    <w:rsid w:val="43148EC0"/>
    <w:rsid w:val="43183F5F"/>
    <w:rsid w:val="431D9434"/>
    <w:rsid w:val="4321D3F8"/>
    <w:rsid w:val="4327A931"/>
    <w:rsid w:val="4331F8E7"/>
    <w:rsid w:val="43328A8A"/>
    <w:rsid w:val="4334FBD8"/>
    <w:rsid w:val="433D3A26"/>
    <w:rsid w:val="43484279"/>
    <w:rsid w:val="434AE99B"/>
    <w:rsid w:val="434F2F80"/>
    <w:rsid w:val="435F7951"/>
    <w:rsid w:val="436D4745"/>
    <w:rsid w:val="4374B3E9"/>
    <w:rsid w:val="4377F14C"/>
    <w:rsid w:val="43794D9E"/>
    <w:rsid w:val="437F003E"/>
    <w:rsid w:val="43809277"/>
    <w:rsid w:val="438BC048"/>
    <w:rsid w:val="438D7A25"/>
    <w:rsid w:val="438F8180"/>
    <w:rsid w:val="43972A07"/>
    <w:rsid w:val="4399B9BA"/>
    <w:rsid w:val="439C6EB5"/>
    <w:rsid w:val="439DD465"/>
    <w:rsid w:val="439FA522"/>
    <w:rsid w:val="43A95698"/>
    <w:rsid w:val="43B25460"/>
    <w:rsid w:val="43B3E991"/>
    <w:rsid w:val="43B86378"/>
    <w:rsid w:val="43BD9F07"/>
    <w:rsid w:val="43BEA119"/>
    <w:rsid w:val="43C26D54"/>
    <w:rsid w:val="43C2EE1D"/>
    <w:rsid w:val="43C931E1"/>
    <w:rsid w:val="43CCF0E4"/>
    <w:rsid w:val="43CF8253"/>
    <w:rsid w:val="43DB7342"/>
    <w:rsid w:val="43DFC2C2"/>
    <w:rsid w:val="43E0FB48"/>
    <w:rsid w:val="43E77A8E"/>
    <w:rsid w:val="43FE3B7D"/>
    <w:rsid w:val="4404CA62"/>
    <w:rsid w:val="440E8B47"/>
    <w:rsid w:val="440EAD44"/>
    <w:rsid w:val="4419154B"/>
    <w:rsid w:val="441A4C22"/>
    <w:rsid w:val="442398A6"/>
    <w:rsid w:val="44278EF3"/>
    <w:rsid w:val="4428D624"/>
    <w:rsid w:val="442CBAEF"/>
    <w:rsid w:val="4435C8BD"/>
    <w:rsid w:val="443CBF2B"/>
    <w:rsid w:val="443EF77E"/>
    <w:rsid w:val="4445DD2B"/>
    <w:rsid w:val="44482BD1"/>
    <w:rsid w:val="444BB5CE"/>
    <w:rsid w:val="444FEA80"/>
    <w:rsid w:val="446A4298"/>
    <w:rsid w:val="4475DE14"/>
    <w:rsid w:val="447E5BFE"/>
    <w:rsid w:val="44847A55"/>
    <w:rsid w:val="448617ED"/>
    <w:rsid w:val="448892E8"/>
    <w:rsid w:val="448AA34E"/>
    <w:rsid w:val="448F2D60"/>
    <w:rsid w:val="44944BCA"/>
    <w:rsid w:val="44994C6A"/>
    <w:rsid w:val="449DF420"/>
    <w:rsid w:val="449EB717"/>
    <w:rsid w:val="44A32A20"/>
    <w:rsid w:val="44A5398A"/>
    <w:rsid w:val="44A9754E"/>
    <w:rsid w:val="44AC8351"/>
    <w:rsid w:val="44B0F75E"/>
    <w:rsid w:val="44BC61A3"/>
    <w:rsid w:val="44C7185E"/>
    <w:rsid w:val="44CD295B"/>
    <w:rsid w:val="44CEC6DB"/>
    <w:rsid w:val="44D5BE0E"/>
    <w:rsid w:val="44D7F2D8"/>
    <w:rsid w:val="44E4FDE3"/>
    <w:rsid w:val="44E60298"/>
    <w:rsid w:val="44E77283"/>
    <w:rsid w:val="44E9BEEB"/>
    <w:rsid w:val="44ECDF00"/>
    <w:rsid w:val="44ECEB1B"/>
    <w:rsid w:val="44EF991C"/>
    <w:rsid w:val="44F1C52E"/>
    <w:rsid w:val="44F778CA"/>
    <w:rsid w:val="44F9FE6C"/>
    <w:rsid w:val="44FA2D23"/>
    <w:rsid w:val="44FDCB8F"/>
    <w:rsid w:val="450B80AD"/>
    <w:rsid w:val="450DDDF9"/>
    <w:rsid w:val="450DEA4F"/>
    <w:rsid w:val="450DFF2C"/>
    <w:rsid w:val="450EEDEB"/>
    <w:rsid w:val="4516A061"/>
    <w:rsid w:val="451B4D5D"/>
    <w:rsid w:val="4522AF31"/>
    <w:rsid w:val="45266593"/>
    <w:rsid w:val="452BED65"/>
    <w:rsid w:val="452EA565"/>
    <w:rsid w:val="452F9F67"/>
    <w:rsid w:val="453650DC"/>
    <w:rsid w:val="453A95A1"/>
    <w:rsid w:val="45489E3B"/>
    <w:rsid w:val="454D08D5"/>
    <w:rsid w:val="454FF043"/>
    <w:rsid w:val="455C2CF2"/>
    <w:rsid w:val="455DCAC8"/>
    <w:rsid w:val="455DF346"/>
    <w:rsid w:val="45607787"/>
    <w:rsid w:val="4562B457"/>
    <w:rsid w:val="45635F25"/>
    <w:rsid w:val="45668827"/>
    <w:rsid w:val="4567EC1D"/>
    <w:rsid w:val="456A10AC"/>
    <w:rsid w:val="45771B1E"/>
    <w:rsid w:val="4578AA71"/>
    <w:rsid w:val="4579DA0F"/>
    <w:rsid w:val="45842D64"/>
    <w:rsid w:val="45871381"/>
    <w:rsid w:val="45877E16"/>
    <w:rsid w:val="45916145"/>
    <w:rsid w:val="45938057"/>
    <w:rsid w:val="4595BA48"/>
    <w:rsid w:val="4596580C"/>
    <w:rsid w:val="4598CEE2"/>
    <w:rsid w:val="459D6483"/>
    <w:rsid w:val="459E4601"/>
    <w:rsid w:val="45A098D7"/>
    <w:rsid w:val="45A42C94"/>
    <w:rsid w:val="45B29EBE"/>
    <w:rsid w:val="45B35348"/>
    <w:rsid w:val="45B712D8"/>
    <w:rsid w:val="45BC0A1C"/>
    <w:rsid w:val="45C56255"/>
    <w:rsid w:val="45D1BDC8"/>
    <w:rsid w:val="45DC185E"/>
    <w:rsid w:val="45E4FB8F"/>
    <w:rsid w:val="45E53D71"/>
    <w:rsid w:val="45E79A64"/>
    <w:rsid w:val="45E8E0D4"/>
    <w:rsid w:val="45E91065"/>
    <w:rsid w:val="45ECA3AD"/>
    <w:rsid w:val="45F3B963"/>
    <w:rsid w:val="45F40C2F"/>
    <w:rsid w:val="45F574DE"/>
    <w:rsid w:val="45F705DE"/>
    <w:rsid w:val="46034F7A"/>
    <w:rsid w:val="4609139D"/>
    <w:rsid w:val="460AABC4"/>
    <w:rsid w:val="460F77FB"/>
    <w:rsid w:val="460FE862"/>
    <w:rsid w:val="4610EF19"/>
    <w:rsid w:val="461441D9"/>
    <w:rsid w:val="46182621"/>
    <w:rsid w:val="462082D8"/>
    <w:rsid w:val="4622B481"/>
    <w:rsid w:val="46305272"/>
    <w:rsid w:val="46339587"/>
    <w:rsid w:val="4635F4EC"/>
    <w:rsid w:val="46409BB3"/>
    <w:rsid w:val="46455FB9"/>
    <w:rsid w:val="464982D6"/>
    <w:rsid w:val="46533229"/>
    <w:rsid w:val="4658EB02"/>
    <w:rsid w:val="465A2D43"/>
    <w:rsid w:val="4665C340"/>
    <w:rsid w:val="467728ED"/>
    <w:rsid w:val="46824C44"/>
    <w:rsid w:val="468A7F83"/>
    <w:rsid w:val="468B35D1"/>
    <w:rsid w:val="468C14A4"/>
    <w:rsid w:val="468D7B6E"/>
    <w:rsid w:val="46911A8F"/>
    <w:rsid w:val="469460DC"/>
    <w:rsid w:val="4694D96C"/>
    <w:rsid w:val="4696531C"/>
    <w:rsid w:val="4697C503"/>
    <w:rsid w:val="46997914"/>
    <w:rsid w:val="46A121F1"/>
    <w:rsid w:val="46AD0B30"/>
    <w:rsid w:val="46B48E68"/>
    <w:rsid w:val="46B50C0B"/>
    <w:rsid w:val="46B67196"/>
    <w:rsid w:val="46B73AE1"/>
    <w:rsid w:val="46B9643E"/>
    <w:rsid w:val="46BB32B3"/>
    <w:rsid w:val="46BCC65F"/>
    <w:rsid w:val="46C1C245"/>
    <w:rsid w:val="46C2823A"/>
    <w:rsid w:val="46CA0B03"/>
    <w:rsid w:val="46D3DD32"/>
    <w:rsid w:val="46D412DC"/>
    <w:rsid w:val="46D71CC5"/>
    <w:rsid w:val="46E36A79"/>
    <w:rsid w:val="46E710FF"/>
    <w:rsid w:val="46EB0C0C"/>
    <w:rsid w:val="46EFFB7D"/>
    <w:rsid w:val="46FD6705"/>
    <w:rsid w:val="4700BA47"/>
    <w:rsid w:val="4705029F"/>
    <w:rsid w:val="470A842C"/>
    <w:rsid w:val="470D9306"/>
    <w:rsid w:val="47173172"/>
    <w:rsid w:val="47199021"/>
    <w:rsid w:val="471EB2DB"/>
    <w:rsid w:val="47236491"/>
    <w:rsid w:val="4726FE9A"/>
    <w:rsid w:val="472AB76D"/>
    <w:rsid w:val="47307B63"/>
    <w:rsid w:val="4734BF9B"/>
    <w:rsid w:val="47370D83"/>
    <w:rsid w:val="47384BF5"/>
    <w:rsid w:val="473AEC58"/>
    <w:rsid w:val="473B1B8A"/>
    <w:rsid w:val="47468624"/>
    <w:rsid w:val="474B9E00"/>
    <w:rsid w:val="4751CD40"/>
    <w:rsid w:val="4754558A"/>
    <w:rsid w:val="4755CB86"/>
    <w:rsid w:val="47578D29"/>
    <w:rsid w:val="475828C6"/>
    <w:rsid w:val="475F541A"/>
    <w:rsid w:val="476934DE"/>
    <w:rsid w:val="47694155"/>
    <w:rsid w:val="47864DBD"/>
    <w:rsid w:val="478A35CD"/>
    <w:rsid w:val="478F1A30"/>
    <w:rsid w:val="47904227"/>
    <w:rsid w:val="4799DE71"/>
    <w:rsid w:val="479A216A"/>
    <w:rsid w:val="47A47628"/>
    <w:rsid w:val="47A95B56"/>
    <w:rsid w:val="47A98B60"/>
    <w:rsid w:val="47B41B29"/>
    <w:rsid w:val="47B53F1D"/>
    <w:rsid w:val="47B7F22F"/>
    <w:rsid w:val="47BA1106"/>
    <w:rsid w:val="47BDA5A6"/>
    <w:rsid w:val="47BEBF33"/>
    <w:rsid w:val="47BEF997"/>
    <w:rsid w:val="47C7F908"/>
    <w:rsid w:val="47CB92FB"/>
    <w:rsid w:val="47CD3A18"/>
    <w:rsid w:val="47D1CA0B"/>
    <w:rsid w:val="47D43FFE"/>
    <w:rsid w:val="47D62111"/>
    <w:rsid w:val="47D7C777"/>
    <w:rsid w:val="47D9C043"/>
    <w:rsid w:val="47DA315D"/>
    <w:rsid w:val="47DED3DB"/>
    <w:rsid w:val="47DED442"/>
    <w:rsid w:val="47E33004"/>
    <w:rsid w:val="47EAC254"/>
    <w:rsid w:val="47F524A1"/>
    <w:rsid w:val="47F8B24E"/>
    <w:rsid w:val="47FC4715"/>
    <w:rsid w:val="47FDDCE5"/>
    <w:rsid w:val="4806C7F7"/>
    <w:rsid w:val="480BD3C0"/>
    <w:rsid w:val="4810034C"/>
    <w:rsid w:val="48119CF5"/>
    <w:rsid w:val="4815E9A4"/>
    <w:rsid w:val="481C7B28"/>
    <w:rsid w:val="482A1B95"/>
    <w:rsid w:val="482D8118"/>
    <w:rsid w:val="48374444"/>
    <w:rsid w:val="483D1BEB"/>
    <w:rsid w:val="483F3AFD"/>
    <w:rsid w:val="48423122"/>
    <w:rsid w:val="48479393"/>
    <w:rsid w:val="484C2109"/>
    <w:rsid w:val="48539CA0"/>
    <w:rsid w:val="485C5FD3"/>
    <w:rsid w:val="48611000"/>
    <w:rsid w:val="48618602"/>
    <w:rsid w:val="4869F2E7"/>
    <w:rsid w:val="486AB48D"/>
    <w:rsid w:val="48739157"/>
    <w:rsid w:val="487892F2"/>
    <w:rsid w:val="48819178"/>
    <w:rsid w:val="48876167"/>
    <w:rsid w:val="4888875B"/>
    <w:rsid w:val="488B4313"/>
    <w:rsid w:val="488CC4FC"/>
    <w:rsid w:val="48961F06"/>
    <w:rsid w:val="489E9B6C"/>
    <w:rsid w:val="48A283B1"/>
    <w:rsid w:val="48A73D84"/>
    <w:rsid w:val="48A889F0"/>
    <w:rsid w:val="48B4AB55"/>
    <w:rsid w:val="48B93003"/>
    <w:rsid w:val="48C07560"/>
    <w:rsid w:val="48CDFBD3"/>
    <w:rsid w:val="48D47BB7"/>
    <w:rsid w:val="48D73402"/>
    <w:rsid w:val="48DA55A2"/>
    <w:rsid w:val="48DAFE17"/>
    <w:rsid w:val="48DC3EEB"/>
    <w:rsid w:val="48DE8106"/>
    <w:rsid w:val="48F6BE3F"/>
    <w:rsid w:val="48F93951"/>
    <w:rsid w:val="48F9B666"/>
    <w:rsid w:val="48FAE77F"/>
    <w:rsid w:val="48FBB3E5"/>
    <w:rsid w:val="48FBC255"/>
    <w:rsid w:val="4903570A"/>
    <w:rsid w:val="490CCD60"/>
    <w:rsid w:val="490E9302"/>
    <w:rsid w:val="490EE43E"/>
    <w:rsid w:val="49104DFE"/>
    <w:rsid w:val="49124DC3"/>
    <w:rsid w:val="4917C2E5"/>
    <w:rsid w:val="491FA793"/>
    <w:rsid w:val="49219C5C"/>
    <w:rsid w:val="4926E3EA"/>
    <w:rsid w:val="4926FE02"/>
    <w:rsid w:val="49274891"/>
    <w:rsid w:val="492979FC"/>
    <w:rsid w:val="492C438A"/>
    <w:rsid w:val="492CE6EF"/>
    <w:rsid w:val="492FE943"/>
    <w:rsid w:val="49307D4E"/>
    <w:rsid w:val="49372105"/>
    <w:rsid w:val="49398757"/>
    <w:rsid w:val="493CF332"/>
    <w:rsid w:val="493D71DF"/>
    <w:rsid w:val="4942D69F"/>
    <w:rsid w:val="494533AD"/>
    <w:rsid w:val="494739D1"/>
    <w:rsid w:val="49498926"/>
    <w:rsid w:val="494A182D"/>
    <w:rsid w:val="494D6BDE"/>
    <w:rsid w:val="4954D9C8"/>
    <w:rsid w:val="495626E1"/>
    <w:rsid w:val="495CBE7B"/>
    <w:rsid w:val="4964EDDB"/>
    <w:rsid w:val="49658C68"/>
    <w:rsid w:val="496732C8"/>
    <w:rsid w:val="496E14A0"/>
    <w:rsid w:val="496FDB35"/>
    <w:rsid w:val="4974D12B"/>
    <w:rsid w:val="497C4F1A"/>
    <w:rsid w:val="497F2850"/>
    <w:rsid w:val="4985E665"/>
    <w:rsid w:val="4988857E"/>
    <w:rsid w:val="498A9C74"/>
    <w:rsid w:val="498AF8C1"/>
    <w:rsid w:val="498ED5F1"/>
    <w:rsid w:val="49935069"/>
    <w:rsid w:val="49955A83"/>
    <w:rsid w:val="49968822"/>
    <w:rsid w:val="499868AD"/>
    <w:rsid w:val="49A9331D"/>
    <w:rsid w:val="49AD5E6F"/>
    <w:rsid w:val="49B88209"/>
    <w:rsid w:val="49BC3453"/>
    <w:rsid w:val="49C29147"/>
    <w:rsid w:val="49C2D917"/>
    <w:rsid w:val="49C4ED76"/>
    <w:rsid w:val="49C515E2"/>
    <w:rsid w:val="49CCC0B1"/>
    <w:rsid w:val="49DD9C79"/>
    <w:rsid w:val="49E40A24"/>
    <w:rsid w:val="49E8C0F1"/>
    <w:rsid w:val="49EF0C3A"/>
    <w:rsid w:val="49F07BBA"/>
    <w:rsid w:val="49F6188C"/>
    <w:rsid w:val="49F6BDEC"/>
    <w:rsid w:val="49FDA37E"/>
    <w:rsid w:val="4A002F59"/>
    <w:rsid w:val="4A06B973"/>
    <w:rsid w:val="4A15C054"/>
    <w:rsid w:val="4A1B8293"/>
    <w:rsid w:val="4A221697"/>
    <w:rsid w:val="4A23B1E3"/>
    <w:rsid w:val="4A24AE50"/>
    <w:rsid w:val="4A266121"/>
    <w:rsid w:val="4A2E88D7"/>
    <w:rsid w:val="4A314C7E"/>
    <w:rsid w:val="4A31E857"/>
    <w:rsid w:val="4A3481C1"/>
    <w:rsid w:val="4A3764AC"/>
    <w:rsid w:val="4A3A1DAD"/>
    <w:rsid w:val="4A446743"/>
    <w:rsid w:val="4A52B5F5"/>
    <w:rsid w:val="4A568926"/>
    <w:rsid w:val="4A5FEE5E"/>
    <w:rsid w:val="4A6AA622"/>
    <w:rsid w:val="4A6EADE5"/>
    <w:rsid w:val="4A78450D"/>
    <w:rsid w:val="4A7B1B32"/>
    <w:rsid w:val="4A7B865C"/>
    <w:rsid w:val="4A814D5E"/>
    <w:rsid w:val="4A875BE3"/>
    <w:rsid w:val="4A8BB895"/>
    <w:rsid w:val="4A8C4493"/>
    <w:rsid w:val="4A937800"/>
    <w:rsid w:val="4A97FE75"/>
    <w:rsid w:val="4A9B36B9"/>
    <w:rsid w:val="4AA126DB"/>
    <w:rsid w:val="4AA3C0EA"/>
    <w:rsid w:val="4AAAD2AA"/>
    <w:rsid w:val="4AB223D3"/>
    <w:rsid w:val="4AB62545"/>
    <w:rsid w:val="4AB7B136"/>
    <w:rsid w:val="4AB7C1EA"/>
    <w:rsid w:val="4ABBF81B"/>
    <w:rsid w:val="4ABE70FE"/>
    <w:rsid w:val="4AD0EBC6"/>
    <w:rsid w:val="4AD11284"/>
    <w:rsid w:val="4AD5EB50"/>
    <w:rsid w:val="4AD697E2"/>
    <w:rsid w:val="4ADA0D2F"/>
    <w:rsid w:val="4ADA5206"/>
    <w:rsid w:val="4ADA606E"/>
    <w:rsid w:val="4AE01C2C"/>
    <w:rsid w:val="4AE44F1E"/>
    <w:rsid w:val="4AE57E4D"/>
    <w:rsid w:val="4AE963C4"/>
    <w:rsid w:val="4AEB6CB2"/>
    <w:rsid w:val="4AF541C3"/>
    <w:rsid w:val="4B055F70"/>
    <w:rsid w:val="4B056BC1"/>
    <w:rsid w:val="4B0CDF21"/>
    <w:rsid w:val="4B112C3A"/>
    <w:rsid w:val="4B14DD6B"/>
    <w:rsid w:val="4B18C49E"/>
    <w:rsid w:val="4B21F830"/>
    <w:rsid w:val="4B324823"/>
    <w:rsid w:val="4B348941"/>
    <w:rsid w:val="4B3491F5"/>
    <w:rsid w:val="4B356AFA"/>
    <w:rsid w:val="4B4168BB"/>
    <w:rsid w:val="4B44D78E"/>
    <w:rsid w:val="4B51AE5C"/>
    <w:rsid w:val="4B587F30"/>
    <w:rsid w:val="4B601E2B"/>
    <w:rsid w:val="4B62C56C"/>
    <w:rsid w:val="4B66A31F"/>
    <w:rsid w:val="4B6CA5A4"/>
    <w:rsid w:val="4B6FCEA1"/>
    <w:rsid w:val="4B735E58"/>
    <w:rsid w:val="4B7D54DD"/>
    <w:rsid w:val="4B7E7ADA"/>
    <w:rsid w:val="4B84644C"/>
    <w:rsid w:val="4B8B3BDE"/>
    <w:rsid w:val="4B8DE58D"/>
    <w:rsid w:val="4B9853B6"/>
    <w:rsid w:val="4B9884E6"/>
    <w:rsid w:val="4BA08F54"/>
    <w:rsid w:val="4BA1D477"/>
    <w:rsid w:val="4BA20A09"/>
    <w:rsid w:val="4BA88895"/>
    <w:rsid w:val="4BB1C080"/>
    <w:rsid w:val="4BB3BF1C"/>
    <w:rsid w:val="4BB6DF20"/>
    <w:rsid w:val="4BBC2F7B"/>
    <w:rsid w:val="4BBEF844"/>
    <w:rsid w:val="4BC119CA"/>
    <w:rsid w:val="4BC7DDA7"/>
    <w:rsid w:val="4BDC6DBA"/>
    <w:rsid w:val="4BEBDE38"/>
    <w:rsid w:val="4BEFF136"/>
    <w:rsid w:val="4BF29274"/>
    <w:rsid w:val="4BF3A7E5"/>
    <w:rsid w:val="4BF4FA2D"/>
    <w:rsid w:val="4BF634D8"/>
    <w:rsid w:val="4BF9378B"/>
    <w:rsid w:val="4BFABE42"/>
    <w:rsid w:val="4C019CEA"/>
    <w:rsid w:val="4C058558"/>
    <w:rsid w:val="4C061724"/>
    <w:rsid w:val="4C100906"/>
    <w:rsid w:val="4C11B08A"/>
    <w:rsid w:val="4C12D9BF"/>
    <w:rsid w:val="4C1D4E27"/>
    <w:rsid w:val="4C1D62D5"/>
    <w:rsid w:val="4C22119F"/>
    <w:rsid w:val="4C263B03"/>
    <w:rsid w:val="4C27C64F"/>
    <w:rsid w:val="4C2DDBE4"/>
    <w:rsid w:val="4C3154E5"/>
    <w:rsid w:val="4C360C8B"/>
    <w:rsid w:val="4C3BDBF7"/>
    <w:rsid w:val="4C3F4DFC"/>
    <w:rsid w:val="4C4A39A9"/>
    <w:rsid w:val="4C53B1C1"/>
    <w:rsid w:val="4C555714"/>
    <w:rsid w:val="4C565605"/>
    <w:rsid w:val="4C5EC569"/>
    <w:rsid w:val="4C67A2DF"/>
    <w:rsid w:val="4C6B65FA"/>
    <w:rsid w:val="4C764910"/>
    <w:rsid w:val="4C7A1A49"/>
    <w:rsid w:val="4C7A45F2"/>
    <w:rsid w:val="4C7CF6B3"/>
    <w:rsid w:val="4C81E477"/>
    <w:rsid w:val="4C926C17"/>
    <w:rsid w:val="4C989D59"/>
    <w:rsid w:val="4CA0F467"/>
    <w:rsid w:val="4CB6D7E1"/>
    <w:rsid w:val="4CB7EAE6"/>
    <w:rsid w:val="4CC91B18"/>
    <w:rsid w:val="4CCE6A55"/>
    <w:rsid w:val="4CDA8F08"/>
    <w:rsid w:val="4CDBEEE5"/>
    <w:rsid w:val="4CDDF464"/>
    <w:rsid w:val="4CE20C5B"/>
    <w:rsid w:val="4CEE4429"/>
    <w:rsid w:val="4D07EFB1"/>
    <w:rsid w:val="4D09895D"/>
    <w:rsid w:val="4D0FAA57"/>
    <w:rsid w:val="4D16F60D"/>
    <w:rsid w:val="4D37436E"/>
    <w:rsid w:val="4D3AF1A1"/>
    <w:rsid w:val="4D3D93A8"/>
    <w:rsid w:val="4D3E7C17"/>
    <w:rsid w:val="4D3F25BC"/>
    <w:rsid w:val="4D424100"/>
    <w:rsid w:val="4D4F9E45"/>
    <w:rsid w:val="4D50865A"/>
    <w:rsid w:val="4D51FCF8"/>
    <w:rsid w:val="4D52EFDE"/>
    <w:rsid w:val="4D572C4B"/>
    <w:rsid w:val="4D5793D8"/>
    <w:rsid w:val="4D59D02D"/>
    <w:rsid w:val="4D5D4705"/>
    <w:rsid w:val="4D5D7110"/>
    <w:rsid w:val="4D5F0D1E"/>
    <w:rsid w:val="4D687070"/>
    <w:rsid w:val="4D699E8D"/>
    <w:rsid w:val="4D7183E6"/>
    <w:rsid w:val="4D78B710"/>
    <w:rsid w:val="4D7BF93D"/>
    <w:rsid w:val="4D7D129C"/>
    <w:rsid w:val="4D84BB5C"/>
    <w:rsid w:val="4D8CEF84"/>
    <w:rsid w:val="4D8E08BD"/>
    <w:rsid w:val="4D8FE7F9"/>
    <w:rsid w:val="4D9C93BA"/>
    <w:rsid w:val="4DA3C566"/>
    <w:rsid w:val="4DA68C78"/>
    <w:rsid w:val="4DAEA9FD"/>
    <w:rsid w:val="4DAFD143"/>
    <w:rsid w:val="4DBAEC13"/>
    <w:rsid w:val="4DBD4E8F"/>
    <w:rsid w:val="4DBD712C"/>
    <w:rsid w:val="4DC47C8A"/>
    <w:rsid w:val="4DCE1580"/>
    <w:rsid w:val="4DD0D0F3"/>
    <w:rsid w:val="4DD6510E"/>
    <w:rsid w:val="4DDB7393"/>
    <w:rsid w:val="4DE6F5CC"/>
    <w:rsid w:val="4DE7EC27"/>
    <w:rsid w:val="4DEE8706"/>
    <w:rsid w:val="4DF29695"/>
    <w:rsid w:val="4DF392B4"/>
    <w:rsid w:val="4DF82293"/>
    <w:rsid w:val="4DFA248F"/>
    <w:rsid w:val="4DFB1F4F"/>
    <w:rsid w:val="4DFB904D"/>
    <w:rsid w:val="4E01F34D"/>
    <w:rsid w:val="4E0449B3"/>
    <w:rsid w:val="4E0BB954"/>
    <w:rsid w:val="4E1C75B9"/>
    <w:rsid w:val="4E20212F"/>
    <w:rsid w:val="4E20B7BF"/>
    <w:rsid w:val="4E257191"/>
    <w:rsid w:val="4E25BC5A"/>
    <w:rsid w:val="4E261BC5"/>
    <w:rsid w:val="4E27EA21"/>
    <w:rsid w:val="4E2CFE69"/>
    <w:rsid w:val="4E3C2C04"/>
    <w:rsid w:val="4E4740A2"/>
    <w:rsid w:val="4E4AD439"/>
    <w:rsid w:val="4E53D5CB"/>
    <w:rsid w:val="4E57A2AF"/>
    <w:rsid w:val="4E621B47"/>
    <w:rsid w:val="4E66953C"/>
    <w:rsid w:val="4E67A1A4"/>
    <w:rsid w:val="4E806AAE"/>
    <w:rsid w:val="4E89C438"/>
    <w:rsid w:val="4E8CE22F"/>
    <w:rsid w:val="4E98A8F9"/>
    <w:rsid w:val="4E996E3E"/>
    <w:rsid w:val="4E9C9233"/>
    <w:rsid w:val="4E9EF67C"/>
    <w:rsid w:val="4EAA3BB7"/>
    <w:rsid w:val="4EACAD6B"/>
    <w:rsid w:val="4EB68723"/>
    <w:rsid w:val="4EB6BBA0"/>
    <w:rsid w:val="4EBB775F"/>
    <w:rsid w:val="4EBF3105"/>
    <w:rsid w:val="4EC2F91A"/>
    <w:rsid w:val="4ECD44B3"/>
    <w:rsid w:val="4ED12745"/>
    <w:rsid w:val="4ED1886E"/>
    <w:rsid w:val="4ED71BC2"/>
    <w:rsid w:val="4ED7F9AF"/>
    <w:rsid w:val="4ED86723"/>
    <w:rsid w:val="4EDAB5CC"/>
    <w:rsid w:val="4EDAC017"/>
    <w:rsid w:val="4EDDF2AE"/>
    <w:rsid w:val="4EDE66A6"/>
    <w:rsid w:val="4EDF7866"/>
    <w:rsid w:val="4EE7092D"/>
    <w:rsid w:val="4EE95086"/>
    <w:rsid w:val="4EEAFF24"/>
    <w:rsid w:val="4EF0ABD7"/>
    <w:rsid w:val="4EF88410"/>
    <w:rsid w:val="4EFA61FD"/>
    <w:rsid w:val="4EFCD925"/>
    <w:rsid w:val="4F002076"/>
    <w:rsid w:val="4F0C2314"/>
    <w:rsid w:val="4F11DAC9"/>
    <w:rsid w:val="4F15A2B1"/>
    <w:rsid w:val="4F1875C5"/>
    <w:rsid w:val="4F1DE5DC"/>
    <w:rsid w:val="4F2A8563"/>
    <w:rsid w:val="4F2F864A"/>
    <w:rsid w:val="4F30C723"/>
    <w:rsid w:val="4F32BB5A"/>
    <w:rsid w:val="4F32C193"/>
    <w:rsid w:val="4F356264"/>
    <w:rsid w:val="4F387965"/>
    <w:rsid w:val="4F3C3C22"/>
    <w:rsid w:val="4F3D2D53"/>
    <w:rsid w:val="4F45A36C"/>
    <w:rsid w:val="4F49A4E7"/>
    <w:rsid w:val="4F4B8E17"/>
    <w:rsid w:val="4F53FB9E"/>
    <w:rsid w:val="4F57DEFE"/>
    <w:rsid w:val="4F57E7B5"/>
    <w:rsid w:val="4F5BC246"/>
    <w:rsid w:val="4F5FB92F"/>
    <w:rsid w:val="4F693AC0"/>
    <w:rsid w:val="4F69B921"/>
    <w:rsid w:val="4F6A3152"/>
    <w:rsid w:val="4F73C92A"/>
    <w:rsid w:val="4F785BFE"/>
    <w:rsid w:val="4F7C242C"/>
    <w:rsid w:val="4F7F71D2"/>
    <w:rsid w:val="4F8166FC"/>
    <w:rsid w:val="4F8AB80B"/>
    <w:rsid w:val="4F9391F5"/>
    <w:rsid w:val="4F94314D"/>
    <w:rsid w:val="4F980958"/>
    <w:rsid w:val="4F9EF641"/>
    <w:rsid w:val="4FA245DE"/>
    <w:rsid w:val="4FA33CF8"/>
    <w:rsid w:val="4FA997E7"/>
    <w:rsid w:val="4FAF3460"/>
    <w:rsid w:val="4FB6063F"/>
    <w:rsid w:val="4FBB4B30"/>
    <w:rsid w:val="4FC27285"/>
    <w:rsid w:val="4FC4E5A4"/>
    <w:rsid w:val="4FC686D6"/>
    <w:rsid w:val="4FCD43D1"/>
    <w:rsid w:val="4FDCA21C"/>
    <w:rsid w:val="4FDCD732"/>
    <w:rsid w:val="4FDDEEA4"/>
    <w:rsid w:val="4FE7A22D"/>
    <w:rsid w:val="4FEC7EFE"/>
    <w:rsid w:val="4FF54D00"/>
    <w:rsid w:val="4FFA3B0F"/>
    <w:rsid w:val="4FFE229C"/>
    <w:rsid w:val="4FFF4100"/>
    <w:rsid w:val="500A6A6B"/>
    <w:rsid w:val="501DC343"/>
    <w:rsid w:val="501E7DB1"/>
    <w:rsid w:val="502172E1"/>
    <w:rsid w:val="5025704E"/>
    <w:rsid w:val="50290AD4"/>
    <w:rsid w:val="502D7F76"/>
    <w:rsid w:val="502E10D1"/>
    <w:rsid w:val="502F658D"/>
    <w:rsid w:val="5033E37E"/>
    <w:rsid w:val="50362340"/>
    <w:rsid w:val="503AB6DF"/>
    <w:rsid w:val="503C9FB3"/>
    <w:rsid w:val="5041CBE0"/>
    <w:rsid w:val="50440F1E"/>
    <w:rsid w:val="50488A8E"/>
    <w:rsid w:val="504A6218"/>
    <w:rsid w:val="506982AE"/>
    <w:rsid w:val="506E41C0"/>
    <w:rsid w:val="506FA2B3"/>
    <w:rsid w:val="506FDD4B"/>
    <w:rsid w:val="5072E84A"/>
    <w:rsid w:val="5079CB2F"/>
    <w:rsid w:val="507C9E05"/>
    <w:rsid w:val="507DCC10"/>
    <w:rsid w:val="508D9C00"/>
    <w:rsid w:val="50941BA8"/>
    <w:rsid w:val="509D9C3F"/>
    <w:rsid w:val="50A30710"/>
    <w:rsid w:val="50A49AA1"/>
    <w:rsid w:val="50AE937E"/>
    <w:rsid w:val="50B3C7F0"/>
    <w:rsid w:val="50D7CB81"/>
    <w:rsid w:val="50D85E82"/>
    <w:rsid w:val="50DFD08F"/>
    <w:rsid w:val="50ED8683"/>
    <w:rsid w:val="50EEBE42"/>
    <w:rsid w:val="50F432C6"/>
    <w:rsid w:val="50F68161"/>
    <w:rsid w:val="5101F5AC"/>
    <w:rsid w:val="51035946"/>
    <w:rsid w:val="51056EB0"/>
    <w:rsid w:val="5105E000"/>
    <w:rsid w:val="510CC531"/>
    <w:rsid w:val="51192B34"/>
    <w:rsid w:val="511C25D9"/>
    <w:rsid w:val="511CE606"/>
    <w:rsid w:val="5121404B"/>
    <w:rsid w:val="5124EB4B"/>
    <w:rsid w:val="51349054"/>
    <w:rsid w:val="513A2B4C"/>
    <w:rsid w:val="513B89BE"/>
    <w:rsid w:val="5141256A"/>
    <w:rsid w:val="514C5D0F"/>
    <w:rsid w:val="5151B92F"/>
    <w:rsid w:val="51539584"/>
    <w:rsid w:val="515773F5"/>
    <w:rsid w:val="515CE947"/>
    <w:rsid w:val="5165181D"/>
    <w:rsid w:val="5166AFA8"/>
    <w:rsid w:val="5172DA10"/>
    <w:rsid w:val="517D6181"/>
    <w:rsid w:val="517EDB05"/>
    <w:rsid w:val="517F142D"/>
    <w:rsid w:val="5180EC9A"/>
    <w:rsid w:val="51836375"/>
    <w:rsid w:val="51903199"/>
    <w:rsid w:val="5191A2BA"/>
    <w:rsid w:val="51969DCB"/>
    <w:rsid w:val="519D1B8E"/>
    <w:rsid w:val="51A0527E"/>
    <w:rsid w:val="51A0D7FB"/>
    <w:rsid w:val="51A1F64C"/>
    <w:rsid w:val="51A5A6D0"/>
    <w:rsid w:val="51AC76AA"/>
    <w:rsid w:val="51B1AF70"/>
    <w:rsid w:val="51B7CBFD"/>
    <w:rsid w:val="51BF7CE7"/>
    <w:rsid w:val="51BF87B2"/>
    <w:rsid w:val="51BFC361"/>
    <w:rsid w:val="51C2B75C"/>
    <w:rsid w:val="51C3C25C"/>
    <w:rsid w:val="51C652E7"/>
    <w:rsid w:val="51C87BE4"/>
    <w:rsid w:val="51CCDE5E"/>
    <w:rsid w:val="51CD531D"/>
    <w:rsid w:val="51CD9947"/>
    <w:rsid w:val="51CE3101"/>
    <w:rsid w:val="51CF1DCD"/>
    <w:rsid w:val="51CF26E4"/>
    <w:rsid w:val="51D04147"/>
    <w:rsid w:val="51D4E010"/>
    <w:rsid w:val="51D76FC4"/>
    <w:rsid w:val="51DBECEA"/>
    <w:rsid w:val="51E6876D"/>
    <w:rsid w:val="51EDF72E"/>
    <w:rsid w:val="51F18C97"/>
    <w:rsid w:val="51F2EA39"/>
    <w:rsid w:val="51FB558E"/>
    <w:rsid w:val="51FC7F0C"/>
    <w:rsid w:val="52086FA7"/>
    <w:rsid w:val="52090E00"/>
    <w:rsid w:val="520BEC53"/>
    <w:rsid w:val="520C4346"/>
    <w:rsid w:val="520FA530"/>
    <w:rsid w:val="52119063"/>
    <w:rsid w:val="52137575"/>
    <w:rsid w:val="521D1B54"/>
    <w:rsid w:val="521E0883"/>
    <w:rsid w:val="52238F7C"/>
    <w:rsid w:val="5223EA7A"/>
    <w:rsid w:val="52480D6A"/>
    <w:rsid w:val="52490CD1"/>
    <w:rsid w:val="52495FD7"/>
    <w:rsid w:val="524E3EF5"/>
    <w:rsid w:val="524FB88D"/>
    <w:rsid w:val="5253CB0E"/>
    <w:rsid w:val="525445EA"/>
    <w:rsid w:val="52551556"/>
    <w:rsid w:val="525D7751"/>
    <w:rsid w:val="5264C9F5"/>
    <w:rsid w:val="526502B8"/>
    <w:rsid w:val="5267236D"/>
    <w:rsid w:val="52674AE9"/>
    <w:rsid w:val="5268A1B7"/>
    <w:rsid w:val="526ACB7B"/>
    <w:rsid w:val="5276289D"/>
    <w:rsid w:val="52786D8A"/>
    <w:rsid w:val="52830C78"/>
    <w:rsid w:val="52961226"/>
    <w:rsid w:val="529D1D8D"/>
    <w:rsid w:val="52AA34EB"/>
    <w:rsid w:val="52AA36C2"/>
    <w:rsid w:val="52AC148E"/>
    <w:rsid w:val="52AEBF2A"/>
    <w:rsid w:val="52AF3C88"/>
    <w:rsid w:val="52B3DD66"/>
    <w:rsid w:val="52BC645B"/>
    <w:rsid w:val="52C80445"/>
    <w:rsid w:val="52CDA05E"/>
    <w:rsid w:val="52D07DAA"/>
    <w:rsid w:val="52D3922F"/>
    <w:rsid w:val="52D4293B"/>
    <w:rsid w:val="52D7BA18"/>
    <w:rsid w:val="52D9AEAB"/>
    <w:rsid w:val="52DA1328"/>
    <w:rsid w:val="52DA8091"/>
    <w:rsid w:val="52DC24D8"/>
    <w:rsid w:val="52DCFEAF"/>
    <w:rsid w:val="52E92071"/>
    <w:rsid w:val="52EE9F77"/>
    <w:rsid w:val="5300B561"/>
    <w:rsid w:val="5301B41E"/>
    <w:rsid w:val="5305781A"/>
    <w:rsid w:val="5305AE70"/>
    <w:rsid w:val="530959F6"/>
    <w:rsid w:val="530A9CC8"/>
    <w:rsid w:val="53120EA3"/>
    <w:rsid w:val="531DE591"/>
    <w:rsid w:val="5321CC78"/>
    <w:rsid w:val="532F08AA"/>
    <w:rsid w:val="53324908"/>
    <w:rsid w:val="5332C67B"/>
    <w:rsid w:val="5337ACDC"/>
    <w:rsid w:val="533BEEF6"/>
    <w:rsid w:val="533C57EA"/>
    <w:rsid w:val="533E0917"/>
    <w:rsid w:val="5342257E"/>
    <w:rsid w:val="53473C0A"/>
    <w:rsid w:val="5349BAAB"/>
    <w:rsid w:val="534B46BE"/>
    <w:rsid w:val="534B54CB"/>
    <w:rsid w:val="534BA3A8"/>
    <w:rsid w:val="534FC6DA"/>
    <w:rsid w:val="534FFEE1"/>
    <w:rsid w:val="5357D17B"/>
    <w:rsid w:val="5365F63F"/>
    <w:rsid w:val="53689D75"/>
    <w:rsid w:val="536E915D"/>
    <w:rsid w:val="53747491"/>
    <w:rsid w:val="537928B8"/>
    <w:rsid w:val="537C17F1"/>
    <w:rsid w:val="537DA0BB"/>
    <w:rsid w:val="5383075F"/>
    <w:rsid w:val="5386F8D6"/>
    <w:rsid w:val="5387B4A2"/>
    <w:rsid w:val="5387DEF7"/>
    <w:rsid w:val="538ABDAF"/>
    <w:rsid w:val="538FBFE5"/>
    <w:rsid w:val="5390BFFA"/>
    <w:rsid w:val="5391CBF9"/>
    <w:rsid w:val="5391E381"/>
    <w:rsid w:val="5391F1F6"/>
    <w:rsid w:val="53A5D234"/>
    <w:rsid w:val="53A81585"/>
    <w:rsid w:val="53AA480C"/>
    <w:rsid w:val="53B331A2"/>
    <w:rsid w:val="53B4D1E9"/>
    <w:rsid w:val="53B534F5"/>
    <w:rsid w:val="53C318EE"/>
    <w:rsid w:val="53CB3BA7"/>
    <w:rsid w:val="53CE5474"/>
    <w:rsid w:val="53DBEE43"/>
    <w:rsid w:val="53F031DC"/>
    <w:rsid w:val="53F11037"/>
    <w:rsid w:val="53F4659A"/>
    <w:rsid w:val="53F4AFA8"/>
    <w:rsid w:val="53FA3CF4"/>
    <w:rsid w:val="540BF91E"/>
    <w:rsid w:val="5410AFF3"/>
    <w:rsid w:val="54110BEA"/>
    <w:rsid w:val="541C0187"/>
    <w:rsid w:val="541D6812"/>
    <w:rsid w:val="5420B268"/>
    <w:rsid w:val="542E152C"/>
    <w:rsid w:val="54451948"/>
    <w:rsid w:val="54561152"/>
    <w:rsid w:val="54570643"/>
    <w:rsid w:val="5457290B"/>
    <w:rsid w:val="545C4162"/>
    <w:rsid w:val="545CB50F"/>
    <w:rsid w:val="546AC658"/>
    <w:rsid w:val="54716AAF"/>
    <w:rsid w:val="547263D7"/>
    <w:rsid w:val="5484EEA5"/>
    <w:rsid w:val="548B74C7"/>
    <w:rsid w:val="548E11B3"/>
    <w:rsid w:val="549F908A"/>
    <w:rsid w:val="54AED382"/>
    <w:rsid w:val="54AF879B"/>
    <w:rsid w:val="54B3EE23"/>
    <w:rsid w:val="54B59590"/>
    <w:rsid w:val="54BC665A"/>
    <w:rsid w:val="54BCA6ED"/>
    <w:rsid w:val="54C0529A"/>
    <w:rsid w:val="54C4E814"/>
    <w:rsid w:val="54CD5863"/>
    <w:rsid w:val="54D1A53E"/>
    <w:rsid w:val="54D29FF8"/>
    <w:rsid w:val="54D3AB75"/>
    <w:rsid w:val="54D85C5E"/>
    <w:rsid w:val="54E57FA8"/>
    <w:rsid w:val="54E5A400"/>
    <w:rsid w:val="54E5D50F"/>
    <w:rsid w:val="54EE742B"/>
    <w:rsid w:val="54EEB653"/>
    <w:rsid w:val="54F23516"/>
    <w:rsid w:val="54FA3EAC"/>
    <w:rsid w:val="54FCFFB4"/>
    <w:rsid w:val="5510E1FF"/>
    <w:rsid w:val="5514B8DF"/>
    <w:rsid w:val="55195FF8"/>
    <w:rsid w:val="551DD563"/>
    <w:rsid w:val="5523B052"/>
    <w:rsid w:val="55260110"/>
    <w:rsid w:val="552AEBD9"/>
    <w:rsid w:val="552DF92A"/>
    <w:rsid w:val="552F8626"/>
    <w:rsid w:val="553F18BF"/>
    <w:rsid w:val="553FA18B"/>
    <w:rsid w:val="55445EB6"/>
    <w:rsid w:val="554F5ECE"/>
    <w:rsid w:val="5551C78F"/>
    <w:rsid w:val="556A8035"/>
    <w:rsid w:val="556EEC34"/>
    <w:rsid w:val="5571F54C"/>
    <w:rsid w:val="5577301B"/>
    <w:rsid w:val="557912DA"/>
    <w:rsid w:val="557BC54E"/>
    <w:rsid w:val="557D7152"/>
    <w:rsid w:val="557EE1F5"/>
    <w:rsid w:val="5582A133"/>
    <w:rsid w:val="55884C63"/>
    <w:rsid w:val="55885845"/>
    <w:rsid w:val="559573F5"/>
    <w:rsid w:val="559F5443"/>
    <w:rsid w:val="55A0001C"/>
    <w:rsid w:val="55A4E228"/>
    <w:rsid w:val="55AADD6F"/>
    <w:rsid w:val="55AAE7B3"/>
    <w:rsid w:val="55B103B7"/>
    <w:rsid w:val="55B1377B"/>
    <w:rsid w:val="55B46475"/>
    <w:rsid w:val="55B6E6C7"/>
    <w:rsid w:val="55C1FA33"/>
    <w:rsid w:val="55C2EB66"/>
    <w:rsid w:val="55C99831"/>
    <w:rsid w:val="55CBDFF4"/>
    <w:rsid w:val="55CDD91F"/>
    <w:rsid w:val="55D1F5F6"/>
    <w:rsid w:val="55D4D832"/>
    <w:rsid w:val="55E63F0C"/>
    <w:rsid w:val="55EAFE3D"/>
    <w:rsid w:val="55EBB2B0"/>
    <w:rsid w:val="55F00752"/>
    <w:rsid w:val="55F5BBEF"/>
    <w:rsid w:val="55F60C18"/>
    <w:rsid w:val="55F82C2F"/>
    <w:rsid w:val="55F9E9D4"/>
    <w:rsid w:val="56043372"/>
    <w:rsid w:val="5606A4B9"/>
    <w:rsid w:val="5606E11E"/>
    <w:rsid w:val="56075ECE"/>
    <w:rsid w:val="5609415D"/>
    <w:rsid w:val="560D3136"/>
    <w:rsid w:val="561471E6"/>
    <w:rsid w:val="5614DB55"/>
    <w:rsid w:val="56178186"/>
    <w:rsid w:val="5619E59A"/>
    <w:rsid w:val="561DB3EE"/>
    <w:rsid w:val="5626A9E9"/>
    <w:rsid w:val="562AF6D8"/>
    <w:rsid w:val="56335875"/>
    <w:rsid w:val="5635481A"/>
    <w:rsid w:val="563FB1EE"/>
    <w:rsid w:val="5643AB1C"/>
    <w:rsid w:val="56572BD3"/>
    <w:rsid w:val="566D5052"/>
    <w:rsid w:val="56700555"/>
    <w:rsid w:val="5670B000"/>
    <w:rsid w:val="567A7139"/>
    <w:rsid w:val="567AB926"/>
    <w:rsid w:val="567DEA60"/>
    <w:rsid w:val="5683588D"/>
    <w:rsid w:val="568A673A"/>
    <w:rsid w:val="56979EE3"/>
    <w:rsid w:val="569CFD74"/>
    <w:rsid w:val="569F3203"/>
    <w:rsid w:val="56B02A87"/>
    <w:rsid w:val="56B0C726"/>
    <w:rsid w:val="56B373B7"/>
    <w:rsid w:val="56B58FCF"/>
    <w:rsid w:val="56C607A7"/>
    <w:rsid w:val="56C7F251"/>
    <w:rsid w:val="56D2BBFA"/>
    <w:rsid w:val="56DDB375"/>
    <w:rsid w:val="56E192E2"/>
    <w:rsid w:val="56E7676E"/>
    <w:rsid w:val="56E95DC9"/>
    <w:rsid w:val="56F065B3"/>
    <w:rsid w:val="5707BD58"/>
    <w:rsid w:val="570ABCDA"/>
    <w:rsid w:val="570FA0F2"/>
    <w:rsid w:val="5714C262"/>
    <w:rsid w:val="571FF86E"/>
    <w:rsid w:val="5721F8A3"/>
    <w:rsid w:val="5723BFB9"/>
    <w:rsid w:val="57273C8F"/>
    <w:rsid w:val="572BB1CB"/>
    <w:rsid w:val="572E0F74"/>
    <w:rsid w:val="572EB866"/>
    <w:rsid w:val="573C37E0"/>
    <w:rsid w:val="573C3E56"/>
    <w:rsid w:val="57408939"/>
    <w:rsid w:val="574D6972"/>
    <w:rsid w:val="574E6CE6"/>
    <w:rsid w:val="575C7330"/>
    <w:rsid w:val="575C8105"/>
    <w:rsid w:val="575DBD76"/>
    <w:rsid w:val="575F776F"/>
    <w:rsid w:val="57627491"/>
    <w:rsid w:val="57681E0B"/>
    <w:rsid w:val="576C4144"/>
    <w:rsid w:val="577159AE"/>
    <w:rsid w:val="577A9D5D"/>
    <w:rsid w:val="577AA4AD"/>
    <w:rsid w:val="577C11BE"/>
    <w:rsid w:val="57828EDE"/>
    <w:rsid w:val="5786FA55"/>
    <w:rsid w:val="57875476"/>
    <w:rsid w:val="5789EFF9"/>
    <w:rsid w:val="578F640F"/>
    <w:rsid w:val="579A1D9F"/>
    <w:rsid w:val="57A10880"/>
    <w:rsid w:val="57ABA7F4"/>
    <w:rsid w:val="57AC2057"/>
    <w:rsid w:val="57C14D4B"/>
    <w:rsid w:val="57C6477E"/>
    <w:rsid w:val="57D00EE0"/>
    <w:rsid w:val="57D1190B"/>
    <w:rsid w:val="57D4FC4E"/>
    <w:rsid w:val="57E08973"/>
    <w:rsid w:val="57E2DE6C"/>
    <w:rsid w:val="57E5E9D4"/>
    <w:rsid w:val="57EB278B"/>
    <w:rsid w:val="57F21909"/>
    <w:rsid w:val="57F67BE5"/>
    <w:rsid w:val="580055E4"/>
    <w:rsid w:val="58010981"/>
    <w:rsid w:val="58019B6E"/>
    <w:rsid w:val="58076D69"/>
    <w:rsid w:val="5808B250"/>
    <w:rsid w:val="580E43B6"/>
    <w:rsid w:val="5813B55A"/>
    <w:rsid w:val="5813D9B5"/>
    <w:rsid w:val="581B9B7F"/>
    <w:rsid w:val="5823B80C"/>
    <w:rsid w:val="5823D9F2"/>
    <w:rsid w:val="58269150"/>
    <w:rsid w:val="582E0577"/>
    <w:rsid w:val="582FD625"/>
    <w:rsid w:val="583503DE"/>
    <w:rsid w:val="5836365D"/>
    <w:rsid w:val="5843D707"/>
    <w:rsid w:val="58442654"/>
    <w:rsid w:val="584590D1"/>
    <w:rsid w:val="58539EA1"/>
    <w:rsid w:val="585691BE"/>
    <w:rsid w:val="585B1DAC"/>
    <w:rsid w:val="585B5E33"/>
    <w:rsid w:val="58638A75"/>
    <w:rsid w:val="5867F745"/>
    <w:rsid w:val="586BDF25"/>
    <w:rsid w:val="5871DF8B"/>
    <w:rsid w:val="587356E0"/>
    <w:rsid w:val="5873DECD"/>
    <w:rsid w:val="5875F062"/>
    <w:rsid w:val="5883ABDC"/>
    <w:rsid w:val="5884578C"/>
    <w:rsid w:val="5895663A"/>
    <w:rsid w:val="589B2582"/>
    <w:rsid w:val="589C5586"/>
    <w:rsid w:val="58A3833F"/>
    <w:rsid w:val="58A84559"/>
    <w:rsid w:val="58AD0AE2"/>
    <w:rsid w:val="58AF2F41"/>
    <w:rsid w:val="58B4E080"/>
    <w:rsid w:val="58B5C460"/>
    <w:rsid w:val="58C013F4"/>
    <w:rsid w:val="58CBC2B8"/>
    <w:rsid w:val="58CE15ED"/>
    <w:rsid w:val="58D300C0"/>
    <w:rsid w:val="58DCA509"/>
    <w:rsid w:val="58EBF06C"/>
    <w:rsid w:val="58EC8C0E"/>
    <w:rsid w:val="58EC9A04"/>
    <w:rsid w:val="58ED628F"/>
    <w:rsid w:val="58F502FD"/>
    <w:rsid w:val="58FB14D2"/>
    <w:rsid w:val="58FBDF5E"/>
    <w:rsid w:val="590324E9"/>
    <w:rsid w:val="59092600"/>
    <w:rsid w:val="590D37C3"/>
    <w:rsid w:val="59127630"/>
    <w:rsid w:val="5919C142"/>
    <w:rsid w:val="591EB1B5"/>
    <w:rsid w:val="592A762D"/>
    <w:rsid w:val="593430E4"/>
    <w:rsid w:val="5935ED46"/>
    <w:rsid w:val="59365F47"/>
    <w:rsid w:val="593881CC"/>
    <w:rsid w:val="5939EB42"/>
    <w:rsid w:val="593BD501"/>
    <w:rsid w:val="593F3A66"/>
    <w:rsid w:val="5942E62B"/>
    <w:rsid w:val="594B599A"/>
    <w:rsid w:val="5959F8E2"/>
    <w:rsid w:val="595A3D66"/>
    <w:rsid w:val="5962E849"/>
    <w:rsid w:val="596F3D7C"/>
    <w:rsid w:val="596FB0F1"/>
    <w:rsid w:val="597BE7B0"/>
    <w:rsid w:val="59823B11"/>
    <w:rsid w:val="59844B2B"/>
    <w:rsid w:val="598667C0"/>
    <w:rsid w:val="598C2FE9"/>
    <w:rsid w:val="5993A083"/>
    <w:rsid w:val="5997CF0A"/>
    <w:rsid w:val="599BFEE9"/>
    <w:rsid w:val="599DF05C"/>
    <w:rsid w:val="599F579D"/>
    <w:rsid w:val="599F581A"/>
    <w:rsid w:val="59A03032"/>
    <w:rsid w:val="59AB118F"/>
    <w:rsid w:val="59AEB0E7"/>
    <w:rsid w:val="59B1DD27"/>
    <w:rsid w:val="59B54E84"/>
    <w:rsid w:val="59B58EFF"/>
    <w:rsid w:val="59B853C0"/>
    <w:rsid w:val="59B92C79"/>
    <w:rsid w:val="59C5AD37"/>
    <w:rsid w:val="59CDE148"/>
    <w:rsid w:val="59D240C0"/>
    <w:rsid w:val="59D6E909"/>
    <w:rsid w:val="59DACBD0"/>
    <w:rsid w:val="59E6CB0B"/>
    <w:rsid w:val="59EE812D"/>
    <w:rsid w:val="59F10A8F"/>
    <w:rsid w:val="59F286FF"/>
    <w:rsid w:val="59F2EFCA"/>
    <w:rsid w:val="59F7CD2A"/>
    <w:rsid w:val="59FCDA25"/>
    <w:rsid w:val="59FF2720"/>
    <w:rsid w:val="5A08CFB0"/>
    <w:rsid w:val="5A110224"/>
    <w:rsid w:val="5A18B472"/>
    <w:rsid w:val="5A1C3BCB"/>
    <w:rsid w:val="5A20555B"/>
    <w:rsid w:val="5A262A1A"/>
    <w:rsid w:val="5A27E9E9"/>
    <w:rsid w:val="5A2E8F2C"/>
    <w:rsid w:val="5A34C989"/>
    <w:rsid w:val="5A35205F"/>
    <w:rsid w:val="5A447704"/>
    <w:rsid w:val="5A4A484C"/>
    <w:rsid w:val="5A4ABDCD"/>
    <w:rsid w:val="5A4D5A4A"/>
    <w:rsid w:val="5A4F62AB"/>
    <w:rsid w:val="5A50ADA2"/>
    <w:rsid w:val="5A53A4AB"/>
    <w:rsid w:val="5A53A89D"/>
    <w:rsid w:val="5A56080C"/>
    <w:rsid w:val="5A5733EF"/>
    <w:rsid w:val="5A5751F7"/>
    <w:rsid w:val="5A5EF137"/>
    <w:rsid w:val="5A6039EA"/>
    <w:rsid w:val="5A6177D4"/>
    <w:rsid w:val="5A67B6C4"/>
    <w:rsid w:val="5A6B0A77"/>
    <w:rsid w:val="5A6E2B0B"/>
    <w:rsid w:val="5A703036"/>
    <w:rsid w:val="5A75B9A4"/>
    <w:rsid w:val="5A780DB4"/>
    <w:rsid w:val="5A785959"/>
    <w:rsid w:val="5A7AD5F8"/>
    <w:rsid w:val="5A7C36C1"/>
    <w:rsid w:val="5A7C656E"/>
    <w:rsid w:val="5A7CC46A"/>
    <w:rsid w:val="5A7FCB79"/>
    <w:rsid w:val="5A82D41A"/>
    <w:rsid w:val="5A8D442C"/>
    <w:rsid w:val="5A91EDEC"/>
    <w:rsid w:val="5A9CB347"/>
    <w:rsid w:val="5AA6BED7"/>
    <w:rsid w:val="5AAF91CB"/>
    <w:rsid w:val="5AB89EE3"/>
    <w:rsid w:val="5AC777DF"/>
    <w:rsid w:val="5ACA0069"/>
    <w:rsid w:val="5ACAC803"/>
    <w:rsid w:val="5ACE852B"/>
    <w:rsid w:val="5ACF1A85"/>
    <w:rsid w:val="5ACFEC7E"/>
    <w:rsid w:val="5AD8D4C0"/>
    <w:rsid w:val="5AE27094"/>
    <w:rsid w:val="5AE55ADF"/>
    <w:rsid w:val="5AE7DAF4"/>
    <w:rsid w:val="5AE9A758"/>
    <w:rsid w:val="5AEAB9DC"/>
    <w:rsid w:val="5B017C6F"/>
    <w:rsid w:val="5B0D29CE"/>
    <w:rsid w:val="5B0EF9DA"/>
    <w:rsid w:val="5B14FCA4"/>
    <w:rsid w:val="5B168CC3"/>
    <w:rsid w:val="5B1B2FCE"/>
    <w:rsid w:val="5B2104E7"/>
    <w:rsid w:val="5B32F4D5"/>
    <w:rsid w:val="5B3AD509"/>
    <w:rsid w:val="5B3F4DE9"/>
    <w:rsid w:val="5B4513A5"/>
    <w:rsid w:val="5B48033C"/>
    <w:rsid w:val="5B4A85FB"/>
    <w:rsid w:val="5B4C0F70"/>
    <w:rsid w:val="5B534F0E"/>
    <w:rsid w:val="5B579B4F"/>
    <w:rsid w:val="5B5A5EE6"/>
    <w:rsid w:val="5B609A75"/>
    <w:rsid w:val="5B628B07"/>
    <w:rsid w:val="5B64D197"/>
    <w:rsid w:val="5B64EDA0"/>
    <w:rsid w:val="5B873890"/>
    <w:rsid w:val="5B949CB6"/>
    <w:rsid w:val="5B982A2B"/>
    <w:rsid w:val="5B9CA006"/>
    <w:rsid w:val="5B9D90ED"/>
    <w:rsid w:val="5B9DA084"/>
    <w:rsid w:val="5B9DA0FD"/>
    <w:rsid w:val="5B9E9055"/>
    <w:rsid w:val="5BA3661F"/>
    <w:rsid w:val="5BA5A496"/>
    <w:rsid w:val="5BAFF614"/>
    <w:rsid w:val="5BB05B34"/>
    <w:rsid w:val="5BB1509D"/>
    <w:rsid w:val="5BB60682"/>
    <w:rsid w:val="5BBC110F"/>
    <w:rsid w:val="5BBD570A"/>
    <w:rsid w:val="5BD2FA9B"/>
    <w:rsid w:val="5BDCAFBC"/>
    <w:rsid w:val="5BEABAD8"/>
    <w:rsid w:val="5BF02CD2"/>
    <w:rsid w:val="5BF0F647"/>
    <w:rsid w:val="5C0060B9"/>
    <w:rsid w:val="5C028300"/>
    <w:rsid w:val="5C03E03B"/>
    <w:rsid w:val="5C06AD03"/>
    <w:rsid w:val="5C079CC8"/>
    <w:rsid w:val="5C0F1B64"/>
    <w:rsid w:val="5C0FD6C8"/>
    <w:rsid w:val="5C12B51A"/>
    <w:rsid w:val="5C13445A"/>
    <w:rsid w:val="5C13DE7A"/>
    <w:rsid w:val="5C1BCD8F"/>
    <w:rsid w:val="5C1EAF25"/>
    <w:rsid w:val="5C20C97C"/>
    <w:rsid w:val="5C23B266"/>
    <w:rsid w:val="5C28B851"/>
    <w:rsid w:val="5C2C9D52"/>
    <w:rsid w:val="5C2EE794"/>
    <w:rsid w:val="5C305397"/>
    <w:rsid w:val="5C30ED1F"/>
    <w:rsid w:val="5C3330D4"/>
    <w:rsid w:val="5C34D8D0"/>
    <w:rsid w:val="5C42C238"/>
    <w:rsid w:val="5C45EB49"/>
    <w:rsid w:val="5C4B2B25"/>
    <w:rsid w:val="5C5F01E2"/>
    <w:rsid w:val="5C79A0A4"/>
    <w:rsid w:val="5C7AC48D"/>
    <w:rsid w:val="5C84101D"/>
    <w:rsid w:val="5C844F47"/>
    <w:rsid w:val="5C866BD6"/>
    <w:rsid w:val="5C86C1CD"/>
    <w:rsid w:val="5C9B51DF"/>
    <w:rsid w:val="5CA7CFCE"/>
    <w:rsid w:val="5CA7F1E1"/>
    <w:rsid w:val="5CA85C0F"/>
    <w:rsid w:val="5CAD4D3C"/>
    <w:rsid w:val="5CB00A0F"/>
    <w:rsid w:val="5CB6C6EA"/>
    <w:rsid w:val="5CBA972C"/>
    <w:rsid w:val="5CC9DA63"/>
    <w:rsid w:val="5CCA5E38"/>
    <w:rsid w:val="5CCF2603"/>
    <w:rsid w:val="5CD3E52D"/>
    <w:rsid w:val="5CD94808"/>
    <w:rsid w:val="5CDBB4E0"/>
    <w:rsid w:val="5CEB2B2C"/>
    <w:rsid w:val="5CF1A63A"/>
    <w:rsid w:val="5CF5A24E"/>
    <w:rsid w:val="5CF9AC5D"/>
    <w:rsid w:val="5D037FFD"/>
    <w:rsid w:val="5D091295"/>
    <w:rsid w:val="5D0B4682"/>
    <w:rsid w:val="5D0CBCCF"/>
    <w:rsid w:val="5D0DD0B1"/>
    <w:rsid w:val="5D0F1AF5"/>
    <w:rsid w:val="5D18CC56"/>
    <w:rsid w:val="5D1953AC"/>
    <w:rsid w:val="5D20CE2A"/>
    <w:rsid w:val="5D281C38"/>
    <w:rsid w:val="5D2915BF"/>
    <w:rsid w:val="5D2B2A66"/>
    <w:rsid w:val="5D2BBEC4"/>
    <w:rsid w:val="5D388F80"/>
    <w:rsid w:val="5D469DD7"/>
    <w:rsid w:val="5D47513F"/>
    <w:rsid w:val="5D4880E3"/>
    <w:rsid w:val="5D4962A1"/>
    <w:rsid w:val="5D4BEF82"/>
    <w:rsid w:val="5D4E0ECF"/>
    <w:rsid w:val="5D512D63"/>
    <w:rsid w:val="5D524538"/>
    <w:rsid w:val="5D52898B"/>
    <w:rsid w:val="5D53E6C9"/>
    <w:rsid w:val="5D549019"/>
    <w:rsid w:val="5D5FBFF2"/>
    <w:rsid w:val="5D663344"/>
    <w:rsid w:val="5D6E5F20"/>
    <w:rsid w:val="5D6F1365"/>
    <w:rsid w:val="5D7078A5"/>
    <w:rsid w:val="5D7AF723"/>
    <w:rsid w:val="5D7BEF0F"/>
    <w:rsid w:val="5D7C572C"/>
    <w:rsid w:val="5D8D0A9F"/>
    <w:rsid w:val="5D9AD4E6"/>
    <w:rsid w:val="5D9DD925"/>
    <w:rsid w:val="5DA7E2F8"/>
    <w:rsid w:val="5DB6FBA6"/>
    <w:rsid w:val="5DBCC625"/>
    <w:rsid w:val="5DBF5D43"/>
    <w:rsid w:val="5DCB983A"/>
    <w:rsid w:val="5DCFF535"/>
    <w:rsid w:val="5DD1C74A"/>
    <w:rsid w:val="5DD505BD"/>
    <w:rsid w:val="5DD68D5E"/>
    <w:rsid w:val="5DE27130"/>
    <w:rsid w:val="5DEAE609"/>
    <w:rsid w:val="5DF10DE9"/>
    <w:rsid w:val="5DF57799"/>
    <w:rsid w:val="5DFDC3CF"/>
    <w:rsid w:val="5E0142FF"/>
    <w:rsid w:val="5E05F520"/>
    <w:rsid w:val="5E0B251D"/>
    <w:rsid w:val="5E0CDC77"/>
    <w:rsid w:val="5E0CFF04"/>
    <w:rsid w:val="5E0F46EA"/>
    <w:rsid w:val="5E11B67F"/>
    <w:rsid w:val="5E19052E"/>
    <w:rsid w:val="5E19F6F7"/>
    <w:rsid w:val="5E2101B3"/>
    <w:rsid w:val="5E26EDD6"/>
    <w:rsid w:val="5E2AEA6A"/>
    <w:rsid w:val="5E2E8D2B"/>
    <w:rsid w:val="5E2EFAAD"/>
    <w:rsid w:val="5E39BBD0"/>
    <w:rsid w:val="5E39C276"/>
    <w:rsid w:val="5E3AB89E"/>
    <w:rsid w:val="5E3ACDAA"/>
    <w:rsid w:val="5E3EBBDF"/>
    <w:rsid w:val="5E4294C1"/>
    <w:rsid w:val="5E441FBE"/>
    <w:rsid w:val="5E4A0A11"/>
    <w:rsid w:val="5E537A40"/>
    <w:rsid w:val="5E56B047"/>
    <w:rsid w:val="5E5C7942"/>
    <w:rsid w:val="5E667858"/>
    <w:rsid w:val="5E6D0A2C"/>
    <w:rsid w:val="5E6DB6F7"/>
    <w:rsid w:val="5E7164D3"/>
    <w:rsid w:val="5E7B5A1D"/>
    <w:rsid w:val="5E80CC6F"/>
    <w:rsid w:val="5E82DC87"/>
    <w:rsid w:val="5E8754D0"/>
    <w:rsid w:val="5E8D7329"/>
    <w:rsid w:val="5E9C58C5"/>
    <w:rsid w:val="5E9CCA8F"/>
    <w:rsid w:val="5E9D9AE8"/>
    <w:rsid w:val="5E9FB29F"/>
    <w:rsid w:val="5EB4F04F"/>
    <w:rsid w:val="5EB84968"/>
    <w:rsid w:val="5EB9CB97"/>
    <w:rsid w:val="5EC895A8"/>
    <w:rsid w:val="5ECBE124"/>
    <w:rsid w:val="5ECDEF01"/>
    <w:rsid w:val="5ECE47BB"/>
    <w:rsid w:val="5ECFC6B6"/>
    <w:rsid w:val="5ED2CD73"/>
    <w:rsid w:val="5ED45FD1"/>
    <w:rsid w:val="5ED59FF6"/>
    <w:rsid w:val="5EE3DDD9"/>
    <w:rsid w:val="5EE7B6E6"/>
    <w:rsid w:val="5EE81FC9"/>
    <w:rsid w:val="5EE8F4FC"/>
    <w:rsid w:val="5EE987AC"/>
    <w:rsid w:val="5EEA9644"/>
    <w:rsid w:val="5EEE4533"/>
    <w:rsid w:val="5EFAB015"/>
    <w:rsid w:val="5F034D97"/>
    <w:rsid w:val="5F05669B"/>
    <w:rsid w:val="5F062AB9"/>
    <w:rsid w:val="5F095838"/>
    <w:rsid w:val="5F1183B3"/>
    <w:rsid w:val="5F124184"/>
    <w:rsid w:val="5F1BDBDC"/>
    <w:rsid w:val="5F20D195"/>
    <w:rsid w:val="5F234DD7"/>
    <w:rsid w:val="5F23F18D"/>
    <w:rsid w:val="5F2D2FDB"/>
    <w:rsid w:val="5F365E6D"/>
    <w:rsid w:val="5F37083B"/>
    <w:rsid w:val="5F3DEC31"/>
    <w:rsid w:val="5F41366C"/>
    <w:rsid w:val="5F433DFD"/>
    <w:rsid w:val="5F4A9766"/>
    <w:rsid w:val="5F5CAC6C"/>
    <w:rsid w:val="5F669C3B"/>
    <w:rsid w:val="5F691842"/>
    <w:rsid w:val="5F6C303A"/>
    <w:rsid w:val="5F6F093B"/>
    <w:rsid w:val="5F7AFFE5"/>
    <w:rsid w:val="5F7C0CA5"/>
    <w:rsid w:val="5F87A780"/>
    <w:rsid w:val="5F8D813F"/>
    <w:rsid w:val="5F8FC556"/>
    <w:rsid w:val="5F902280"/>
    <w:rsid w:val="5F905E1A"/>
    <w:rsid w:val="5F9199DF"/>
    <w:rsid w:val="5F9214FD"/>
    <w:rsid w:val="5F92B3C8"/>
    <w:rsid w:val="5F945724"/>
    <w:rsid w:val="5F949146"/>
    <w:rsid w:val="5F95DAD9"/>
    <w:rsid w:val="5F99CB06"/>
    <w:rsid w:val="5F9A1A22"/>
    <w:rsid w:val="5FAAD3AE"/>
    <w:rsid w:val="5FAC2665"/>
    <w:rsid w:val="5FAC4EA1"/>
    <w:rsid w:val="5FB03B70"/>
    <w:rsid w:val="5FB82ED2"/>
    <w:rsid w:val="5FB8A2A0"/>
    <w:rsid w:val="5FB94F73"/>
    <w:rsid w:val="5FCA0124"/>
    <w:rsid w:val="5FCFA9EE"/>
    <w:rsid w:val="5FDA6482"/>
    <w:rsid w:val="5FDA7A67"/>
    <w:rsid w:val="5FDCEC54"/>
    <w:rsid w:val="5FE82DD2"/>
    <w:rsid w:val="5FF7EA12"/>
    <w:rsid w:val="5FFA2976"/>
    <w:rsid w:val="5FFB541E"/>
    <w:rsid w:val="5FFB7236"/>
    <w:rsid w:val="5FFB7AD8"/>
    <w:rsid w:val="60008251"/>
    <w:rsid w:val="600EC0C1"/>
    <w:rsid w:val="60135E7E"/>
    <w:rsid w:val="6021D821"/>
    <w:rsid w:val="6021D9C9"/>
    <w:rsid w:val="602B000F"/>
    <w:rsid w:val="603B064D"/>
    <w:rsid w:val="603B8CE2"/>
    <w:rsid w:val="6046D7A8"/>
    <w:rsid w:val="6049223E"/>
    <w:rsid w:val="604DCB6D"/>
    <w:rsid w:val="604DCF91"/>
    <w:rsid w:val="605203A2"/>
    <w:rsid w:val="605988F5"/>
    <w:rsid w:val="6064E526"/>
    <w:rsid w:val="6064FE8B"/>
    <w:rsid w:val="6066EB0B"/>
    <w:rsid w:val="6067C185"/>
    <w:rsid w:val="60686D5E"/>
    <w:rsid w:val="60703032"/>
    <w:rsid w:val="6072A32D"/>
    <w:rsid w:val="60794FC7"/>
    <w:rsid w:val="607BC835"/>
    <w:rsid w:val="607E3D85"/>
    <w:rsid w:val="608071C0"/>
    <w:rsid w:val="6080D48F"/>
    <w:rsid w:val="608427DD"/>
    <w:rsid w:val="6085FD5B"/>
    <w:rsid w:val="60927B91"/>
    <w:rsid w:val="60AACA1F"/>
    <w:rsid w:val="60AD3293"/>
    <w:rsid w:val="60B150D5"/>
    <w:rsid w:val="60BD0A12"/>
    <w:rsid w:val="60BD9EDB"/>
    <w:rsid w:val="60C17416"/>
    <w:rsid w:val="60C56974"/>
    <w:rsid w:val="60C5A1F8"/>
    <w:rsid w:val="60C6403A"/>
    <w:rsid w:val="60CC2403"/>
    <w:rsid w:val="60D9CE69"/>
    <w:rsid w:val="60DF715B"/>
    <w:rsid w:val="60DF7E9A"/>
    <w:rsid w:val="60E04DC7"/>
    <w:rsid w:val="60EFAFD0"/>
    <w:rsid w:val="60F6D945"/>
    <w:rsid w:val="60FD3D9C"/>
    <w:rsid w:val="61007046"/>
    <w:rsid w:val="61021E02"/>
    <w:rsid w:val="6108BFF8"/>
    <w:rsid w:val="6108FDE5"/>
    <w:rsid w:val="6109C978"/>
    <w:rsid w:val="610C8F5B"/>
    <w:rsid w:val="610CF788"/>
    <w:rsid w:val="6113ADAA"/>
    <w:rsid w:val="61195B71"/>
    <w:rsid w:val="6120BF5E"/>
    <w:rsid w:val="613180F2"/>
    <w:rsid w:val="6133DD8F"/>
    <w:rsid w:val="61352C13"/>
    <w:rsid w:val="6138B319"/>
    <w:rsid w:val="614E1849"/>
    <w:rsid w:val="6152D416"/>
    <w:rsid w:val="616095A3"/>
    <w:rsid w:val="616BC49E"/>
    <w:rsid w:val="61701BE0"/>
    <w:rsid w:val="61759BCE"/>
    <w:rsid w:val="6178864A"/>
    <w:rsid w:val="617AE0B0"/>
    <w:rsid w:val="617C04E9"/>
    <w:rsid w:val="61884E6D"/>
    <w:rsid w:val="61884F95"/>
    <w:rsid w:val="6197653A"/>
    <w:rsid w:val="6198A9A9"/>
    <w:rsid w:val="619B4EE3"/>
    <w:rsid w:val="619FF9D6"/>
    <w:rsid w:val="61A523C6"/>
    <w:rsid w:val="61A5BE30"/>
    <w:rsid w:val="61A886CF"/>
    <w:rsid w:val="61B07B5B"/>
    <w:rsid w:val="61B1BA05"/>
    <w:rsid w:val="61B863AC"/>
    <w:rsid w:val="61BE24FB"/>
    <w:rsid w:val="61BE79E0"/>
    <w:rsid w:val="61BF974C"/>
    <w:rsid w:val="61C35D53"/>
    <w:rsid w:val="61CCA859"/>
    <w:rsid w:val="61CE1D31"/>
    <w:rsid w:val="61E01ECE"/>
    <w:rsid w:val="61E3B774"/>
    <w:rsid w:val="61E73DB6"/>
    <w:rsid w:val="61E81ABD"/>
    <w:rsid w:val="61EDE2B5"/>
    <w:rsid w:val="61F5BFA0"/>
    <w:rsid w:val="61FBAAE2"/>
    <w:rsid w:val="62003205"/>
    <w:rsid w:val="6202B46D"/>
    <w:rsid w:val="6204CD86"/>
    <w:rsid w:val="62050022"/>
    <w:rsid w:val="620C0093"/>
    <w:rsid w:val="620C22B2"/>
    <w:rsid w:val="62113BEF"/>
    <w:rsid w:val="62127722"/>
    <w:rsid w:val="62140704"/>
    <w:rsid w:val="6215DA0E"/>
    <w:rsid w:val="621A2D4C"/>
    <w:rsid w:val="62203FC2"/>
    <w:rsid w:val="622E52FB"/>
    <w:rsid w:val="6232F115"/>
    <w:rsid w:val="62355ECF"/>
    <w:rsid w:val="62370071"/>
    <w:rsid w:val="6239FDB4"/>
    <w:rsid w:val="623A7BE7"/>
    <w:rsid w:val="623A85DA"/>
    <w:rsid w:val="62430F8E"/>
    <w:rsid w:val="62447F66"/>
    <w:rsid w:val="624C1E1B"/>
    <w:rsid w:val="624F7C82"/>
    <w:rsid w:val="625EA410"/>
    <w:rsid w:val="62603690"/>
    <w:rsid w:val="626827B2"/>
    <w:rsid w:val="62697021"/>
    <w:rsid w:val="626CEC4B"/>
    <w:rsid w:val="62707666"/>
    <w:rsid w:val="62724114"/>
    <w:rsid w:val="62797C5E"/>
    <w:rsid w:val="6282EFB7"/>
    <w:rsid w:val="6288094B"/>
    <w:rsid w:val="62891B44"/>
    <w:rsid w:val="628E5D08"/>
    <w:rsid w:val="6295F9A4"/>
    <w:rsid w:val="629E2E93"/>
    <w:rsid w:val="62A3005C"/>
    <w:rsid w:val="62A56925"/>
    <w:rsid w:val="62A78B73"/>
    <w:rsid w:val="62ADB933"/>
    <w:rsid w:val="62AEE2D2"/>
    <w:rsid w:val="62B03C62"/>
    <w:rsid w:val="62C2D102"/>
    <w:rsid w:val="62C457E8"/>
    <w:rsid w:val="62CB1F87"/>
    <w:rsid w:val="62CBB0DC"/>
    <w:rsid w:val="62CC1289"/>
    <w:rsid w:val="62D45B26"/>
    <w:rsid w:val="62DA4BA3"/>
    <w:rsid w:val="62DD20E8"/>
    <w:rsid w:val="62E0B0F7"/>
    <w:rsid w:val="62E8D1B9"/>
    <w:rsid w:val="62EE77B7"/>
    <w:rsid w:val="62EF4785"/>
    <w:rsid w:val="62F12A52"/>
    <w:rsid w:val="62F72FD5"/>
    <w:rsid w:val="62FEE03B"/>
    <w:rsid w:val="630B7281"/>
    <w:rsid w:val="630C391B"/>
    <w:rsid w:val="63147779"/>
    <w:rsid w:val="63219671"/>
    <w:rsid w:val="63224A1D"/>
    <w:rsid w:val="63252A96"/>
    <w:rsid w:val="632FDF0B"/>
    <w:rsid w:val="633C4987"/>
    <w:rsid w:val="633E2710"/>
    <w:rsid w:val="63410C4E"/>
    <w:rsid w:val="6344D754"/>
    <w:rsid w:val="63467C30"/>
    <w:rsid w:val="634C8C5D"/>
    <w:rsid w:val="63506EC4"/>
    <w:rsid w:val="635608F0"/>
    <w:rsid w:val="635765D9"/>
    <w:rsid w:val="635E8920"/>
    <w:rsid w:val="636130BE"/>
    <w:rsid w:val="6362FBDD"/>
    <w:rsid w:val="6367FDD7"/>
    <w:rsid w:val="6370C9C5"/>
    <w:rsid w:val="63764AED"/>
    <w:rsid w:val="637A9AB5"/>
    <w:rsid w:val="637EEA76"/>
    <w:rsid w:val="63804C37"/>
    <w:rsid w:val="63838DA4"/>
    <w:rsid w:val="63947654"/>
    <w:rsid w:val="639CC9C5"/>
    <w:rsid w:val="639E0D0D"/>
    <w:rsid w:val="63ACAA82"/>
    <w:rsid w:val="63B39559"/>
    <w:rsid w:val="63B3C981"/>
    <w:rsid w:val="63B8556F"/>
    <w:rsid w:val="63BAED59"/>
    <w:rsid w:val="63BBFB5F"/>
    <w:rsid w:val="63BCE900"/>
    <w:rsid w:val="63BEAB08"/>
    <w:rsid w:val="63C57CBE"/>
    <w:rsid w:val="63CAB16A"/>
    <w:rsid w:val="63CCACFA"/>
    <w:rsid w:val="63D0EA6A"/>
    <w:rsid w:val="63DBBDEB"/>
    <w:rsid w:val="63E8A286"/>
    <w:rsid w:val="63EC7DDF"/>
    <w:rsid w:val="63F16105"/>
    <w:rsid w:val="63F22F99"/>
    <w:rsid w:val="63F54324"/>
    <w:rsid w:val="63F8FBA5"/>
    <w:rsid w:val="63F92503"/>
    <w:rsid w:val="63FD9717"/>
    <w:rsid w:val="64117F26"/>
    <w:rsid w:val="6414DB5D"/>
    <w:rsid w:val="641DA7EF"/>
    <w:rsid w:val="641FB609"/>
    <w:rsid w:val="64222308"/>
    <w:rsid w:val="6424C975"/>
    <w:rsid w:val="64264379"/>
    <w:rsid w:val="6428DFD5"/>
    <w:rsid w:val="642A3E9B"/>
    <w:rsid w:val="642BCE79"/>
    <w:rsid w:val="642C48D9"/>
    <w:rsid w:val="642C5C30"/>
    <w:rsid w:val="642FE713"/>
    <w:rsid w:val="64309F9B"/>
    <w:rsid w:val="64346A09"/>
    <w:rsid w:val="64364B26"/>
    <w:rsid w:val="6439FECD"/>
    <w:rsid w:val="643FE117"/>
    <w:rsid w:val="643FEBF7"/>
    <w:rsid w:val="6442C247"/>
    <w:rsid w:val="64443387"/>
    <w:rsid w:val="644702C5"/>
    <w:rsid w:val="644AD1EA"/>
    <w:rsid w:val="644E2952"/>
    <w:rsid w:val="644E35A5"/>
    <w:rsid w:val="6453A43F"/>
    <w:rsid w:val="64567667"/>
    <w:rsid w:val="645F20CA"/>
    <w:rsid w:val="6463C56B"/>
    <w:rsid w:val="6469F493"/>
    <w:rsid w:val="6471D863"/>
    <w:rsid w:val="64748D37"/>
    <w:rsid w:val="6475B603"/>
    <w:rsid w:val="647B864E"/>
    <w:rsid w:val="648066AC"/>
    <w:rsid w:val="6483A344"/>
    <w:rsid w:val="6487714D"/>
    <w:rsid w:val="64920C92"/>
    <w:rsid w:val="6494F223"/>
    <w:rsid w:val="649A7FEC"/>
    <w:rsid w:val="649D1669"/>
    <w:rsid w:val="649EFFFB"/>
    <w:rsid w:val="64A85FB3"/>
    <w:rsid w:val="64AAF073"/>
    <w:rsid w:val="64AD03E8"/>
    <w:rsid w:val="64ADFBFD"/>
    <w:rsid w:val="64B05608"/>
    <w:rsid w:val="64B2AE22"/>
    <w:rsid w:val="64B9CF33"/>
    <w:rsid w:val="64C22F67"/>
    <w:rsid w:val="64C6AB45"/>
    <w:rsid w:val="64C6ECF9"/>
    <w:rsid w:val="64D11E2C"/>
    <w:rsid w:val="64D779D1"/>
    <w:rsid w:val="64DF5FAD"/>
    <w:rsid w:val="64E64394"/>
    <w:rsid w:val="64EA75DB"/>
    <w:rsid w:val="64EC5575"/>
    <w:rsid w:val="64EF2DE4"/>
    <w:rsid w:val="64F1F46F"/>
    <w:rsid w:val="64F57ED6"/>
    <w:rsid w:val="64F89C3B"/>
    <w:rsid w:val="64FA06BA"/>
    <w:rsid w:val="64FF9B37"/>
    <w:rsid w:val="65017C10"/>
    <w:rsid w:val="6503B9F7"/>
    <w:rsid w:val="650C6ACB"/>
    <w:rsid w:val="650F494D"/>
    <w:rsid w:val="65184FC0"/>
    <w:rsid w:val="6529BCBC"/>
    <w:rsid w:val="652C4639"/>
    <w:rsid w:val="6532F6D4"/>
    <w:rsid w:val="65342129"/>
    <w:rsid w:val="65425509"/>
    <w:rsid w:val="65469671"/>
    <w:rsid w:val="6549126A"/>
    <w:rsid w:val="654A80F8"/>
    <w:rsid w:val="654B4A67"/>
    <w:rsid w:val="654F2234"/>
    <w:rsid w:val="655275AE"/>
    <w:rsid w:val="655363C4"/>
    <w:rsid w:val="655878E7"/>
    <w:rsid w:val="6563B27F"/>
    <w:rsid w:val="65650222"/>
    <w:rsid w:val="6566514E"/>
    <w:rsid w:val="656BAEDD"/>
    <w:rsid w:val="657072ED"/>
    <w:rsid w:val="657638A4"/>
    <w:rsid w:val="657BE7E6"/>
    <w:rsid w:val="657E10F8"/>
    <w:rsid w:val="6580D42A"/>
    <w:rsid w:val="6580E77D"/>
    <w:rsid w:val="6581A561"/>
    <w:rsid w:val="658CECB1"/>
    <w:rsid w:val="6593BDC8"/>
    <w:rsid w:val="6596B554"/>
    <w:rsid w:val="65A5B913"/>
    <w:rsid w:val="65A71AFB"/>
    <w:rsid w:val="65AB32B3"/>
    <w:rsid w:val="65AE2455"/>
    <w:rsid w:val="65B35186"/>
    <w:rsid w:val="65B75A1B"/>
    <w:rsid w:val="65BC7AB0"/>
    <w:rsid w:val="65BD1C07"/>
    <w:rsid w:val="65C80707"/>
    <w:rsid w:val="65C95922"/>
    <w:rsid w:val="65CF9C0F"/>
    <w:rsid w:val="65D74F2A"/>
    <w:rsid w:val="65DEA6B5"/>
    <w:rsid w:val="65E691AC"/>
    <w:rsid w:val="65E8B968"/>
    <w:rsid w:val="65EB0891"/>
    <w:rsid w:val="65F0AE1F"/>
    <w:rsid w:val="65F20E05"/>
    <w:rsid w:val="65F42692"/>
    <w:rsid w:val="65F96E22"/>
    <w:rsid w:val="65FA84A8"/>
    <w:rsid w:val="6603094B"/>
    <w:rsid w:val="660557E7"/>
    <w:rsid w:val="660C2547"/>
    <w:rsid w:val="66190B90"/>
    <w:rsid w:val="661C25E6"/>
    <w:rsid w:val="66217376"/>
    <w:rsid w:val="6622B4FA"/>
    <w:rsid w:val="66247DFE"/>
    <w:rsid w:val="662C171F"/>
    <w:rsid w:val="662DAAEA"/>
    <w:rsid w:val="662E927C"/>
    <w:rsid w:val="66350EBE"/>
    <w:rsid w:val="663694BA"/>
    <w:rsid w:val="663EBCDB"/>
    <w:rsid w:val="6644DB37"/>
    <w:rsid w:val="664BBD07"/>
    <w:rsid w:val="664FBD23"/>
    <w:rsid w:val="66533CEB"/>
    <w:rsid w:val="66620C57"/>
    <w:rsid w:val="6664AB36"/>
    <w:rsid w:val="66653E4F"/>
    <w:rsid w:val="666C411C"/>
    <w:rsid w:val="66741B1A"/>
    <w:rsid w:val="6676C1A4"/>
    <w:rsid w:val="667D23CF"/>
    <w:rsid w:val="667D4F2D"/>
    <w:rsid w:val="6681B2D2"/>
    <w:rsid w:val="66929E99"/>
    <w:rsid w:val="6696ED8A"/>
    <w:rsid w:val="6697AB8C"/>
    <w:rsid w:val="66A239C4"/>
    <w:rsid w:val="66A797C2"/>
    <w:rsid w:val="66ABEFA7"/>
    <w:rsid w:val="66B77415"/>
    <w:rsid w:val="66B8121B"/>
    <w:rsid w:val="66B85A19"/>
    <w:rsid w:val="66B91BC0"/>
    <w:rsid w:val="66BE5C63"/>
    <w:rsid w:val="66BE9224"/>
    <w:rsid w:val="66BF9FCE"/>
    <w:rsid w:val="66C4A426"/>
    <w:rsid w:val="66C4E158"/>
    <w:rsid w:val="66C6009B"/>
    <w:rsid w:val="66CAA894"/>
    <w:rsid w:val="66CC9259"/>
    <w:rsid w:val="66D705E0"/>
    <w:rsid w:val="66DF71B6"/>
    <w:rsid w:val="66E0127E"/>
    <w:rsid w:val="66E308DD"/>
    <w:rsid w:val="66E5180A"/>
    <w:rsid w:val="66E9F594"/>
    <w:rsid w:val="66EB3E51"/>
    <w:rsid w:val="66EDED86"/>
    <w:rsid w:val="66EE20B8"/>
    <w:rsid w:val="66F219A4"/>
    <w:rsid w:val="66F452AF"/>
    <w:rsid w:val="66F47EE4"/>
    <w:rsid w:val="66F93BDB"/>
    <w:rsid w:val="6703AA19"/>
    <w:rsid w:val="670BBB5D"/>
    <w:rsid w:val="670BDDB4"/>
    <w:rsid w:val="670C3C18"/>
    <w:rsid w:val="6710B05B"/>
    <w:rsid w:val="671348C3"/>
    <w:rsid w:val="671388D1"/>
    <w:rsid w:val="67152E13"/>
    <w:rsid w:val="6717E59E"/>
    <w:rsid w:val="671B04F9"/>
    <w:rsid w:val="671C47BC"/>
    <w:rsid w:val="671D0578"/>
    <w:rsid w:val="671D55C5"/>
    <w:rsid w:val="67201AE0"/>
    <w:rsid w:val="6722198C"/>
    <w:rsid w:val="6723E634"/>
    <w:rsid w:val="6725C657"/>
    <w:rsid w:val="6728C9BF"/>
    <w:rsid w:val="672E84F3"/>
    <w:rsid w:val="672EFBBF"/>
    <w:rsid w:val="67308AA2"/>
    <w:rsid w:val="673ABA52"/>
    <w:rsid w:val="673CEE23"/>
    <w:rsid w:val="67411789"/>
    <w:rsid w:val="6741BF8D"/>
    <w:rsid w:val="67499A6F"/>
    <w:rsid w:val="6749DF94"/>
    <w:rsid w:val="674AD45B"/>
    <w:rsid w:val="67520B8B"/>
    <w:rsid w:val="675280DB"/>
    <w:rsid w:val="6753F6A8"/>
    <w:rsid w:val="6760F856"/>
    <w:rsid w:val="67643AE6"/>
    <w:rsid w:val="6770CD36"/>
    <w:rsid w:val="67740B92"/>
    <w:rsid w:val="677DFD4D"/>
    <w:rsid w:val="677F4973"/>
    <w:rsid w:val="6784BD33"/>
    <w:rsid w:val="6788940D"/>
    <w:rsid w:val="6788BDE8"/>
    <w:rsid w:val="678925AE"/>
    <w:rsid w:val="6789B793"/>
    <w:rsid w:val="679959BF"/>
    <w:rsid w:val="67A8CFB9"/>
    <w:rsid w:val="67AA4A68"/>
    <w:rsid w:val="67AC8B38"/>
    <w:rsid w:val="67B1C5F3"/>
    <w:rsid w:val="67BF7A79"/>
    <w:rsid w:val="67C732DA"/>
    <w:rsid w:val="67D14FB0"/>
    <w:rsid w:val="67D508B6"/>
    <w:rsid w:val="67E28A92"/>
    <w:rsid w:val="67EE1B82"/>
    <w:rsid w:val="67F3C302"/>
    <w:rsid w:val="67F7B26D"/>
    <w:rsid w:val="67FAD0A9"/>
    <w:rsid w:val="67FE3544"/>
    <w:rsid w:val="6800B8E3"/>
    <w:rsid w:val="681241CF"/>
    <w:rsid w:val="681976A0"/>
    <w:rsid w:val="681B3CDA"/>
    <w:rsid w:val="68222291"/>
    <w:rsid w:val="6822A5A6"/>
    <w:rsid w:val="68235325"/>
    <w:rsid w:val="682846A6"/>
    <w:rsid w:val="683340C7"/>
    <w:rsid w:val="683474BC"/>
    <w:rsid w:val="68348B5F"/>
    <w:rsid w:val="6834E520"/>
    <w:rsid w:val="6837B4E4"/>
    <w:rsid w:val="68384AEA"/>
    <w:rsid w:val="68393719"/>
    <w:rsid w:val="683B6E8A"/>
    <w:rsid w:val="684046B0"/>
    <w:rsid w:val="68408B1B"/>
    <w:rsid w:val="6842737D"/>
    <w:rsid w:val="68452D4F"/>
    <w:rsid w:val="6846486E"/>
    <w:rsid w:val="68488484"/>
    <w:rsid w:val="6849E87C"/>
    <w:rsid w:val="684FF6C0"/>
    <w:rsid w:val="6859DCD2"/>
    <w:rsid w:val="685A6F4F"/>
    <w:rsid w:val="685C094A"/>
    <w:rsid w:val="686117E7"/>
    <w:rsid w:val="686BA5CB"/>
    <w:rsid w:val="6871DE0B"/>
    <w:rsid w:val="68729460"/>
    <w:rsid w:val="6874E857"/>
    <w:rsid w:val="68795234"/>
    <w:rsid w:val="6879B9EB"/>
    <w:rsid w:val="6889DD6E"/>
    <w:rsid w:val="689242C7"/>
    <w:rsid w:val="68A0FBE2"/>
    <w:rsid w:val="68A98513"/>
    <w:rsid w:val="68AE8B72"/>
    <w:rsid w:val="68B15555"/>
    <w:rsid w:val="68B878C2"/>
    <w:rsid w:val="68C0ED9E"/>
    <w:rsid w:val="68D64681"/>
    <w:rsid w:val="68DCC41A"/>
    <w:rsid w:val="68DE593A"/>
    <w:rsid w:val="68E0D287"/>
    <w:rsid w:val="68E41D92"/>
    <w:rsid w:val="68E94567"/>
    <w:rsid w:val="68F4C997"/>
    <w:rsid w:val="68F707FD"/>
    <w:rsid w:val="68FD63DC"/>
    <w:rsid w:val="69000CD8"/>
    <w:rsid w:val="69091446"/>
    <w:rsid w:val="690AEB74"/>
    <w:rsid w:val="6911AA19"/>
    <w:rsid w:val="691AD259"/>
    <w:rsid w:val="6925143C"/>
    <w:rsid w:val="692A9B9A"/>
    <w:rsid w:val="69313FB5"/>
    <w:rsid w:val="6933A6C3"/>
    <w:rsid w:val="693B553D"/>
    <w:rsid w:val="693E099B"/>
    <w:rsid w:val="694343D7"/>
    <w:rsid w:val="6947C60B"/>
    <w:rsid w:val="694A8FEB"/>
    <w:rsid w:val="69538DD4"/>
    <w:rsid w:val="6956E697"/>
    <w:rsid w:val="695B4757"/>
    <w:rsid w:val="695EA9F2"/>
    <w:rsid w:val="696F1567"/>
    <w:rsid w:val="698235E8"/>
    <w:rsid w:val="69880690"/>
    <w:rsid w:val="698B5774"/>
    <w:rsid w:val="698E208A"/>
    <w:rsid w:val="698FFD37"/>
    <w:rsid w:val="6993A198"/>
    <w:rsid w:val="699661F7"/>
    <w:rsid w:val="69A04481"/>
    <w:rsid w:val="69A40758"/>
    <w:rsid w:val="69A75636"/>
    <w:rsid w:val="69A78D7D"/>
    <w:rsid w:val="69AB4A7B"/>
    <w:rsid w:val="69AC5997"/>
    <w:rsid w:val="69AFC6A2"/>
    <w:rsid w:val="69B5318B"/>
    <w:rsid w:val="69BEE874"/>
    <w:rsid w:val="69C130FF"/>
    <w:rsid w:val="69C51BEB"/>
    <w:rsid w:val="69CB08A9"/>
    <w:rsid w:val="69DCAAA2"/>
    <w:rsid w:val="69E3D5F7"/>
    <w:rsid w:val="69F15328"/>
    <w:rsid w:val="69FAE2FA"/>
    <w:rsid w:val="6A0350FA"/>
    <w:rsid w:val="6A12C9F2"/>
    <w:rsid w:val="6A142777"/>
    <w:rsid w:val="6A22AEC2"/>
    <w:rsid w:val="6A24EF09"/>
    <w:rsid w:val="6A25FB27"/>
    <w:rsid w:val="6A2BCB44"/>
    <w:rsid w:val="6A2BF580"/>
    <w:rsid w:val="6A380111"/>
    <w:rsid w:val="6A3BE272"/>
    <w:rsid w:val="6A3D3079"/>
    <w:rsid w:val="6A3E5F36"/>
    <w:rsid w:val="6A46B371"/>
    <w:rsid w:val="6A514564"/>
    <w:rsid w:val="6A53CF01"/>
    <w:rsid w:val="6A56EAFE"/>
    <w:rsid w:val="6A5B0453"/>
    <w:rsid w:val="6A5BA748"/>
    <w:rsid w:val="6A6C2922"/>
    <w:rsid w:val="6A6E61A3"/>
    <w:rsid w:val="6A729D83"/>
    <w:rsid w:val="6A737A75"/>
    <w:rsid w:val="6A738FAD"/>
    <w:rsid w:val="6A810218"/>
    <w:rsid w:val="6A832385"/>
    <w:rsid w:val="6A9238DD"/>
    <w:rsid w:val="6A939F8D"/>
    <w:rsid w:val="6A9EBB16"/>
    <w:rsid w:val="6AA74908"/>
    <w:rsid w:val="6AA9869F"/>
    <w:rsid w:val="6AAB8D80"/>
    <w:rsid w:val="6AAC02BD"/>
    <w:rsid w:val="6AAE5A5F"/>
    <w:rsid w:val="6AB4113B"/>
    <w:rsid w:val="6ABCAC92"/>
    <w:rsid w:val="6ABCBDBF"/>
    <w:rsid w:val="6AD13147"/>
    <w:rsid w:val="6AD206E4"/>
    <w:rsid w:val="6ADAF6C3"/>
    <w:rsid w:val="6AE3790B"/>
    <w:rsid w:val="6AE7A65D"/>
    <w:rsid w:val="6AEB31A6"/>
    <w:rsid w:val="6AF83688"/>
    <w:rsid w:val="6AF880B5"/>
    <w:rsid w:val="6AFB41E9"/>
    <w:rsid w:val="6AFD6997"/>
    <w:rsid w:val="6AFFEB5F"/>
    <w:rsid w:val="6B0361F1"/>
    <w:rsid w:val="6B064309"/>
    <w:rsid w:val="6B14B1B1"/>
    <w:rsid w:val="6B15A6A5"/>
    <w:rsid w:val="6B18736C"/>
    <w:rsid w:val="6B18B574"/>
    <w:rsid w:val="6B23813F"/>
    <w:rsid w:val="6B23E693"/>
    <w:rsid w:val="6B290558"/>
    <w:rsid w:val="6B2E56ED"/>
    <w:rsid w:val="6B3823F9"/>
    <w:rsid w:val="6B40CAD3"/>
    <w:rsid w:val="6B4299DB"/>
    <w:rsid w:val="6B42F4FB"/>
    <w:rsid w:val="6B449E27"/>
    <w:rsid w:val="6B45FEED"/>
    <w:rsid w:val="6B46CB50"/>
    <w:rsid w:val="6B481611"/>
    <w:rsid w:val="6B496B7E"/>
    <w:rsid w:val="6B4BBEC0"/>
    <w:rsid w:val="6B4C63EA"/>
    <w:rsid w:val="6B50F73B"/>
    <w:rsid w:val="6B5447A8"/>
    <w:rsid w:val="6B54AED2"/>
    <w:rsid w:val="6B5A8BAB"/>
    <w:rsid w:val="6B5C1463"/>
    <w:rsid w:val="6B60329E"/>
    <w:rsid w:val="6B639A51"/>
    <w:rsid w:val="6B6481C3"/>
    <w:rsid w:val="6B698347"/>
    <w:rsid w:val="6B7B254D"/>
    <w:rsid w:val="6B7D5A4B"/>
    <w:rsid w:val="6B82A717"/>
    <w:rsid w:val="6B87BDAA"/>
    <w:rsid w:val="6B8B6D4E"/>
    <w:rsid w:val="6B97538F"/>
    <w:rsid w:val="6B9BA3DD"/>
    <w:rsid w:val="6BA8075F"/>
    <w:rsid w:val="6BAA1030"/>
    <w:rsid w:val="6BB9A873"/>
    <w:rsid w:val="6BB9C033"/>
    <w:rsid w:val="6BBAA6A0"/>
    <w:rsid w:val="6BBDFB7C"/>
    <w:rsid w:val="6BC21FB3"/>
    <w:rsid w:val="6BCCBE26"/>
    <w:rsid w:val="6BCE9983"/>
    <w:rsid w:val="6BD20FE0"/>
    <w:rsid w:val="6BE3E187"/>
    <w:rsid w:val="6BE487B6"/>
    <w:rsid w:val="6BE6CA3C"/>
    <w:rsid w:val="6BE7AF20"/>
    <w:rsid w:val="6BEBDDAE"/>
    <w:rsid w:val="6BF3FAE1"/>
    <w:rsid w:val="6C0A0581"/>
    <w:rsid w:val="6C0CB93E"/>
    <w:rsid w:val="6C0F55B1"/>
    <w:rsid w:val="6C10362B"/>
    <w:rsid w:val="6C10380C"/>
    <w:rsid w:val="6C20F7DD"/>
    <w:rsid w:val="6C264565"/>
    <w:rsid w:val="6C2762B8"/>
    <w:rsid w:val="6C2A93AB"/>
    <w:rsid w:val="6C308E51"/>
    <w:rsid w:val="6C3171A8"/>
    <w:rsid w:val="6C40B615"/>
    <w:rsid w:val="6C4270BA"/>
    <w:rsid w:val="6C48EF9A"/>
    <w:rsid w:val="6C49DA02"/>
    <w:rsid w:val="6C558DCB"/>
    <w:rsid w:val="6C5C108D"/>
    <w:rsid w:val="6C5C437B"/>
    <w:rsid w:val="6C60DC97"/>
    <w:rsid w:val="6C621A95"/>
    <w:rsid w:val="6C631DFB"/>
    <w:rsid w:val="6C65288D"/>
    <w:rsid w:val="6C6DB0C4"/>
    <w:rsid w:val="6C6F6A4F"/>
    <w:rsid w:val="6C6F7352"/>
    <w:rsid w:val="6C7D0098"/>
    <w:rsid w:val="6C82C004"/>
    <w:rsid w:val="6C850B4C"/>
    <w:rsid w:val="6C852B38"/>
    <w:rsid w:val="6C8653B6"/>
    <w:rsid w:val="6C882614"/>
    <w:rsid w:val="6C8A5343"/>
    <w:rsid w:val="6C8E8C1C"/>
    <w:rsid w:val="6C92E009"/>
    <w:rsid w:val="6C94B7DD"/>
    <w:rsid w:val="6C969A0A"/>
    <w:rsid w:val="6C9D0B36"/>
    <w:rsid w:val="6CA39E13"/>
    <w:rsid w:val="6CA941C4"/>
    <w:rsid w:val="6CAA5466"/>
    <w:rsid w:val="6CAF8AA0"/>
    <w:rsid w:val="6CB34E59"/>
    <w:rsid w:val="6CBE5740"/>
    <w:rsid w:val="6CC0CB96"/>
    <w:rsid w:val="6CC67D3C"/>
    <w:rsid w:val="6CCBB0A1"/>
    <w:rsid w:val="6CDAE5A0"/>
    <w:rsid w:val="6CF37BB3"/>
    <w:rsid w:val="6CF7BD7C"/>
    <w:rsid w:val="6CF9FE0C"/>
    <w:rsid w:val="6CFB253A"/>
    <w:rsid w:val="6CFB4924"/>
    <w:rsid w:val="6CFE4030"/>
    <w:rsid w:val="6D005D85"/>
    <w:rsid w:val="6D00F725"/>
    <w:rsid w:val="6D01F65B"/>
    <w:rsid w:val="6D098533"/>
    <w:rsid w:val="6D0CFA7B"/>
    <w:rsid w:val="6D0D4644"/>
    <w:rsid w:val="6D10F32C"/>
    <w:rsid w:val="6D11E0F0"/>
    <w:rsid w:val="6D1AC39B"/>
    <w:rsid w:val="6D1E9EE7"/>
    <w:rsid w:val="6D21934A"/>
    <w:rsid w:val="6D221666"/>
    <w:rsid w:val="6D2298C1"/>
    <w:rsid w:val="6D23669C"/>
    <w:rsid w:val="6D269467"/>
    <w:rsid w:val="6D34AA90"/>
    <w:rsid w:val="6D354E1D"/>
    <w:rsid w:val="6D3C9990"/>
    <w:rsid w:val="6D4107B0"/>
    <w:rsid w:val="6D4D37FA"/>
    <w:rsid w:val="6D4FDA90"/>
    <w:rsid w:val="6D59D71C"/>
    <w:rsid w:val="6D5BCFD9"/>
    <w:rsid w:val="6D602CBC"/>
    <w:rsid w:val="6D655580"/>
    <w:rsid w:val="6D75ED89"/>
    <w:rsid w:val="6D775910"/>
    <w:rsid w:val="6D79A5BA"/>
    <w:rsid w:val="6D854F6B"/>
    <w:rsid w:val="6D8BF95F"/>
    <w:rsid w:val="6D8CD385"/>
    <w:rsid w:val="6D9521F9"/>
    <w:rsid w:val="6D98AF43"/>
    <w:rsid w:val="6DA10F41"/>
    <w:rsid w:val="6DA4FF0F"/>
    <w:rsid w:val="6DA5C83C"/>
    <w:rsid w:val="6DBC94BB"/>
    <w:rsid w:val="6DC1AC85"/>
    <w:rsid w:val="6DC333ED"/>
    <w:rsid w:val="6DC5494F"/>
    <w:rsid w:val="6DD0DD7D"/>
    <w:rsid w:val="6DD6A623"/>
    <w:rsid w:val="6DDC297F"/>
    <w:rsid w:val="6DDFA89C"/>
    <w:rsid w:val="6DEE0E2C"/>
    <w:rsid w:val="6DFDC7F7"/>
    <w:rsid w:val="6E0279AA"/>
    <w:rsid w:val="6E091C3D"/>
    <w:rsid w:val="6E10263F"/>
    <w:rsid w:val="6E1098AA"/>
    <w:rsid w:val="6E145EF1"/>
    <w:rsid w:val="6E18EC3F"/>
    <w:rsid w:val="6E1D83DE"/>
    <w:rsid w:val="6E1F220D"/>
    <w:rsid w:val="6E2BFA2A"/>
    <w:rsid w:val="6E2CEE45"/>
    <w:rsid w:val="6E30460E"/>
    <w:rsid w:val="6E339F55"/>
    <w:rsid w:val="6E35EABF"/>
    <w:rsid w:val="6E553C88"/>
    <w:rsid w:val="6E5F305C"/>
    <w:rsid w:val="6E642440"/>
    <w:rsid w:val="6E651452"/>
    <w:rsid w:val="6E65B259"/>
    <w:rsid w:val="6E65BAD3"/>
    <w:rsid w:val="6E67B2FE"/>
    <w:rsid w:val="6E6E156E"/>
    <w:rsid w:val="6E6E9E5F"/>
    <w:rsid w:val="6E7247CD"/>
    <w:rsid w:val="6E74B04E"/>
    <w:rsid w:val="6E750FC5"/>
    <w:rsid w:val="6E7EDEF1"/>
    <w:rsid w:val="6E867EFF"/>
    <w:rsid w:val="6E868E14"/>
    <w:rsid w:val="6E95444C"/>
    <w:rsid w:val="6E9BFCB0"/>
    <w:rsid w:val="6E9E56A4"/>
    <w:rsid w:val="6EA6D436"/>
    <w:rsid w:val="6EA94AF2"/>
    <w:rsid w:val="6EA9BB1D"/>
    <w:rsid w:val="6EA9F756"/>
    <w:rsid w:val="6EABCC62"/>
    <w:rsid w:val="6EAF3C8B"/>
    <w:rsid w:val="6EB0A33D"/>
    <w:rsid w:val="6EB4F9ED"/>
    <w:rsid w:val="6EB718FC"/>
    <w:rsid w:val="6EC9A409"/>
    <w:rsid w:val="6ECBF220"/>
    <w:rsid w:val="6ED1283D"/>
    <w:rsid w:val="6ED3BE4D"/>
    <w:rsid w:val="6ED3C9E8"/>
    <w:rsid w:val="6ED4E895"/>
    <w:rsid w:val="6EDD18D9"/>
    <w:rsid w:val="6EF1FC51"/>
    <w:rsid w:val="6EF632BB"/>
    <w:rsid w:val="6EFB50BD"/>
    <w:rsid w:val="6EFD4661"/>
    <w:rsid w:val="6EFEA386"/>
    <w:rsid w:val="6F018020"/>
    <w:rsid w:val="6F04835E"/>
    <w:rsid w:val="6F054C91"/>
    <w:rsid w:val="6F05651C"/>
    <w:rsid w:val="6F088719"/>
    <w:rsid w:val="6F1A8FA2"/>
    <w:rsid w:val="6F20EE2F"/>
    <w:rsid w:val="6F2740A4"/>
    <w:rsid w:val="6F2B1065"/>
    <w:rsid w:val="6F2EF5A2"/>
    <w:rsid w:val="6F384CDF"/>
    <w:rsid w:val="6F38D1A5"/>
    <w:rsid w:val="6F3B160D"/>
    <w:rsid w:val="6F3D6CB5"/>
    <w:rsid w:val="6F40FE26"/>
    <w:rsid w:val="6F432B33"/>
    <w:rsid w:val="6F4A1F2E"/>
    <w:rsid w:val="6F58FC94"/>
    <w:rsid w:val="6F5D6C18"/>
    <w:rsid w:val="6F619701"/>
    <w:rsid w:val="6F67EBED"/>
    <w:rsid w:val="6F6B65EC"/>
    <w:rsid w:val="6F6D74C4"/>
    <w:rsid w:val="6F6DDD24"/>
    <w:rsid w:val="6F765362"/>
    <w:rsid w:val="6F76BEA6"/>
    <w:rsid w:val="6F7A0675"/>
    <w:rsid w:val="6F801D1F"/>
    <w:rsid w:val="6F9A8192"/>
    <w:rsid w:val="6FA5AFA8"/>
    <w:rsid w:val="6FAEE485"/>
    <w:rsid w:val="6FB23456"/>
    <w:rsid w:val="6FC33018"/>
    <w:rsid w:val="6FC4C11C"/>
    <w:rsid w:val="6FC574ED"/>
    <w:rsid w:val="6FC95E41"/>
    <w:rsid w:val="6FD32396"/>
    <w:rsid w:val="6FDBD106"/>
    <w:rsid w:val="6FDC16D6"/>
    <w:rsid w:val="6FDE0C83"/>
    <w:rsid w:val="6FE13A35"/>
    <w:rsid w:val="6FEDE3C0"/>
    <w:rsid w:val="6FEF0C48"/>
    <w:rsid w:val="6FF1DF34"/>
    <w:rsid w:val="6FF35B8C"/>
    <w:rsid w:val="6FF58B34"/>
    <w:rsid w:val="6FFE4661"/>
    <w:rsid w:val="70018D23"/>
    <w:rsid w:val="700A08E5"/>
    <w:rsid w:val="700A32BB"/>
    <w:rsid w:val="700B8D36"/>
    <w:rsid w:val="7017C9E7"/>
    <w:rsid w:val="7017F1C9"/>
    <w:rsid w:val="70224425"/>
    <w:rsid w:val="7022F7FD"/>
    <w:rsid w:val="7025840D"/>
    <w:rsid w:val="70280356"/>
    <w:rsid w:val="702C6955"/>
    <w:rsid w:val="702D8A6D"/>
    <w:rsid w:val="702E7E78"/>
    <w:rsid w:val="702E8B16"/>
    <w:rsid w:val="7032C25D"/>
    <w:rsid w:val="70331846"/>
    <w:rsid w:val="70359D52"/>
    <w:rsid w:val="7037FA1D"/>
    <w:rsid w:val="703E44A4"/>
    <w:rsid w:val="70430F4C"/>
    <w:rsid w:val="7048077A"/>
    <w:rsid w:val="704D7E16"/>
    <w:rsid w:val="704FCC76"/>
    <w:rsid w:val="7051F4AF"/>
    <w:rsid w:val="7053F7F0"/>
    <w:rsid w:val="70562CEA"/>
    <w:rsid w:val="705E2C1A"/>
    <w:rsid w:val="706E0E15"/>
    <w:rsid w:val="70717600"/>
    <w:rsid w:val="70760D40"/>
    <w:rsid w:val="70776A97"/>
    <w:rsid w:val="707BE7B1"/>
    <w:rsid w:val="707DC4DD"/>
    <w:rsid w:val="70824F47"/>
    <w:rsid w:val="70847BF8"/>
    <w:rsid w:val="708E2F79"/>
    <w:rsid w:val="708EDF83"/>
    <w:rsid w:val="70982F66"/>
    <w:rsid w:val="709C3B5A"/>
    <w:rsid w:val="709F9E31"/>
    <w:rsid w:val="70A5C8C4"/>
    <w:rsid w:val="70B0F55E"/>
    <w:rsid w:val="70B2DE90"/>
    <w:rsid w:val="70C0A09E"/>
    <w:rsid w:val="70C11C7E"/>
    <w:rsid w:val="70C187DD"/>
    <w:rsid w:val="70C2FB70"/>
    <w:rsid w:val="70C5B6B8"/>
    <w:rsid w:val="70C8B631"/>
    <w:rsid w:val="70C8F3DC"/>
    <w:rsid w:val="70CD5682"/>
    <w:rsid w:val="70D77C29"/>
    <w:rsid w:val="70D8F21B"/>
    <w:rsid w:val="70E4E2ED"/>
    <w:rsid w:val="70E670DC"/>
    <w:rsid w:val="70E9E9D8"/>
    <w:rsid w:val="70F327A5"/>
    <w:rsid w:val="7102125E"/>
    <w:rsid w:val="71268FAB"/>
    <w:rsid w:val="712B83BB"/>
    <w:rsid w:val="7132806B"/>
    <w:rsid w:val="7132D175"/>
    <w:rsid w:val="7133B26D"/>
    <w:rsid w:val="7133DF74"/>
    <w:rsid w:val="71343DE8"/>
    <w:rsid w:val="71395538"/>
    <w:rsid w:val="71450AF7"/>
    <w:rsid w:val="7150BC12"/>
    <w:rsid w:val="715453A8"/>
    <w:rsid w:val="7156D2A9"/>
    <w:rsid w:val="715D6B99"/>
    <w:rsid w:val="7160E464"/>
    <w:rsid w:val="7162657B"/>
    <w:rsid w:val="716C77C9"/>
    <w:rsid w:val="71780274"/>
    <w:rsid w:val="71864E18"/>
    <w:rsid w:val="718DF337"/>
    <w:rsid w:val="718E8624"/>
    <w:rsid w:val="7190F88F"/>
    <w:rsid w:val="7197A8C8"/>
    <w:rsid w:val="7198139F"/>
    <w:rsid w:val="7199E264"/>
    <w:rsid w:val="719F6E30"/>
    <w:rsid w:val="71A0A66D"/>
    <w:rsid w:val="71A0AA0C"/>
    <w:rsid w:val="71A6ADA2"/>
    <w:rsid w:val="71B45799"/>
    <w:rsid w:val="71BA0917"/>
    <w:rsid w:val="71C2D9A1"/>
    <w:rsid w:val="71C50115"/>
    <w:rsid w:val="71D34982"/>
    <w:rsid w:val="71D93D92"/>
    <w:rsid w:val="71DD4D07"/>
    <w:rsid w:val="71EBB729"/>
    <w:rsid w:val="71F26447"/>
    <w:rsid w:val="71F2932F"/>
    <w:rsid w:val="71F7C4B2"/>
    <w:rsid w:val="71FB56E2"/>
    <w:rsid w:val="71FCFB20"/>
    <w:rsid w:val="72041454"/>
    <w:rsid w:val="720573BC"/>
    <w:rsid w:val="720F63E4"/>
    <w:rsid w:val="7210C607"/>
    <w:rsid w:val="721540CE"/>
    <w:rsid w:val="7217045B"/>
    <w:rsid w:val="72187D4F"/>
    <w:rsid w:val="721B410E"/>
    <w:rsid w:val="7220116C"/>
    <w:rsid w:val="7222B52C"/>
    <w:rsid w:val="7222B7C8"/>
    <w:rsid w:val="72279A84"/>
    <w:rsid w:val="72283C8F"/>
    <w:rsid w:val="722AAAB8"/>
    <w:rsid w:val="7236739E"/>
    <w:rsid w:val="724074B3"/>
    <w:rsid w:val="7248AF0D"/>
    <w:rsid w:val="7250914F"/>
    <w:rsid w:val="7250967A"/>
    <w:rsid w:val="725A02FC"/>
    <w:rsid w:val="725A0397"/>
    <w:rsid w:val="725BBD63"/>
    <w:rsid w:val="725C93E2"/>
    <w:rsid w:val="725D88D9"/>
    <w:rsid w:val="72639C2A"/>
    <w:rsid w:val="726A0360"/>
    <w:rsid w:val="726B9C3C"/>
    <w:rsid w:val="726BA1EC"/>
    <w:rsid w:val="726C54D9"/>
    <w:rsid w:val="726DECAD"/>
    <w:rsid w:val="727617E6"/>
    <w:rsid w:val="727CEBC2"/>
    <w:rsid w:val="72839F7A"/>
    <w:rsid w:val="7287F427"/>
    <w:rsid w:val="728FEDE5"/>
    <w:rsid w:val="7291D93C"/>
    <w:rsid w:val="72975A49"/>
    <w:rsid w:val="72987442"/>
    <w:rsid w:val="72A07F7D"/>
    <w:rsid w:val="72A26BE9"/>
    <w:rsid w:val="72A7F5B4"/>
    <w:rsid w:val="72AB4379"/>
    <w:rsid w:val="72ACFE7C"/>
    <w:rsid w:val="72B39B7F"/>
    <w:rsid w:val="72B7D90E"/>
    <w:rsid w:val="72BAF00F"/>
    <w:rsid w:val="72C2E70B"/>
    <w:rsid w:val="72C76CF9"/>
    <w:rsid w:val="72CBBE34"/>
    <w:rsid w:val="72CF356C"/>
    <w:rsid w:val="72CF8D6E"/>
    <w:rsid w:val="72D0049F"/>
    <w:rsid w:val="72D26B63"/>
    <w:rsid w:val="72D72B76"/>
    <w:rsid w:val="72DE521A"/>
    <w:rsid w:val="72E8A603"/>
    <w:rsid w:val="72E95487"/>
    <w:rsid w:val="72EB0C19"/>
    <w:rsid w:val="72ED1271"/>
    <w:rsid w:val="72F2BB72"/>
    <w:rsid w:val="72F64563"/>
    <w:rsid w:val="73124ACD"/>
    <w:rsid w:val="7319A59B"/>
    <w:rsid w:val="731BEC86"/>
    <w:rsid w:val="7324ED8E"/>
    <w:rsid w:val="732BA76F"/>
    <w:rsid w:val="732F561C"/>
    <w:rsid w:val="7341D15A"/>
    <w:rsid w:val="73437139"/>
    <w:rsid w:val="7357FC7D"/>
    <w:rsid w:val="73606959"/>
    <w:rsid w:val="73675335"/>
    <w:rsid w:val="736FE7AA"/>
    <w:rsid w:val="7373A90C"/>
    <w:rsid w:val="73744A91"/>
    <w:rsid w:val="73848237"/>
    <w:rsid w:val="738ACF43"/>
    <w:rsid w:val="738CB8C2"/>
    <w:rsid w:val="738F4DD1"/>
    <w:rsid w:val="738FF9F1"/>
    <w:rsid w:val="739A8AE3"/>
    <w:rsid w:val="739CD62C"/>
    <w:rsid w:val="73A1313A"/>
    <w:rsid w:val="73ABF040"/>
    <w:rsid w:val="73AD7265"/>
    <w:rsid w:val="73B3C750"/>
    <w:rsid w:val="73B47433"/>
    <w:rsid w:val="73B612F3"/>
    <w:rsid w:val="73B69D34"/>
    <w:rsid w:val="73BB4320"/>
    <w:rsid w:val="73BB7BE5"/>
    <w:rsid w:val="73BBF784"/>
    <w:rsid w:val="73BD12D5"/>
    <w:rsid w:val="73C813F5"/>
    <w:rsid w:val="73CAFC88"/>
    <w:rsid w:val="73E9AC6F"/>
    <w:rsid w:val="73EEE9AD"/>
    <w:rsid w:val="73F4E3CE"/>
    <w:rsid w:val="73F6E309"/>
    <w:rsid w:val="74040644"/>
    <w:rsid w:val="7404A5CC"/>
    <w:rsid w:val="740F4BAA"/>
    <w:rsid w:val="7415A2CD"/>
    <w:rsid w:val="7422B9DB"/>
    <w:rsid w:val="742686D9"/>
    <w:rsid w:val="74286FD7"/>
    <w:rsid w:val="742A43DF"/>
    <w:rsid w:val="74368B48"/>
    <w:rsid w:val="743F63C5"/>
    <w:rsid w:val="74430BEE"/>
    <w:rsid w:val="74434004"/>
    <w:rsid w:val="744B16E7"/>
    <w:rsid w:val="744C09D5"/>
    <w:rsid w:val="744E9473"/>
    <w:rsid w:val="74508632"/>
    <w:rsid w:val="7451272F"/>
    <w:rsid w:val="7452D5B3"/>
    <w:rsid w:val="74560F70"/>
    <w:rsid w:val="745F161C"/>
    <w:rsid w:val="74604834"/>
    <w:rsid w:val="746587AA"/>
    <w:rsid w:val="746A17C1"/>
    <w:rsid w:val="7473FD70"/>
    <w:rsid w:val="74748E8F"/>
    <w:rsid w:val="74752C7F"/>
    <w:rsid w:val="74826CDA"/>
    <w:rsid w:val="7486B550"/>
    <w:rsid w:val="748AAC3C"/>
    <w:rsid w:val="748AD7B5"/>
    <w:rsid w:val="748CB3FB"/>
    <w:rsid w:val="74907024"/>
    <w:rsid w:val="7494F519"/>
    <w:rsid w:val="7499C633"/>
    <w:rsid w:val="749A0C0A"/>
    <w:rsid w:val="749FC973"/>
    <w:rsid w:val="749FF9DC"/>
    <w:rsid w:val="74A123F4"/>
    <w:rsid w:val="74A82588"/>
    <w:rsid w:val="74ABCD32"/>
    <w:rsid w:val="74B0F3B9"/>
    <w:rsid w:val="74BB8ECF"/>
    <w:rsid w:val="74BF2B19"/>
    <w:rsid w:val="74BF83EC"/>
    <w:rsid w:val="74BF9A19"/>
    <w:rsid w:val="74C493B9"/>
    <w:rsid w:val="74C93B10"/>
    <w:rsid w:val="74D079D6"/>
    <w:rsid w:val="74D1E5CA"/>
    <w:rsid w:val="74D26C52"/>
    <w:rsid w:val="74D36A18"/>
    <w:rsid w:val="74D9618E"/>
    <w:rsid w:val="74DB0ED1"/>
    <w:rsid w:val="74DDBD69"/>
    <w:rsid w:val="74E1F7E2"/>
    <w:rsid w:val="74E332A4"/>
    <w:rsid w:val="74E73077"/>
    <w:rsid w:val="74F1A738"/>
    <w:rsid w:val="74F4E3B9"/>
    <w:rsid w:val="74F686F1"/>
    <w:rsid w:val="74FB8AAB"/>
    <w:rsid w:val="7504F903"/>
    <w:rsid w:val="7507D21D"/>
    <w:rsid w:val="750ABC0F"/>
    <w:rsid w:val="750BCD55"/>
    <w:rsid w:val="7510A3EE"/>
    <w:rsid w:val="75164981"/>
    <w:rsid w:val="75241717"/>
    <w:rsid w:val="7526757F"/>
    <w:rsid w:val="752DFC0A"/>
    <w:rsid w:val="752F45FA"/>
    <w:rsid w:val="7535C3D3"/>
    <w:rsid w:val="75380807"/>
    <w:rsid w:val="753DA551"/>
    <w:rsid w:val="7540D0BE"/>
    <w:rsid w:val="7540E4DE"/>
    <w:rsid w:val="75417B8C"/>
    <w:rsid w:val="7541B209"/>
    <w:rsid w:val="75434EB1"/>
    <w:rsid w:val="754430C6"/>
    <w:rsid w:val="754495BD"/>
    <w:rsid w:val="7548761F"/>
    <w:rsid w:val="754ACEA2"/>
    <w:rsid w:val="754CE7EA"/>
    <w:rsid w:val="754D9ACD"/>
    <w:rsid w:val="754F723E"/>
    <w:rsid w:val="755A0479"/>
    <w:rsid w:val="756067EC"/>
    <w:rsid w:val="756243E1"/>
    <w:rsid w:val="7563A66A"/>
    <w:rsid w:val="7568ED14"/>
    <w:rsid w:val="756A77CF"/>
    <w:rsid w:val="756E5F48"/>
    <w:rsid w:val="75748E3F"/>
    <w:rsid w:val="757FD581"/>
    <w:rsid w:val="7598D1C2"/>
    <w:rsid w:val="759DE542"/>
    <w:rsid w:val="75AF196E"/>
    <w:rsid w:val="75B0A739"/>
    <w:rsid w:val="75C44926"/>
    <w:rsid w:val="75CE2EC5"/>
    <w:rsid w:val="75D2312C"/>
    <w:rsid w:val="75D41CC8"/>
    <w:rsid w:val="75D79D37"/>
    <w:rsid w:val="75DBB249"/>
    <w:rsid w:val="75DD855F"/>
    <w:rsid w:val="75E54923"/>
    <w:rsid w:val="75E57F66"/>
    <w:rsid w:val="75EC9DFA"/>
    <w:rsid w:val="75F13B30"/>
    <w:rsid w:val="75F1E935"/>
    <w:rsid w:val="75F733D8"/>
    <w:rsid w:val="76051925"/>
    <w:rsid w:val="760A1339"/>
    <w:rsid w:val="760BF21A"/>
    <w:rsid w:val="760FCE06"/>
    <w:rsid w:val="761892DC"/>
    <w:rsid w:val="761FDEFB"/>
    <w:rsid w:val="76205D05"/>
    <w:rsid w:val="7621F3C9"/>
    <w:rsid w:val="7627532B"/>
    <w:rsid w:val="762ADF04"/>
    <w:rsid w:val="762C06C6"/>
    <w:rsid w:val="762C0E55"/>
    <w:rsid w:val="762D3419"/>
    <w:rsid w:val="7632E322"/>
    <w:rsid w:val="7633D059"/>
    <w:rsid w:val="7637D243"/>
    <w:rsid w:val="763B7135"/>
    <w:rsid w:val="7642BCDD"/>
    <w:rsid w:val="76439EE5"/>
    <w:rsid w:val="76445A97"/>
    <w:rsid w:val="76495301"/>
    <w:rsid w:val="764F0A1C"/>
    <w:rsid w:val="7658F96E"/>
    <w:rsid w:val="76592982"/>
    <w:rsid w:val="765E80E8"/>
    <w:rsid w:val="765F6B51"/>
    <w:rsid w:val="76662349"/>
    <w:rsid w:val="7668B898"/>
    <w:rsid w:val="7668E1E8"/>
    <w:rsid w:val="766C5BCD"/>
    <w:rsid w:val="766F5E90"/>
    <w:rsid w:val="76725974"/>
    <w:rsid w:val="767646BA"/>
    <w:rsid w:val="7678103A"/>
    <w:rsid w:val="76788863"/>
    <w:rsid w:val="76792278"/>
    <w:rsid w:val="7684431F"/>
    <w:rsid w:val="768893EF"/>
    <w:rsid w:val="7689C739"/>
    <w:rsid w:val="7689EA91"/>
    <w:rsid w:val="768FFF0E"/>
    <w:rsid w:val="769DCBAA"/>
    <w:rsid w:val="76A2A186"/>
    <w:rsid w:val="76AA7AC3"/>
    <w:rsid w:val="76AEF184"/>
    <w:rsid w:val="76B7A6E4"/>
    <w:rsid w:val="76C01E8F"/>
    <w:rsid w:val="76C0C590"/>
    <w:rsid w:val="76C0EF7A"/>
    <w:rsid w:val="76C19786"/>
    <w:rsid w:val="76C26523"/>
    <w:rsid w:val="76CC80BC"/>
    <w:rsid w:val="76CD1973"/>
    <w:rsid w:val="76D54965"/>
    <w:rsid w:val="76D9E0AA"/>
    <w:rsid w:val="76D9EE02"/>
    <w:rsid w:val="76DA6FA3"/>
    <w:rsid w:val="76EE1EC6"/>
    <w:rsid w:val="76F2C581"/>
    <w:rsid w:val="76FEC35E"/>
    <w:rsid w:val="77018E2F"/>
    <w:rsid w:val="7710AAF9"/>
    <w:rsid w:val="771103F2"/>
    <w:rsid w:val="7719A231"/>
    <w:rsid w:val="7722BDB1"/>
    <w:rsid w:val="77313776"/>
    <w:rsid w:val="77348267"/>
    <w:rsid w:val="7734D106"/>
    <w:rsid w:val="7735EA01"/>
    <w:rsid w:val="773C7DA9"/>
    <w:rsid w:val="773FCA86"/>
    <w:rsid w:val="77410F88"/>
    <w:rsid w:val="774D53A4"/>
    <w:rsid w:val="77694651"/>
    <w:rsid w:val="776A7300"/>
    <w:rsid w:val="776B8B0A"/>
    <w:rsid w:val="776CF7AB"/>
    <w:rsid w:val="7770B6B1"/>
    <w:rsid w:val="7772A05C"/>
    <w:rsid w:val="77752AD8"/>
    <w:rsid w:val="777ED55A"/>
    <w:rsid w:val="7780F1D4"/>
    <w:rsid w:val="778DB2AB"/>
    <w:rsid w:val="7795F75B"/>
    <w:rsid w:val="77966817"/>
    <w:rsid w:val="77988029"/>
    <w:rsid w:val="77B47508"/>
    <w:rsid w:val="77B64EC8"/>
    <w:rsid w:val="77BF7DF2"/>
    <w:rsid w:val="77C7BA96"/>
    <w:rsid w:val="77C9AFA0"/>
    <w:rsid w:val="77DB4957"/>
    <w:rsid w:val="77DBF87A"/>
    <w:rsid w:val="77DEBFA1"/>
    <w:rsid w:val="77ECB34D"/>
    <w:rsid w:val="77ED8607"/>
    <w:rsid w:val="77F15B63"/>
    <w:rsid w:val="77F455E5"/>
    <w:rsid w:val="77F731F4"/>
    <w:rsid w:val="77FBFFE9"/>
    <w:rsid w:val="78071AC4"/>
    <w:rsid w:val="780F9BB1"/>
    <w:rsid w:val="78118BF4"/>
    <w:rsid w:val="7811BDB0"/>
    <w:rsid w:val="78144FEC"/>
    <w:rsid w:val="78174D55"/>
    <w:rsid w:val="7826F505"/>
    <w:rsid w:val="782770D5"/>
    <w:rsid w:val="7833BA1F"/>
    <w:rsid w:val="7835166C"/>
    <w:rsid w:val="78376B48"/>
    <w:rsid w:val="78380AB1"/>
    <w:rsid w:val="7839C681"/>
    <w:rsid w:val="783AA55D"/>
    <w:rsid w:val="783E12F4"/>
    <w:rsid w:val="784050A0"/>
    <w:rsid w:val="78414A0D"/>
    <w:rsid w:val="7844164A"/>
    <w:rsid w:val="784B58D2"/>
    <w:rsid w:val="784E6895"/>
    <w:rsid w:val="78532843"/>
    <w:rsid w:val="78555057"/>
    <w:rsid w:val="7856220E"/>
    <w:rsid w:val="78581E1E"/>
    <w:rsid w:val="785C2086"/>
    <w:rsid w:val="7866683A"/>
    <w:rsid w:val="7869AEA8"/>
    <w:rsid w:val="786FF479"/>
    <w:rsid w:val="78730B57"/>
    <w:rsid w:val="787B72CA"/>
    <w:rsid w:val="78B80A10"/>
    <w:rsid w:val="78BA0955"/>
    <w:rsid w:val="78CDB769"/>
    <w:rsid w:val="78CFF3D0"/>
    <w:rsid w:val="78D3C3B7"/>
    <w:rsid w:val="78D533AC"/>
    <w:rsid w:val="78D801AE"/>
    <w:rsid w:val="78DB41E5"/>
    <w:rsid w:val="78DD370B"/>
    <w:rsid w:val="78DDB967"/>
    <w:rsid w:val="78DEE705"/>
    <w:rsid w:val="78DF216F"/>
    <w:rsid w:val="78E272F9"/>
    <w:rsid w:val="78E97448"/>
    <w:rsid w:val="78F34EAC"/>
    <w:rsid w:val="78FEED53"/>
    <w:rsid w:val="79066D57"/>
    <w:rsid w:val="79091B93"/>
    <w:rsid w:val="7911DF75"/>
    <w:rsid w:val="7915C6C8"/>
    <w:rsid w:val="791B0A0D"/>
    <w:rsid w:val="791E6AA2"/>
    <w:rsid w:val="792E6F00"/>
    <w:rsid w:val="793048E9"/>
    <w:rsid w:val="79324328"/>
    <w:rsid w:val="7932F7E7"/>
    <w:rsid w:val="7938605C"/>
    <w:rsid w:val="793D7BF6"/>
    <w:rsid w:val="793E1D84"/>
    <w:rsid w:val="7940415F"/>
    <w:rsid w:val="79479F25"/>
    <w:rsid w:val="7949CBFF"/>
    <w:rsid w:val="794EEC13"/>
    <w:rsid w:val="7959F803"/>
    <w:rsid w:val="7964E0BA"/>
    <w:rsid w:val="7966A12B"/>
    <w:rsid w:val="796B925A"/>
    <w:rsid w:val="796F8E98"/>
    <w:rsid w:val="7971E80D"/>
    <w:rsid w:val="79764B78"/>
    <w:rsid w:val="797C89DF"/>
    <w:rsid w:val="797EE8D6"/>
    <w:rsid w:val="79902851"/>
    <w:rsid w:val="799B128C"/>
    <w:rsid w:val="799B8F9E"/>
    <w:rsid w:val="79A1AEC7"/>
    <w:rsid w:val="79A436FD"/>
    <w:rsid w:val="79ACDD9D"/>
    <w:rsid w:val="79AFD33D"/>
    <w:rsid w:val="79B0E119"/>
    <w:rsid w:val="79B66A27"/>
    <w:rsid w:val="79BBA7F6"/>
    <w:rsid w:val="79BC1309"/>
    <w:rsid w:val="79BDB478"/>
    <w:rsid w:val="79BE86D5"/>
    <w:rsid w:val="79C42D48"/>
    <w:rsid w:val="79C778BD"/>
    <w:rsid w:val="79CCB7D1"/>
    <w:rsid w:val="79D38990"/>
    <w:rsid w:val="79D40C89"/>
    <w:rsid w:val="79E1A060"/>
    <w:rsid w:val="79E9289F"/>
    <w:rsid w:val="79ED8D56"/>
    <w:rsid w:val="79F8A55B"/>
    <w:rsid w:val="79F8C001"/>
    <w:rsid w:val="79F97F81"/>
    <w:rsid w:val="79FF7559"/>
    <w:rsid w:val="7A00E798"/>
    <w:rsid w:val="7A032C67"/>
    <w:rsid w:val="7A04DE33"/>
    <w:rsid w:val="7A072944"/>
    <w:rsid w:val="7A116EE1"/>
    <w:rsid w:val="7A15A2FA"/>
    <w:rsid w:val="7A19FB74"/>
    <w:rsid w:val="7A25428E"/>
    <w:rsid w:val="7A367291"/>
    <w:rsid w:val="7A37FF2C"/>
    <w:rsid w:val="7A3B3AC3"/>
    <w:rsid w:val="7A485C33"/>
    <w:rsid w:val="7A510932"/>
    <w:rsid w:val="7A51D834"/>
    <w:rsid w:val="7A52AE8F"/>
    <w:rsid w:val="7A5324BD"/>
    <w:rsid w:val="7A5741C0"/>
    <w:rsid w:val="7A579DD6"/>
    <w:rsid w:val="7A5E7AFB"/>
    <w:rsid w:val="7A6204D1"/>
    <w:rsid w:val="7A635C4E"/>
    <w:rsid w:val="7A6421FA"/>
    <w:rsid w:val="7A67A8C7"/>
    <w:rsid w:val="7A6D6183"/>
    <w:rsid w:val="7A6F882B"/>
    <w:rsid w:val="7A748E76"/>
    <w:rsid w:val="7A76B2ED"/>
    <w:rsid w:val="7A78E647"/>
    <w:rsid w:val="7A821EFB"/>
    <w:rsid w:val="7A87D9CC"/>
    <w:rsid w:val="7A93FC80"/>
    <w:rsid w:val="7A9A77E9"/>
    <w:rsid w:val="7AA02E56"/>
    <w:rsid w:val="7AA1DC36"/>
    <w:rsid w:val="7AA70871"/>
    <w:rsid w:val="7AAB86AE"/>
    <w:rsid w:val="7AB14274"/>
    <w:rsid w:val="7ABC1ED6"/>
    <w:rsid w:val="7ABC9FC1"/>
    <w:rsid w:val="7ABFFDE3"/>
    <w:rsid w:val="7AC01DB3"/>
    <w:rsid w:val="7ACB501B"/>
    <w:rsid w:val="7ACF44AE"/>
    <w:rsid w:val="7ACF70A9"/>
    <w:rsid w:val="7AD05E37"/>
    <w:rsid w:val="7AD514E8"/>
    <w:rsid w:val="7AD71A1D"/>
    <w:rsid w:val="7AE3C448"/>
    <w:rsid w:val="7AE423A0"/>
    <w:rsid w:val="7AEC598B"/>
    <w:rsid w:val="7AED1012"/>
    <w:rsid w:val="7AEF7888"/>
    <w:rsid w:val="7AF4C35C"/>
    <w:rsid w:val="7B003760"/>
    <w:rsid w:val="7B07F164"/>
    <w:rsid w:val="7B0AB080"/>
    <w:rsid w:val="7B0B7799"/>
    <w:rsid w:val="7B0D6ED0"/>
    <w:rsid w:val="7B10B4D7"/>
    <w:rsid w:val="7B122E72"/>
    <w:rsid w:val="7B12EB6F"/>
    <w:rsid w:val="7B156D6C"/>
    <w:rsid w:val="7B17CD5C"/>
    <w:rsid w:val="7B1B2379"/>
    <w:rsid w:val="7B20CC45"/>
    <w:rsid w:val="7B210810"/>
    <w:rsid w:val="7B253768"/>
    <w:rsid w:val="7B2612E5"/>
    <w:rsid w:val="7B39FD62"/>
    <w:rsid w:val="7B40EE57"/>
    <w:rsid w:val="7B452287"/>
    <w:rsid w:val="7B4D485E"/>
    <w:rsid w:val="7B4E76E8"/>
    <w:rsid w:val="7B501E1C"/>
    <w:rsid w:val="7B5677CF"/>
    <w:rsid w:val="7B57B232"/>
    <w:rsid w:val="7B5AEC29"/>
    <w:rsid w:val="7B66A12C"/>
    <w:rsid w:val="7B66C0F6"/>
    <w:rsid w:val="7B6D55BD"/>
    <w:rsid w:val="7B76FE33"/>
    <w:rsid w:val="7B77327F"/>
    <w:rsid w:val="7B819FB7"/>
    <w:rsid w:val="7B8351F5"/>
    <w:rsid w:val="7B84ECC8"/>
    <w:rsid w:val="7B8B53F5"/>
    <w:rsid w:val="7BA44372"/>
    <w:rsid w:val="7BAB43A7"/>
    <w:rsid w:val="7BAD82AB"/>
    <w:rsid w:val="7BB1E85A"/>
    <w:rsid w:val="7BBDCB86"/>
    <w:rsid w:val="7BC1A08C"/>
    <w:rsid w:val="7BC3EDE2"/>
    <w:rsid w:val="7BCB628E"/>
    <w:rsid w:val="7BCF73BF"/>
    <w:rsid w:val="7BDDEC88"/>
    <w:rsid w:val="7BDE0306"/>
    <w:rsid w:val="7BE97C78"/>
    <w:rsid w:val="7BF09CA8"/>
    <w:rsid w:val="7BFBFDEF"/>
    <w:rsid w:val="7BFDE246"/>
    <w:rsid w:val="7C04979D"/>
    <w:rsid w:val="7C08A1C0"/>
    <w:rsid w:val="7C0F5ABC"/>
    <w:rsid w:val="7C0F6CC2"/>
    <w:rsid w:val="7C14598D"/>
    <w:rsid w:val="7C155E7F"/>
    <w:rsid w:val="7C219B2D"/>
    <w:rsid w:val="7C22BDC3"/>
    <w:rsid w:val="7C24D627"/>
    <w:rsid w:val="7C2530D9"/>
    <w:rsid w:val="7C38D349"/>
    <w:rsid w:val="7C3A6501"/>
    <w:rsid w:val="7C43615A"/>
    <w:rsid w:val="7C52C0CD"/>
    <w:rsid w:val="7C634CE6"/>
    <w:rsid w:val="7C75E0C1"/>
    <w:rsid w:val="7C87BCD2"/>
    <w:rsid w:val="7C8BBC18"/>
    <w:rsid w:val="7C950E67"/>
    <w:rsid w:val="7C9999FC"/>
    <w:rsid w:val="7CA36FD0"/>
    <w:rsid w:val="7CAD901A"/>
    <w:rsid w:val="7CB00FAF"/>
    <w:rsid w:val="7CB2C1EA"/>
    <w:rsid w:val="7CB88F11"/>
    <w:rsid w:val="7CBC3F33"/>
    <w:rsid w:val="7CBE81F1"/>
    <w:rsid w:val="7CC0A6FB"/>
    <w:rsid w:val="7CC68D8B"/>
    <w:rsid w:val="7CC9E96E"/>
    <w:rsid w:val="7CD3DA37"/>
    <w:rsid w:val="7CDCB134"/>
    <w:rsid w:val="7CE0D78D"/>
    <w:rsid w:val="7CE4323E"/>
    <w:rsid w:val="7CE50223"/>
    <w:rsid w:val="7CE98587"/>
    <w:rsid w:val="7CE9D775"/>
    <w:rsid w:val="7CEBD310"/>
    <w:rsid w:val="7CEE1352"/>
    <w:rsid w:val="7CF1F6B9"/>
    <w:rsid w:val="7CF7E2D2"/>
    <w:rsid w:val="7D00EB75"/>
    <w:rsid w:val="7D05B0E6"/>
    <w:rsid w:val="7D088517"/>
    <w:rsid w:val="7D0D6C30"/>
    <w:rsid w:val="7D0E21FC"/>
    <w:rsid w:val="7D0F6B32"/>
    <w:rsid w:val="7D1E09AB"/>
    <w:rsid w:val="7D1E76C5"/>
    <w:rsid w:val="7D26B86F"/>
    <w:rsid w:val="7D27ECA1"/>
    <w:rsid w:val="7D322675"/>
    <w:rsid w:val="7D377A9E"/>
    <w:rsid w:val="7D3BD52C"/>
    <w:rsid w:val="7D424382"/>
    <w:rsid w:val="7D43C448"/>
    <w:rsid w:val="7D4CF15F"/>
    <w:rsid w:val="7D4ECCF4"/>
    <w:rsid w:val="7D51EC73"/>
    <w:rsid w:val="7D55D980"/>
    <w:rsid w:val="7D571854"/>
    <w:rsid w:val="7D5AE067"/>
    <w:rsid w:val="7D60F435"/>
    <w:rsid w:val="7D64125F"/>
    <w:rsid w:val="7D642A40"/>
    <w:rsid w:val="7D6C18E9"/>
    <w:rsid w:val="7D6DD5EF"/>
    <w:rsid w:val="7D754EEA"/>
    <w:rsid w:val="7D7A3E51"/>
    <w:rsid w:val="7D8000C2"/>
    <w:rsid w:val="7D80B4A4"/>
    <w:rsid w:val="7D85744C"/>
    <w:rsid w:val="7D8EDB6C"/>
    <w:rsid w:val="7D97B36E"/>
    <w:rsid w:val="7D9BA193"/>
    <w:rsid w:val="7DA2C3A9"/>
    <w:rsid w:val="7DA99F6D"/>
    <w:rsid w:val="7DA9AF7A"/>
    <w:rsid w:val="7DB13185"/>
    <w:rsid w:val="7DB1C3A0"/>
    <w:rsid w:val="7DB2D555"/>
    <w:rsid w:val="7DBCEE7F"/>
    <w:rsid w:val="7DCC5920"/>
    <w:rsid w:val="7DD007D1"/>
    <w:rsid w:val="7DD4AA1C"/>
    <w:rsid w:val="7DE711B1"/>
    <w:rsid w:val="7DEF9FCF"/>
    <w:rsid w:val="7DF196AE"/>
    <w:rsid w:val="7DF27BCA"/>
    <w:rsid w:val="7DFC6741"/>
    <w:rsid w:val="7E04120D"/>
    <w:rsid w:val="7E07C9F2"/>
    <w:rsid w:val="7E0D0349"/>
    <w:rsid w:val="7E102E62"/>
    <w:rsid w:val="7E1476CF"/>
    <w:rsid w:val="7E164D49"/>
    <w:rsid w:val="7E303252"/>
    <w:rsid w:val="7E3F35D5"/>
    <w:rsid w:val="7E406E59"/>
    <w:rsid w:val="7E424CB3"/>
    <w:rsid w:val="7E455392"/>
    <w:rsid w:val="7E48E531"/>
    <w:rsid w:val="7E60884A"/>
    <w:rsid w:val="7E685730"/>
    <w:rsid w:val="7E6B4F19"/>
    <w:rsid w:val="7E772D37"/>
    <w:rsid w:val="7E986B4E"/>
    <w:rsid w:val="7E98D8A6"/>
    <w:rsid w:val="7EA55FD4"/>
    <w:rsid w:val="7EA6479F"/>
    <w:rsid w:val="7EA6A671"/>
    <w:rsid w:val="7EAFD722"/>
    <w:rsid w:val="7EB2268E"/>
    <w:rsid w:val="7EBCA11E"/>
    <w:rsid w:val="7EC26C78"/>
    <w:rsid w:val="7EC2C076"/>
    <w:rsid w:val="7ED2B4AC"/>
    <w:rsid w:val="7ED2FDC9"/>
    <w:rsid w:val="7ED522D6"/>
    <w:rsid w:val="7EE377AB"/>
    <w:rsid w:val="7EE966A9"/>
    <w:rsid w:val="7EED0E6D"/>
    <w:rsid w:val="7EEE2CBE"/>
    <w:rsid w:val="7EF1C5E6"/>
    <w:rsid w:val="7EF431B2"/>
    <w:rsid w:val="7EFC0B29"/>
    <w:rsid w:val="7EFCE4C2"/>
    <w:rsid w:val="7F0B6BA6"/>
    <w:rsid w:val="7F102437"/>
    <w:rsid w:val="7F115EED"/>
    <w:rsid w:val="7F14409C"/>
    <w:rsid w:val="7F16C5F8"/>
    <w:rsid w:val="7F28EDBC"/>
    <w:rsid w:val="7F34014E"/>
    <w:rsid w:val="7F43DE3D"/>
    <w:rsid w:val="7F496EDB"/>
    <w:rsid w:val="7F4C5847"/>
    <w:rsid w:val="7F54E410"/>
    <w:rsid w:val="7F6405A8"/>
    <w:rsid w:val="7F64B1DB"/>
    <w:rsid w:val="7F67EF49"/>
    <w:rsid w:val="7F6A2346"/>
    <w:rsid w:val="7F6DF0CF"/>
    <w:rsid w:val="7F755772"/>
    <w:rsid w:val="7F7AE042"/>
    <w:rsid w:val="7F7B25C6"/>
    <w:rsid w:val="7F7B6D9F"/>
    <w:rsid w:val="7F7D976F"/>
    <w:rsid w:val="7F7FED26"/>
    <w:rsid w:val="7F81CC27"/>
    <w:rsid w:val="7F858288"/>
    <w:rsid w:val="7F8ADF52"/>
    <w:rsid w:val="7F967898"/>
    <w:rsid w:val="7F9D5774"/>
    <w:rsid w:val="7FA41499"/>
    <w:rsid w:val="7FAA711E"/>
    <w:rsid w:val="7FB469C0"/>
    <w:rsid w:val="7FBAE3D2"/>
    <w:rsid w:val="7FBC2950"/>
    <w:rsid w:val="7FC129EC"/>
    <w:rsid w:val="7FC62E4D"/>
    <w:rsid w:val="7FC63727"/>
    <w:rsid w:val="7FD36FFA"/>
    <w:rsid w:val="7FD9E818"/>
    <w:rsid w:val="7FE16517"/>
    <w:rsid w:val="7FE28BED"/>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DF53F"/>
  <w15:chartTrackingRefBased/>
  <w15:docId w15:val="{FD6A69AF-C76D-419E-BEDC-9743B1EB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978"/>
  </w:style>
  <w:style w:type="paragraph" w:styleId="Heading1">
    <w:name w:val="heading 1"/>
    <w:basedOn w:val="Heading2"/>
    <w:link w:val="Heading1Char"/>
    <w:uiPriority w:val="9"/>
    <w:qFormat/>
    <w:rsid w:val="00FF3C07"/>
    <w:pPr>
      <w:outlineLvl w:val="0"/>
    </w:pPr>
    <w:rPr>
      <w:sz w:val="40"/>
      <w:szCs w:val="40"/>
    </w:rPr>
  </w:style>
  <w:style w:type="paragraph" w:styleId="Heading2">
    <w:name w:val="heading 2"/>
    <w:basedOn w:val="Heading3"/>
    <w:next w:val="Normal"/>
    <w:link w:val="Heading2Char"/>
    <w:uiPriority w:val="9"/>
    <w:unhideWhenUsed/>
    <w:qFormat/>
    <w:rsid w:val="00FF3C07"/>
    <w:pPr>
      <w:ind w:left="0" w:firstLine="0"/>
      <w:outlineLvl w:val="1"/>
    </w:pPr>
    <w:rPr>
      <w:color w:val="auto"/>
      <w:sz w:val="28"/>
      <w:szCs w:val="28"/>
    </w:rPr>
  </w:style>
  <w:style w:type="paragraph" w:styleId="Heading3">
    <w:name w:val="heading 3"/>
    <w:basedOn w:val="Normal"/>
    <w:next w:val="Normal"/>
    <w:link w:val="Heading3Char"/>
    <w:uiPriority w:val="9"/>
    <w:unhideWhenUsed/>
    <w:qFormat/>
    <w:rsid w:val="00296632"/>
    <w:pPr>
      <w:tabs>
        <w:tab w:val="left" w:pos="0"/>
      </w:tabs>
      <w:spacing w:before="200" w:after="200" w:line="240" w:lineRule="auto"/>
      <w:ind w:left="850" w:hanging="850"/>
      <w:outlineLvl w:val="2"/>
    </w:pPr>
    <w:rPr>
      <w:rFonts w:ascii="Helvetica" w:eastAsia="Times New Roman" w:hAnsi="Helvetica" w:cs="Helvetica"/>
      <w:b/>
      <w:bCs/>
      <w:color w:val="002060"/>
      <w:sz w:val="24"/>
      <w:szCs w:val="24"/>
      <w:lang w:val="en-CA"/>
    </w:rPr>
  </w:style>
  <w:style w:type="paragraph" w:styleId="Heading4">
    <w:name w:val="heading 4"/>
    <w:basedOn w:val="Heading3"/>
    <w:next w:val="Normal"/>
    <w:link w:val="Heading4Char"/>
    <w:unhideWhenUsed/>
    <w:qFormat/>
    <w:rsid w:val="00057166"/>
    <w:pPr>
      <w:outlineLvl w:val="3"/>
    </w:pPr>
  </w:style>
  <w:style w:type="paragraph" w:styleId="Heading5">
    <w:name w:val="heading 5"/>
    <w:basedOn w:val="Normal"/>
    <w:next w:val="Normal"/>
    <w:link w:val="Heading5Char"/>
    <w:uiPriority w:val="9"/>
    <w:qFormat/>
    <w:rsid w:val="00FA032D"/>
    <w:pPr>
      <w:keepNext/>
      <w:autoSpaceDE w:val="0"/>
      <w:autoSpaceDN w:val="0"/>
      <w:adjustRightInd w:val="0"/>
      <w:spacing w:after="0" w:line="240" w:lineRule="auto"/>
      <w:ind w:left="1008" w:right="478" w:hanging="1008"/>
      <w:outlineLvl w:val="4"/>
    </w:pPr>
    <w:rPr>
      <w:rFonts w:ascii="Arial" w:eastAsia="Times New Roman" w:hAnsi="Arial" w:cs="Arial"/>
      <w:b/>
      <w:bCs/>
      <w:color w:val="000000"/>
      <w:sz w:val="28"/>
      <w:szCs w:val="28"/>
      <w:lang w:val="en-CA"/>
    </w:rPr>
  </w:style>
  <w:style w:type="paragraph" w:styleId="Heading6">
    <w:name w:val="heading 6"/>
    <w:basedOn w:val="Normal"/>
    <w:next w:val="Normal"/>
    <w:link w:val="Heading6Char"/>
    <w:qFormat/>
    <w:rsid w:val="00FA032D"/>
    <w:pPr>
      <w:keepNext/>
      <w:autoSpaceDE w:val="0"/>
      <w:autoSpaceDN w:val="0"/>
      <w:adjustRightInd w:val="0"/>
      <w:spacing w:after="0" w:line="240" w:lineRule="auto"/>
      <w:ind w:left="1152" w:right="478" w:hanging="1152"/>
      <w:outlineLvl w:val="5"/>
    </w:pPr>
    <w:rPr>
      <w:rFonts w:ascii="Arial" w:eastAsia="Times New Roman" w:hAnsi="Arial" w:cs="Arial"/>
      <w:color w:val="000000"/>
      <w:sz w:val="28"/>
      <w:szCs w:val="28"/>
      <w:lang w:val="en-CA"/>
    </w:rPr>
  </w:style>
  <w:style w:type="paragraph" w:styleId="Heading7">
    <w:name w:val="heading 7"/>
    <w:basedOn w:val="Normal"/>
    <w:next w:val="Normal"/>
    <w:link w:val="Heading7Char"/>
    <w:uiPriority w:val="9"/>
    <w:unhideWhenUsed/>
    <w:qFormat/>
    <w:rsid w:val="00FA032D"/>
    <w:pPr>
      <w:keepNext/>
      <w:spacing w:before="480" w:after="600" w:line="276" w:lineRule="auto"/>
      <w:ind w:left="1296" w:hanging="1296"/>
      <w:outlineLvl w:val="6"/>
    </w:pPr>
    <w:rPr>
      <w:rFonts w:ascii="Arial" w:eastAsia="Century Gothic" w:hAnsi="Arial" w:cs="Arial"/>
      <w:b/>
      <w:bCs/>
      <w:lang w:val="en-CA"/>
    </w:rPr>
  </w:style>
  <w:style w:type="paragraph" w:styleId="Heading8">
    <w:name w:val="heading 8"/>
    <w:basedOn w:val="Normal"/>
    <w:next w:val="Normal"/>
    <w:link w:val="Heading8Char"/>
    <w:uiPriority w:val="9"/>
    <w:unhideWhenUsed/>
    <w:qFormat/>
    <w:rsid w:val="00FA032D"/>
    <w:pPr>
      <w:keepNext/>
      <w:keepLines/>
      <w:spacing w:before="40" w:after="0" w:line="240"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A032D"/>
    <w:pPr>
      <w:keepNext/>
      <w:spacing w:after="240" w:line="276" w:lineRule="auto"/>
      <w:ind w:left="1584" w:hanging="1584"/>
      <w:outlineLvl w:val="8"/>
    </w:pPr>
    <w:rPr>
      <w:rFonts w:ascii="Arial" w:eastAsia="Century Gothic" w:hAnsi="Arial" w:cs="Arial"/>
      <w:sz w:val="28"/>
      <w:szCs w:val="28"/>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F3C07"/>
    <w:rPr>
      <w:rFonts w:ascii="Helvetica" w:eastAsia="Times New Roman" w:hAnsi="Helvetica" w:cs="Helvetica"/>
      <w:b/>
      <w:bCs/>
      <w:sz w:val="28"/>
      <w:szCs w:val="28"/>
      <w:lang w:val="en-CA"/>
    </w:rPr>
  </w:style>
  <w:style w:type="table" w:styleId="TableGrid">
    <w:name w:val="Table Grid"/>
    <w:basedOn w:val="TableNormal"/>
    <w:uiPriority w:val="39"/>
    <w:rsid w:val="00411C1A"/>
    <w:pPr>
      <w:spacing w:after="0" w:line="240" w:lineRule="auto"/>
    </w:pPr>
    <w:tblPr/>
  </w:style>
  <w:style w:type="paragraph" w:styleId="ListParagraph">
    <w:name w:val="List Paragraph"/>
    <w:aliases w:val="BN 1,Dot pt,Liste 1,F5 List Paragraph,List Paragraph Char Char Char,Indicator Text,Numbered Para 1,Bullet 1,Bullet Points,List Paragraph2,MAIN CONTENT,Normal numbered,List Paragraph1,Bullet List,FooterText,numbered,Paragraphe de liste1,L"/>
    <w:basedOn w:val="Normal"/>
    <w:link w:val="ListParagraphChar"/>
    <w:uiPriority w:val="34"/>
    <w:qFormat/>
    <w:rsid w:val="00411C1A"/>
    <w:pPr>
      <w:ind w:left="720"/>
      <w:contextualSpacing/>
    </w:pPr>
    <w:rPr>
      <w:lang w:val="en-CA"/>
    </w:rPr>
  </w:style>
  <w:style w:type="character" w:styleId="CommentReference">
    <w:name w:val="annotation reference"/>
    <w:basedOn w:val="DefaultParagraphFont"/>
    <w:uiPriority w:val="99"/>
    <w:semiHidden/>
    <w:unhideWhenUsed/>
    <w:rsid w:val="00411C1A"/>
    <w:rPr>
      <w:sz w:val="16"/>
      <w:szCs w:val="16"/>
    </w:rPr>
  </w:style>
  <w:style w:type="paragraph" w:styleId="CommentText">
    <w:name w:val="annotation text"/>
    <w:basedOn w:val="Normal"/>
    <w:link w:val="CommentTextChar"/>
    <w:uiPriority w:val="99"/>
    <w:unhideWhenUsed/>
    <w:qFormat/>
    <w:rsid w:val="00411C1A"/>
    <w:pPr>
      <w:spacing w:line="240" w:lineRule="auto"/>
    </w:pPr>
    <w:rPr>
      <w:sz w:val="20"/>
      <w:szCs w:val="20"/>
      <w:lang w:val="en-CA"/>
    </w:rPr>
  </w:style>
  <w:style w:type="character" w:customStyle="1" w:styleId="CommentTextChar">
    <w:name w:val="Comment Text Char"/>
    <w:basedOn w:val="DefaultParagraphFont"/>
    <w:link w:val="CommentText"/>
    <w:uiPriority w:val="99"/>
    <w:rsid w:val="00411C1A"/>
    <w:rPr>
      <w:sz w:val="20"/>
      <w:szCs w:val="20"/>
      <w:lang w:val="en-CA"/>
    </w:rPr>
  </w:style>
  <w:style w:type="character" w:customStyle="1" w:styleId="ui-provider">
    <w:name w:val="ui-provider"/>
    <w:basedOn w:val="DefaultParagraphFont"/>
    <w:rsid w:val="00EE7B2B"/>
  </w:style>
  <w:style w:type="paragraph" w:styleId="ListBullet">
    <w:name w:val="List Bullet"/>
    <w:basedOn w:val="Normal"/>
    <w:uiPriority w:val="99"/>
    <w:unhideWhenUsed/>
    <w:rsid w:val="00242859"/>
    <w:pPr>
      <w:numPr>
        <w:numId w:val="4"/>
      </w:numPr>
      <w:contextualSpacing/>
    </w:pPr>
    <w:rPr>
      <w:lang w:val="en-CA"/>
    </w:rPr>
  </w:style>
  <w:style w:type="paragraph" w:styleId="CommentSubject">
    <w:name w:val="annotation subject"/>
    <w:basedOn w:val="CommentText"/>
    <w:next w:val="CommentText"/>
    <w:link w:val="CommentSubjectChar"/>
    <w:uiPriority w:val="99"/>
    <w:semiHidden/>
    <w:unhideWhenUsed/>
    <w:rsid w:val="002A5D31"/>
    <w:rPr>
      <w:b/>
      <w:bCs/>
      <w:lang w:val="en-US"/>
    </w:rPr>
  </w:style>
  <w:style w:type="character" w:customStyle="1" w:styleId="CommentSubjectChar">
    <w:name w:val="Comment Subject Char"/>
    <w:basedOn w:val="CommentTextChar"/>
    <w:link w:val="CommentSubject"/>
    <w:uiPriority w:val="99"/>
    <w:semiHidden/>
    <w:rsid w:val="002A5D31"/>
    <w:rPr>
      <w:b/>
      <w:bCs/>
      <w:sz w:val="20"/>
      <w:szCs w:val="20"/>
      <w:lang w:val="en-CA"/>
    </w:rPr>
  </w:style>
  <w:style w:type="character" w:styleId="Hyperlink">
    <w:name w:val="Hyperlink"/>
    <w:basedOn w:val="DefaultParagraphFont"/>
    <w:uiPriority w:val="99"/>
    <w:unhideWhenUsed/>
    <w:rsid w:val="0051094B"/>
    <w:rPr>
      <w:color w:val="0563C1" w:themeColor="hyperlink"/>
      <w:u w:val="single"/>
    </w:rPr>
  </w:style>
  <w:style w:type="character" w:styleId="UnresolvedMention">
    <w:name w:val="Unresolved Mention"/>
    <w:basedOn w:val="DefaultParagraphFont"/>
    <w:uiPriority w:val="99"/>
    <w:unhideWhenUsed/>
    <w:rsid w:val="0051094B"/>
    <w:rPr>
      <w:color w:val="605E5C"/>
      <w:shd w:val="clear" w:color="auto" w:fill="E1DFDD"/>
    </w:rPr>
  </w:style>
  <w:style w:type="paragraph" w:styleId="Revision">
    <w:name w:val="Revision"/>
    <w:hidden/>
    <w:uiPriority w:val="99"/>
    <w:semiHidden/>
    <w:rsid w:val="00BD2B21"/>
    <w:pPr>
      <w:spacing w:after="0" w:line="240" w:lineRule="auto"/>
    </w:pPr>
  </w:style>
  <w:style w:type="character" w:customStyle="1" w:styleId="ps-gls">
    <w:name w:val="ps-gls"/>
    <w:basedOn w:val="DefaultParagraphFont"/>
    <w:rsid w:val="00217DFB"/>
  </w:style>
  <w:style w:type="paragraph" w:styleId="Title">
    <w:name w:val="Title"/>
    <w:basedOn w:val="Normal"/>
    <w:next w:val="Normal"/>
    <w:link w:val="TitleChar"/>
    <w:uiPriority w:val="10"/>
    <w:qFormat/>
    <w:rsid w:val="00DB3869"/>
    <w:pPr>
      <w:spacing w:after="360" w:line="240" w:lineRule="auto"/>
    </w:pPr>
    <w:rPr>
      <w:rFonts w:ascii="Arial" w:eastAsia="Times New Roman" w:hAnsi="Arial" w:cs="Times New Roman"/>
      <w:b/>
      <w:sz w:val="40"/>
      <w:szCs w:val="20"/>
      <w:lang w:val="en-CA"/>
    </w:rPr>
  </w:style>
  <w:style w:type="character" w:customStyle="1" w:styleId="TitleChar">
    <w:name w:val="Title Char"/>
    <w:basedOn w:val="DefaultParagraphFont"/>
    <w:link w:val="Title"/>
    <w:uiPriority w:val="10"/>
    <w:rsid w:val="00DB3869"/>
    <w:rPr>
      <w:rFonts w:ascii="Arial" w:eastAsia="Times New Roman" w:hAnsi="Arial" w:cs="Times New Roman"/>
      <w:b/>
      <w:sz w:val="40"/>
      <w:szCs w:val="20"/>
      <w:lang w:val="en-CA"/>
    </w:rPr>
  </w:style>
  <w:style w:type="paragraph" w:customStyle="1" w:styleId="Numberedpara">
    <w:name w:val="Numbered para"/>
    <w:basedOn w:val="Normal"/>
    <w:rsid w:val="00DB3869"/>
    <w:pPr>
      <w:tabs>
        <w:tab w:val="num" w:pos="720"/>
      </w:tabs>
      <w:spacing w:after="120" w:line="320" w:lineRule="exact"/>
      <w:ind w:left="720" w:hanging="720"/>
    </w:pPr>
    <w:rPr>
      <w:rFonts w:ascii="Times New Roman" w:eastAsia="Times New Roman" w:hAnsi="Times New Roman" w:cs="Times New Roman"/>
      <w:sz w:val="24"/>
      <w:szCs w:val="20"/>
      <w:lang w:val="en-CA"/>
    </w:rPr>
  </w:style>
  <w:style w:type="paragraph" w:styleId="NormalWeb">
    <w:name w:val="Normal (Web)"/>
    <w:basedOn w:val="Normal"/>
    <w:uiPriority w:val="99"/>
    <w:semiHidden/>
    <w:unhideWhenUsed/>
    <w:rsid w:val="00DB3869"/>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customStyle="1" w:styleId="paragraph">
    <w:name w:val="paragraph"/>
    <w:basedOn w:val="Normal"/>
    <w:rsid w:val="00DB38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B3869"/>
  </w:style>
  <w:style w:type="character" w:customStyle="1" w:styleId="eop">
    <w:name w:val="eop"/>
    <w:basedOn w:val="DefaultParagraphFont"/>
    <w:rsid w:val="00DB3869"/>
  </w:style>
  <w:style w:type="character" w:customStyle="1" w:styleId="Heading4Char">
    <w:name w:val="Heading 4 Char"/>
    <w:basedOn w:val="DefaultParagraphFont"/>
    <w:link w:val="Heading4"/>
    <w:rsid w:val="00057166"/>
    <w:rPr>
      <w:rFonts w:eastAsiaTheme="minorEastAsia" w:cstheme="minorHAnsi"/>
      <w:b/>
      <w:sz w:val="24"/>
      <w:szCs w:val="24"/>
    </w:rPr>
  </w:style>
  <w:style w:type="character" w:customStyle="1" w:styleId="Heading3Char">
    <w:name w:val="Heading 3 Char"/>
    <w:basedOn w:val="DefaultParagraphFont"/>
    <w:link w:val="Heading3"/>
    <w:uiPriority w:val="9"/>
    <w:rsid w:val="00296632"/>
    <w:rPr>
      <w:rFonts w:ascii="Helvetica" w:eastAsia="Times New Roman" w:hAnsi="Helvetica" w:cs="Helvetica"/>
      <w:b/>
      <w:bCs/>
      <w:color w:val="002060"/>
      <w:sz w:val="24"/>
      <w:szCs w:val="24"/>
      <w:lang w:val="en-CA"/>
    </w:rPr>
  </w:style>
  <w:style w:type="paragraph" w:styleId="NoSpacing">
    <w:name w:val="No Spacing"/>
    <w:link w:val="NoSpacingChar"/>
    <w:uiPriority w:val="1"/>
    <w:qFormat/>
    <w:rsid w:val="00EA7FC2"/>
    <w:pPr>
      <w:spacing w:after="0" w:line="240" w:lineRule="auto"/>
    </w:pPr>
  </w:style>
  <w:style w:type="character" w:styleId="Mention">
    <w:name w:val="Mention"/>
    <w:basedOn w:val="DefaultParagraphFont"/>
    <w:uiPriority w:val="99"/>
    <w:unhideWhenUsed/>
    <w:rsid w:val="00FC06FF"/>
    <w:rPr>
      <w:color w:val="2B579A"/>
      <w:shd w:val="clear" w:color="auto" w:fill="E1DFDD"/>
    </w:rPr>
  </w:style>
  <w:style w:type="character" w:customStyle="1" w:styleId="Heading5Char">
    <w:name w:val="Heading 5 Char"/>
    <w:basedOn w:val="DefaultParagraphFont"/>
    <w:link w:val="Heading5"/>
    <w:uiPriority w:val="9"/>
    <w:rsid w:val="00FA032D"/>
    <w:rPr>
      <w:rFonts w:ascii="Arial" w:eastAsia="Times New Roman" w:hAnsi="Arial" w:cs="Arial"/>
      <w:b/>
      <w:bCs/>
      <w:color w:val="000000"/>
      <w:sz w:val="28"/>
      <w:szCs w:val="28"/>
      <w:lang w:val="en-CA"/>
    </w:rPr>
  </w:style>
  <w:style w:type="character" w:customStyle="1" w:styleId="Heading6Char">
    <w:name w:val="Heading 6 Char"/>
    <w:basedOn w:val="DefaultParagraphFont"/>
    <w:link w:val="Heading6"/>
    <w:rsid w:val="00FA032D"/>
    <w:rPr>
      <w:rFonts w:ascii="Arial" w:eastAsia="Times New Roman" w:hAnsi="Arial" w:cs="Arial"/>
      <w:color w:val="000000"/>
      <w:sz w:val="28"/>
      <w:szCs w:val="28"/>
      <w:lang w:val="en-CA"/>
    </w:rPr>
  </w:style>
  <w:style w:type="character" w:customStyle="1" w:styleId="Heading7Char">
    <w:name w:val="Heading 7 Char"/>
    <w:basedOn w:val="DefaultParagraphFont"/>
    <w:link w:val="Heading7"/>
    <w:uiPriority w:val="9"/>
    <w:rsid w:val="00FA032D"/>
    <w:rPr>
      <w:rFonts w:ascii="Arial" w:eastAsia="Century Gothic" w:hAnsi="Arial" w:cs="Arial"/>
      <w:b/>
      <w:bCs/>
      <w:lang w:val="en-CA"/>
    </w:rPr>
  </w:style>
  <w:style w:type="character" w:customStyle="1" w:styleId="Heading8Char">
    <w:name w:val="Heading 8 Char"/>
    <w:basedOn w:val="DefaultParagraphFont"/>
    <w:link w:val="Heading8"/>
    <w:uiPriority w:val="9"/>
    <w:rsid w:val="00FA032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A032D"/>
    <w:rPr>
      <w:rFonts w:ascii="Arial" w:eastAsia="Century Gothic" w:hAnsi="Arial" w:cs="Arial"/>
      <w:sz w:val="28"/>
      <w:szCs w:val="28"/>
      <w:lang w:val="en-CA"/>
    </w:rPr>
  </w:style>
  <w:style w:type="paragraph" w:styleId="Header">
    <w:name w:val="header"/>
    <w:basedOn w:val="Normal"/>
    <w:link w:val="HeaderChar"/>
    <w:uiPriority w:val="99"/>
    <w:unhideWhenUsed/>
    <w:rsid w:val="00FA032D"/>
    <w:pPr>
      <w:tabs>
        <w:tab w:val="center" w:pos="4680"/>
        <w:tab w:val="right" w:pos="9360"/>
      </w:tabs>
      <w:spacing w:after="0" w:line="240" w:lineRule="auto"/>
    </w:pPr>
    <w:rPr>
      <w:rFonts w:ascii="Times New Roman" w:eastAsia="Times New Roman" w:hAnsi="Times New Roman" w:cs="Times New Roman"/>
      <w:sz w:val="24"/>
      <w:szCs w:val="20"/>
      <w:lang w:val="en-CA"/>
    </w:rPr>
  </w:style>
  <w:style w:type="character" w:customStyle="1" w:styleId="HeaderChar">
    <w:name w:val="Header Char"/>
    <w:basedOn w:val="DefaultParagraphFont"/>
    <w:link w:val="Header"/>
    <w:uiPriority w:val="99"/>
    <w:rsid w:val="00FA032D"/>
    <w:rPr>
      <w:rFonts w:ascii="Times New Roman" w:eastAsia="Times New Roman" w:hAnsi="Times New Roman" w:cs="Times New Roman"/>
      <w:sz w:val="24"/>
      <w:szCs w:val="20"/>
      <w:lang w:val="en-CA"/>
    </w:rPr>
  </w:style>
  <w:style w:type="paragraph" w:styleId="Footer">
    <w:name w:val="footer"/>
    <w:basedOn w:val="Normal"/>
    <w:link w:val="FooterChar"/>
    <w:uiPriority w:val="99"/>
    <w:unhideWhenUsed/>
    <w:rsid w:val="00FA032D"/>
    <w:pPr>
      <w:tabs>
        <w:tab w:val="center" w:pos="4680"/>
        <w:tab w:val="right" w:pos="9360"/>
      </w:tabs>
      <w:spacing w:after="0" w:line="240" w:lineRule="auto"/>
    </w:pPr>
    <w:rPr>
      <w:rFonts w:ascii="Times New Roman" w:eastAsia="Times New Roman" w:hAnsi="Times New Roman" w:cs="Times New Roman"/>
      <w:sz w:val="24"/>
      <w:szCs w:val="20"/>
      <w:lang w:val="en-CA"/>
    </w:rPr>
  </w:style>
  <w:style w:type="character" w:customStyle="1" w:styleId="FooterChar">
    <w:name w:val="Footer Char"/>
    <w:basedOn w:val="DefaultParagraphFont"/>
    <w:link w:val="Footer"/>
    <w:uiPriority w:val="99"/>
    <w:rsid w:val="00FA032D"/>
    <w:rPr>
      <w:rFonts w:ascii="Times New Roman" w:eastAsia="Times New Roman" w:hAnsi="Times New Roman" w:cs="Times New Roman"/>
      <w:sz w:val="24"/>
      <w:szCs w:val="20"/>
      <w:lang w:val="en-CA"/>
    </w:rPr>
  </w:style>
  <w:style w:type="character" w:customStyle="1" w:styleId="Heading1Char">
    <w:name w:val="Heading 1 Char"/>
    <w:basedOn w:val="DefaultParagraphFont"/>
    <w:link w:val="Heading1"/>
    <w:uiPriority w:val="9"/>
    <w:rsid w:val="00FF3C07"/>
    <w:rPr>
      <w:rFonts w:ascii="Helvetica" w:eastAsia="Times New Roman" w:hAnsi="Helvetica" w:cs="Helvetica"/>
      <w:b/>
      <w:bCs/>
      <w:sz w:val="40"/>
      <w:szCs w:val="40"/>
      <w:lang w:val="en-CA"/>
    </w:rPr>
  </w:style>
  <w:style w:type="paragraph" w:styleId="BalloonText">
    <w:name w:val="Balloon Text"/>
    <w:basedOn w:val="Normal"/>
    <w:link w:val="BalloonTextChar"/>
    <w:uiPriority w:val="99"/>
    <w:semiHidden/>
    <w:unhideWhenUsed/>
    <w:rsid w:val="00FA032D"/>
    <w:pPr>
      <w:spacing w:after="0" w:line="240" w:lineRule="auto"/>
    </w:pPr>
    <w:rPr>
      <w:rFonts w:ascii="Segoe UI" w:eastAsia="Times New Roman" w:hAnsi="Segoe UI" w:cs="Segoe UI"/>
      <w:sz w:val="18"/>
      <w:szCs w:val="18"/>
      <w:lang w:val="en-CA"/>
    </w:rPr>
  </w:style>
  <w:style w:type="character" w:customStyle="1" w:styleId="BalloonTextChar">
    <w:name w:val="Balloon Text Char"/>
    <w:basedOn w:val="DefaultParagraphFont"/>
    <w:link w:val="BalloonText"/>
    <w:uiPriority w:val="99"/>
    <w:semiHidden/>
    <w:rsid w:val="00FA032D"/>
    <w:rPr>
      <w:rFonts w:ascii="Segoe UI" w:eastAsia="Times New Roman" w:hAnsi="Segoe UI" w:cs="Segoe UI"/>
      <w:sz w:val="18"/>
      <w:szCs w:val="18"/>
      <w:lang w:val="en-CA"/>
    </w:rPr>
  </w:style>
  <w:style w:type="character" w:styleId="FollowedHyperlink">
    <w:name w:val="FollowedHyperlink"/>
    <w:basedOn w:val="DefaultParagraphFont"/>
    <w:uiPriority w:val="99"/>
    <w:semiHidden/>
    <w:unhideWhenUsed/>
    <w:rsid w:val="00FA032D"/>
    <w:rPr>
      <w:color w:val="954F72" w:themeColor="followedHyperlink"/>
      <w:u w:val="single"/>
    </w:rPr>
  </w:style>
  <w:style w:type="paragraph" w:customStyle="1" w:styleId="msonormal0">
    <w:name w:val="msonormal"/>
    <w:basedOn w:val="Normal"/>
    <w:rsid w:val="00FA032D"/>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customStyle="1" w:styleId="pol-cla">
    <w:name w:val="pol-cla"/>
    <w:basedOn w:val="Normal"/>
    <w:rsid w:val="00FA032D"/>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pol-cla-id">
    <w:name w:val="pol-cla-id"/>
    <w:basedOn w:val="DefaultParagraphFont"/>
    <w:rsid w:val="00FA032D"/>
  </w:style>
  <w:style w:type="character" w:styleId="Emphasis">
    <w:name w:val="Emphasis"/>
    <w:basedOn w:val="DefaultParagraphFont"/>
    <w:uiPriority w:val="20"/>
    <w:qFormat/>
    <w:rsid w:val="00FA032D"/>
    <w:rPr>
      <w:i/>
      <w:iCs/>
    </w:rPr>
  </w:style>
  <w:style w:type="character" w:customStyle="1" w:styleId="wb-inv">
    <w:name w:val="wb-inv"/>
    <w:basedOn w:val="DefaultParagraphFont"/>
    <w:rsid w:val="00FA032D"/>
  </w:style>
  <w:style w:type="paragraph" w:customStyle="1" w:styleId="fn-rtn">
    <w:name w:val="fn-rtn"/>
    <w:basedOn w:val="Normal"/>
    <w:rsid w:val="00FA032D"/>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paragraph" w:customStyle="1" w:styleId="mrgn-tp-lg">
    <w:name w:val="mrgn-tp-lg"/>
    <w:basedOn w:val="Normal"/>
    <w:rsid w:val="00FA032D"/>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glyphicon">
    <w:name w:val="glyphicon"/>
    <w:basedOn w:val="DefaultParagraphFont"/>
    <w:rsid w:val="00FA032D"/>
  </w:style>
  <w:style w:type="character" w:customStyle="1" w:styleId="wb-init">
    <w:name w:val="wb-init"/>
    <w:basedOn w:val="DefaultParagraphFont"/>
    <w:rsid w:val="00FA032D"/>
  </w:style>
  <w:style w:type="character" w:customStyle="1" w:styleId="ps-gls1">
    <w:name w:val="ps-gls1"/>
    <w:basedOn w:val="DefaultParagraphFont"/>
    <w:rsid w:val="00FA032D"/>
  </w:style>
  <w:style w:type="character" w:styleId="Strong">
    <w:name w:val="Strong"/>
    <w:basedOn w:val="DefaultParagraphFont"/>
    <w:uiPriority w:val="22"/>
    <w:qFormat/>
    <w:rsid w:val="00FA032D"/>
    <w:rPr>
      <w:b/>
      <w:bCs/>
    </w:rPr>
  </w:style>
  <w:style w:type="character" w:styleId="PlaceholderText">
    <w:name w:val="Placeholder Text"/>
    <w:basedOn w:val="DefaultParagraphFont"/>
    <w:uiPriority w:val="99"/>
    <w:semiHidden/>
    <w:rsid w:val="00FA032D"/>
    <w:rPr>
      <w:color w:val="808080"/>
    </w:rPr>
  </w:style>
  <w:style w:type="paragraph" w:styleId="BodyText">
    <w:name w:val="Body Text"/>
    <w:basedOn w:val="Normal"/>
    <w:link w:val="BodyTextChar"/>
    <w:uiPriority w:val="1"/>
    <w:rsid w:val="00FA032D"/>
    <w:pPr>
      <w:widowControl w:val="0"/>
      <w:autoSpaceDE w:val="0"/>
      <w:autoSpaceDN w:val="0"/>
      <w:spacing w:after="0" w:line="240" w:lineRule="auto"/>
    </w:pPr>
    <w:rPr>
      <w:rFonts w:ascii="Calibri" w:eastAsia="Calibri" w:hAnsi="Calibri" w:cs="Calibri"/>
      <w:i/>
      <w:iCs/>
      <w:sz w:val="20"/>
      <w:szCs w:val="20"/>
    </w:rPr>
  </w:style>
  <w:style w:type="character" w:customStyle="1" w:styleId="BodyTextChar">
    <w:name w:val="Body Text Char"/>
    <w:basedOn w:val="DefaultParagraphFont"/>
    <w:link w:val="BodyText"/>
    <w:uiPriority w:val="1"/>
    <w:rsid w:val="00FA032D"/>
    <w:rPr>
      <w:rFonts w:ascii="Calibri" w:eastAsia="Calibri" w:hAnsi="Calibri" w:cs="Calibri"/>
      <w:i/>
      <w:iCs/>
      <w:sz w:val="20"/>
      <w:szCs w:val="20"/>
    </w:rPr>
  </w:style>
  <w:style w:type="paragraph" w:customStyle="1" w:styleId="TableParagraph">
    <w:name w:val="Table Paragraph"/>
    <w:basedOn w:val="Normal"/>
    <w:uiPriority w:val="1"/>
    <w:rsid w:val="00FA032D"/>
    <w:pPr>
      <w:widowControl w:val="0"/>
      <w:autoSpaceDE w:val="0"/>
      <w:autoSpaceDN w:val="0"/>
      <w:spacing w:after="0" w:line="240" w:lineRule="auto"/>
    </w:pPr>
    <w:rPr>
      <w:rFonts w:ascii="Calibri" w:eastAsia="Calibri" w:hAnsi="Calibri" w:cs="Calibri"/>
    </w:rPr>
  </w:style>
  <w:style w:type="character" w:customStyle="1" w:styleId="NoSpacingChar">
    <w:name w:val="No Spacing Char"/>
    <w:basedOn w:val="DefaultParagraphFont"/>
    <w:link w:val="NoSpacing"/>
    <w:uiPriority w:val="1"/>
    <w:rsid w:val="00FA032D"/>
  </w:style>
  <w:style w:type="character" w:customStyle="1" w:styleId="UnresolvedMention1">
    <w:name w:val="Unresolved Mention1"/>
    <w:basedOn w:val="DefaultParagraphFont"/>
    <w:uiPriority w:val="99"/>
    <w:semiHidden/>
    <w:unhideWhenUsed/>
    <w:rsid w:val="00FA032D"/>
    <w:rPr>
      <w:color w:val="605E5C"/>
      <w:shd w:val="clear" w:color="auto" w:fill="E1DFDD"/>
    </w:rPr>
  </w:style>
  <w:style w:type="character" w:customStyle="1" w:styleId="contentcontrolboundarysink">
    <w:name w:val="contentcontrolboundarysink"/>
    <w:basedOn w:val="DefaultParagraphFont"/>
    <w:rsid w:val="00FA032D"/>
  </w:style>
  <w:style w:type="character" w:customStyle="1" w:styleId="scxw136083651">
    <w:name w:val="scxw136083651"/>
    <w:basedOn w:val="DefaultParagraphFont"/>
    <w:rsid w:val="00FA032D"/>
  </w:style>
  <w:style w:type="paragraph" w:styleId="EndnoteText">
    <w:name w:val="endnote text"/>
    <w:basedOn w:val="Normal"/>
    <w:link w:val="EndnoteTextChar"/>
    <w:unhideWhenUsed/>
    <w:rsid w:val="00FA032D"/>
    <w:pPr>
      <w:spacing w:after="0" w:line="240" w:lineRule="auto"/>
    </w:pPr>
    <w:rPr>
      <w:rFonts w:ascii="Century Gothic" w:eastAsia="Century Gothic" w:hAnsi="Century Gothic" w:cs="Times New Roman"/>
      <w:sz w:val="20"/>
      <w:szCs w:val="20"/>
      <w:lang w:val="en-CA"/>
    </w:rPr>
  </w:style>
  <w:style w:type="character" w:customStyle="1" w:styleId="EndnoteTextChar">
    <w:name w:val="Endnote Text Char"/>
    <w:basedOn w:val="DefaultParagraphFont"/>
    <w:link w:val="EndnoteText"/>
    <w:rsid w:val="00FA032D"/>
    <w:rPr>
      <w:rFonts w:ascii="Century Gothic" w:eastAsia="Century Gothic" w:hAnsi="Century Gothic" w:cs="Times New Roman"/>
      <w:sz w:val="20"/>
      <w:szCs w:val="20"/>
      <w:lang w:val="en-CA"/>
    </w:rPr>
  </w:style>
  <w:style w:type="paragraph" w:customStyle="1" w:styleId="Bullet">
    <w:name w:val="Bullet"/>
    <w:basedOn w:val="Normal"/>
    <w:rsid w:val="00FA032D"/>
    <w:pPr>
      <w:tabs>
        <w:tab w:val="num" w:pos="720"/>
      </w:tabs>
      <w:spacing w:after="240" w:line="240" w:lineRule="auto"/>
      <w:ind w:left="360"/>
    </w:pPr>
    <w:rPr>
      <w:rFonts w:ascii="Times New Roman" w:eastAsia="Times New Roman" w:hAnsi="Times New Roman" w:cs="Times New Roman"/>
      <w:sz w:val="24"/>
      <w:szCs w:val="24"/>
      <w:lang w:val="en-CA"/>
    </w:rPr>
  </w:style>
  <w:style w:type="table" w:customStyle="1" w:styleId="TableGrid1">
    <w:name w:val="Table Grid1"/>
    <w:basedOn w:val="TableNormal"/>
    <w:next w:val="TableGrid"/>
    <w:uiPriority w:val="59"/>
    <w:rsid w:val="00FA032D"/>
    <w:pPr>
      <w:spacing w:after="0" w:line="240" w:lineRule="auto"/>
    </w:pPr>
    <w:rPr>
      <w:lang w:val="en-CA"/>
    </w:rPr>
    <w:tblPr/>
  </w:style>
  <w:style w:type="paragraph" w:styleId="FootnoteText">
    <w:name w:val="footnote text"/>
    <w:basedOn w:val="Normal"/>
    <w:link w:val="FootnoteTextChar"/>
    <w:uiPriority w:val="99"/>
    <w:semiHidden/>
    <w:unhideWhenUsed/>
    <w:rsid w:val="00FA032D"/>
    <w:pPr>
      <w:spacing w:after="0" w:line="240" w:lineRule="auto"/>
    </w:pPr>
    <w:rPr>
      <w:rFonts w:ascii="Times New Roman" w:eastAsia="Times New Roman" w:hAnsi="Times New Roman" w:cs="Times New Roman"/>
      <w:sz w:val="20"/>
      <w:szCs w:val="20"/>
      <w:lang w:val="en-CA"/>
    </w:rPr>
  </w:style>
  <w:style w:type="character" w:customStyle="1" w:styleId="FootnoteTextChar">
    <w:name w:val="Footnote Text Char"/>
    <w:basedOn w:val="DefaultParagraphFont"/>
    <w:link w:val="FootnoteText"/>
    <w:uiPriority w:val="99"/>
    <w:semiHidden/>
    <w:rsid w:val="00FA032D"/>
    <w:rPr>
      <w:rFonts w:ascii="Times New Roman" w:eastAsia="Times New Roman" w:hAnsi="Times New Roman" w:cs="Times New Roman"/>
      <w:sz w:val="20"/>
      <w:szCs w:val="20"/>
      <w:lang w:val="en-CA"/>
    </w:rPr>
  </w:style>
  <w:style w:type="character" w:styleId="FootnoteReference">
    <w:name w:val="footnote reference"/>
    <w:basedOn w:val="DefaultParagraphFont"/>
    <w:uiPriority w:val="99"/>
    <w:semiHidden/>
    <w:unhideWhenUsed/>
    <w:rsid w:val="00FA032D"/>
    <w:rPr>
      <w:vertAlign w:val="superscript"/>
    </w:rPr>
  </w:style>
  <w:style w:type="paragraph" w:styleId="TOCHeading">
    <w:name w:val="TOC Heading"/>
    <w:basedOn w:val="Heading1"/>
    <w:next w:val="Normal"/>
    <w:uiPriority w:val="39"/>
    <w:unhideWhenUsed/>
    <w:qFormat/>
    <w:rsid w:val="00FF583F"/>
    <w:pPr>
      <w:keepNext/>
      <w:keepLines/>
      <w:tabs>
        <w:tab w:val="clear" w:pos="0"/>
      </w:tabs>
      <w:spacing w:before="480" w:after="0" w:line="276" w:lineRule="auto"/>
      <w:outlineLvl w:val="9"/>
    </w:pPr>
    <w:rPr>
      <w:rFonts w:ascii="Calibri" w:eastAsiaTheme="majorEastAsia" w:hAnsi="Calibri" w:cs="Times New Roman"/>
      <w:color w:val="365F91"/>
      <w:sz w:val="28"/>
      <w:szCs w:val="28"/>
      <w:lang w:val="en-US" w:eastAsia="ja-JP"/>
    </w:rPr>
  </w:style>
  <w:style w:type="paragraph" w:styleId="TOC1">
    <w:name w:val="toc 1"/>
    <w:basedOn w:val="Normal"/>
    <w:next w:val="Normal"/>
    <w:autoRedefine/>
    <w:uiPriority w:val="39"/>
    <w:unhideWhenUsed/>
    <w:rsid w:val="00FF583F"/>
    <w:pPr>
      <w:widowControl w:val="0"/>
      <w:tabs>
        <w:tab w:val="right" w:leader="dot" w:pos="9962"/>
      </w:tabs>
      <w:autoSpaceDE w:val="0"/>
      <w:autoSpaceDN w:val="0"/>
      <w:adjustRightInd w:val="0"/>
      <w:spacing w:after="0" w:line="240" w:lineRule="auto"/>
    </w:pPr>
    <w:rPr>
      <w:rFonts w:ascii="Calibri" w:eastAsiaTheme="minorEastAsia" w:hAnsi="Calibri" w:cs="Times New Roman"/>
      <w:szCs w:val="24"/>
    </w:rPr>
  </w:style>
  <w:style w:type="paragraph" w:styleId="TOC3">
    <w:name w:val="toc 3"/>
    <w:basedOn w:val="Normal"/>
    <w:next w:val="Normal"/>
    <w:autoRedefine/>
    <w:uiPriority w:val="39"/>
    <w:unhideWhenUsed/>
    <w:rsid w:val="00FF583F"/>
    <w:pPr>
      <w:widowControl w:val="0"/>
      <w:autoSpaceDE w:val="0"/>
      <w:autoSpaceDN w:val="0"/>
      <w:adjustRightInd w:val="0"/>
      <w:spacing w:after="0" w:line="240" w:lineRule="auto"/>
      <w:ind w:left="480"/>
    </w:pPr>
    <w:rPr>
      <w:rFonts w:ascii="Calibri" w:eastAsiaTheme="minorEastAsia" w:hAnsi="Calibri" w:cs="Times New Roman"/>
      <w:szCs w:val="24"/>
    </w:rPr>
  </w:style>
  <w:style w:type="paragraph" w:styleId="TOC2">
    <w:name w:val="toc 2"/>
    <w:basedOn w:val="Normal"/>
    <w:next w:val="Normal"/>
    <w:autoRedefine/>
    <w:uiPriority w:val="39"/>
    <w:unhideWhenUsed/>
    <w:rsid w:val="00FF583F"/>
    <w:pPr>
      <w:widowControl w:val="0"/>
      <w:tabs>
        <w:tab w:val="left" w:pos="660"/>
        <w:tab w:val="right" w:leader="dot" w:pos="9962"/>
      </w:tabs>
      <w:autoSpaceDE w:val="0"/>
      <w:autoSpaceDN w:val="0"/>
      <w:adjustRightInd w:val="0"/>
      <w:spacing w:after="100" w:line="240" w:lineRule="auto"/>
      <w:ind w:left="220"/>
    </w:pPr>
    <w:rPr>
      <w:rFonts w:ascii="Calibri" w:eastAsiaTheme="minorEastAsia" w:hAnsi="Calibri" w:cs="Times New Roman"/>
      <w:szCs w:val="24"/>
    </w:rPr>
  </w:style>
  <w:style w:type="paragraph" w:styleId="TableofFigures">
    <w:name w:val="table of figures"/>
    <w:basedOn w:val="Normal"/>
    <w:next w:val="Normal"/>
    <w:uiPriority w:val="99"/>
    <w:unhideWhenUsed/>
    <w:rsid w:val="00FF583F"/>
    <w:pPr>
      <w:widowControl w:val="0"/>
      <w:autoSpaceDE w:val="0"/>
      <w:autoSpaceDN w:val="0"/>
      <w:adjustRightInd w:val="0"/>
      <w:spacing w:after="0" w:line="240" w:lineRule="auto"/>
      <w:ind w:left="440" w:hanging="440"/>
    </w:pPr>
    <w:rPr>
      <w:rFonts w:eastAsiaTheme="minorEastAsia" w:cs="Times New Roman"/>
      <w:b/>
      <w:bCs/>
      <w:sz w:val="20"/>
      <w:szCs w:val="20"/>
    </w:rPr>
  </w:style>
  <w:style w:type="character" w:customStyle="1" w:styleId="ListParagraphChar">
    <w:name w:val="List Paragraph Char"/>
    <w:aliases w:val="BN 1 Char,Dot pt Char,Liste 1 Char,F5 List Paragraph Char,List Paragraph Char Char Char Char,Indicator Text Char,Numbered Para 1 Char,Bullet 1 Char,Bullet Points Char,List Paragraph2 Char,MAIN CONTENT Char,Normal numbered Char,L Char"/>
    <w:link w:val="ListParagraph"/>
    <w:uiPriority w:val="34"/>
    <w:qFormat/>
    <w:locked/>
    <w:rsid w:val="003205BB"/>
    <w:rPr>
      <w:lang w:val="en-CA"/>
    </w:rPr>
  </w:style>
  <w:style w:type="paragraph" w:customStyle="1" w:styleId="pf0">
    <w:name w:val="pf0"/>
    <w:basedOn w:val="Normal"/>
    <w:rsid w:val="002E4496"/>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customStyle="1" w:styleId="cf01">
    <w:name w:val="cf01"/>
    <w:basedOn w:val="DefaultParagraphFont"/>
    <w:rsid w:val="002E4496"/>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69193">
      <w:bodyDiv w:val="1"/>
      <w:marLeft w:val="0"/>
      <w:marRight w:val="0"/>
      <w:marTop w:val="0"/>
      <w:marBottom w:val="0"/>
      <w:divBdr>
        <w:top w:val="none" w:sz="0" w:space="0" w:color="auto"/>
        <w:left w:val="none" w:sz="0" w:space="0" w:color="auto"/>
        <w:bottom w:val="none" w:sz="0" w:space="0" w:color="auto"/>
        <w:right w:val="none" w:sz="0" w:space="0" w:color="auto"/>
      </w:divBdr>
    </w:div>
    <w:div w:id="73942911">
      <w:bodyDiv w:val="1"/>
      <w:marLeft w:val="0"/>
      <w:marRight w:val="0"/>
      <w:marTop w:val="0"/>
      <w:marBottom w:val="0"/>
      <w:divBdr>
        <w:top w:val="none" w:sz="0" w:space="0" w:color="auto"/>
        <w:left w:val="none" w:sz="0" w:space="0" w:color="auto"/>
        <w:bottom w:val="none" w:sz="0" w:space="0" w:color="auto"/>
        <w:right w:val="none" w:sz="0" w:space="0" w:color="auto"/>
      </w:divBdr>
    </w:div>
    <w:div w:id="197009066">
      <w:bodyDiv w:val="1"/>
      <w:marLeft w:val="0"/>
      <w:marRight w:val="0"/>
      <w:marTop w:val="0"/>
      <w:marBottom w:val="0"/>
      <w:divBdr>
        <w:top w:val="none" w:sz="0" w:space="0" w:color="auto"/>
        <w:left w:val="none" w:sz="0" w:space="0" w:color="auto"/>
        <w:bottom w:val="none" w:sz="0" w:space="0" w:color="auto"/>
        <w:right w:val="none" w:sz="0" w:space="0" w:color="auto"/>
      </w:divBdr>
    </w:div>
    <w:div w:id="213128276">
      <w:bodyDiv w:val="1"/>
      <w:marLeft w:val="0"/>
      <w:marRight w:val="0"/>
      <w:marTop w:val="0"/>
      <w:marBottom w:val="0"/>
      <w:divBdr>
        <w:top w:val="none" w:sz="0" w:space="0" w:color="auto"/>
        <w:left w:val="none" w:sz="0" w:space="0" w:color="auto"/>
        <w:bottom w:val="none" w:sz="0" w:space="0" w:color="auto"/>
        <w:right w:val="none" w:sz="0" w:space="0" w:color="auto"/>
      </w:divBdr>
    </w:div>
    <w:div w:id="266936882">
      <w:bodyDiv w:val="1"/>
      <w:marLeft w:val="0"/>
      <w:marRight w:val="0"/>
      <w:marTop w:val="0"/>
      <w:marBottom w:val="0"/>
      <w:divBdr>
        <w:top w:val="none" w:sz="0" w:space="0" w:color="auto"/>
        <w:left w:val="none" w:sz="0" w:space="0" w:color="auto"/>
        <w:bottom w:val="none" w:sz="0" w:space="0" w:color="auto"/>
        <w:right w:val="none" w:sz="0" w:space="0" w:color="auto"/>
      </w:divBdr>
    </w:div>
    <w:div w:id="272059119">
      <w:bodyDiv w:val="1"/>
      <w:marLeft w:val="0"/>
      <w:marRight w:val="0"/>
      <w:marTop w:val="0"/>
      <w:marBottom w:val="0"/>
      <w:divBdr>
        <w:top w:val="none" w:sz="0" w:space="0" w:color="auto"/>
        <w:left w:val="none" w:sz="0" w:space="0" w:color="auto"/>
        <w:bottom w:val="none" w:sz="0" w:space="0" w:color="auto"/>
        <w:right w:val="none" w:sz="0" w:space="0" w:color="auto"/>
      </w:divBdr>
    </w:div>
    <w:div w:id="282420415">
      <w:bodyDiv w:val="1"/>
      <w:marLeft w:val="0"/>
      <w:marRight w:val="0"/>
      <w:marTop w:val="0"/>
      <w:marBottom w:val="0"/>
      <w:divBdr>
        <w:top w:val="none" w:sz="0" w:space="0" w:color="auto"/>
        <w:left w:val="none" w:sz="0" w:space="0" w:color="auto"/>
        <w:bottom w:val="none" w:sz="0" w:space="0" w:color="auto"/>
        <w:right w:val="none" w:sz="0" w:space="0" w:color="auto"/>
      </w:divBdr>
    </w:div>
    <w:div w:id="331760929">
      <w:bodyDiv w:val="1"/>
      <w:marLeft w:val="0"/>
      <w:marRight w:val="0"/>
      <w:marTop w:val="0"/>
      <w:marBottom w:val="0"/>
      <w:divBdr>
        <w:top w:val="none" w:sz="0" w:space="0" w:color="auto"/>
        <w:left w:val="none" w:sz="0" w:space="0" w:color="auto"/>
        <w:bottom w:val="none" w:sz="0" w:space="0" w:color="auto"/>
        <w:right w:val="none" w:sz="0" w:space="0" w:color="auto"/>
      </w:divBdr>
    </w:div>
    <w:div w:id="345258136">
      <w:bodyDiv w:val="1"/>
      <w:marLeft w:val="0"/>
      <w:marRight w:val="0"/>
      <w:marTop w:val="0"/>
      <w:marBottom w:val="0"/>
      <w:divBdr>
        <w:top w:val="none" w:sz="0" w:space="0" w:color="auto"/>
        <w:left w:val="none" w:sz="0" w:space="0" w:color="auto"/>
        <w:bottom w:val="none" w:sz="0" w:space="0" w:color="auto"/>
        <w:right w:val="none" w:sz="0" w:space="0" w:color="auto"/>
      </w:divBdr>
    </w:div>
    <w:div w:id="471293832">
      <w:bodyDiv w:val="1"/>
      <w:marLeft w:val="0"/>
      <w:marRight w:val="0"/>
      <w:marTop w:val="0"/>
      <w:marBottom w:val="0"/>
      <w:divBdr>
        <w:top w:val="none" w:sz="0" w:space="0" w:color="auto"/>
        <w:left w:val="none" w:sz="0" w:space="0" w:color="auto"/>
        <w:bottom w:val="none" w:sz="0" w:space="0" w:color="auto"/>
        <w:right w:val="none" w:sz="0" w:space="0" w:color="auto"/>
      </w:divBdr>
    </w:div>
    <w:div w:id="709957838">
      <w:bodyDiv w:val="1"/>
      <w:marLeft w:val="0"/>
      <w:marRight w:val="0"/>
      <w:marTop w:val="0"/>
      <w:marBottom w:val="0"/>
      <w:divBdr>
        <w:top w:val="none" w:sz="0" w:space="0" w:color="auto"/>
        <w:left w:val="none" w:sz="0" w:space="0" w:color="auto"/>
        <w:bottom w:val="none" w:sz="0" w:space="0" w:color="auto"/>
        <w:right w:val="none" w:sz="0" w:space="0" w:color="auto"/>
      </w:divBdr>
    </w:div>
    <w:div w:id="712271515">
      <w:bodyDiv w:val="1"/>
      <w:marLeft w:val="0"/>
      <w:marRight w:val="0"/>
      <w:marTop w:val="0"/>
      <w:marBottom w:val="0"/>
      <w:divBdr>
        <w:top w:val="none" w:sz="0" w:space="0" w:color="auto"/>
        <w:left w:val="none" w:sz="0" w:space="0" w:color="auto"/>
        <w:bottom w:val="none" w:sz="0" w:space="0" w:color="auto"/>
        <w:right w:val="none" w:sz="0" w:space="0" w:color="auto"/>
      </w:divBdr>
    </w:div>
    <w:div w:id="830095660">
      <w:bodyDiv w:val="1"/>
      <w:marLeft w:val="0"/>
      <w:marRight w:val="0"/>
      <w:marTop w:val="0"/>
      <w:marBottom w:val="0"/>
      <w:divBdr>
        <w:top w:val="none" w:sz="0" w:space="0" w:color="auto"/>
        <w:left w:val="none" w:sz="0" w:space="0" w:color="auto"/>
        <w:bottom w:val="none" w:sz="0" w:space="0" w:color="auto"/>
        <w:right w:val="none" w:sz="0" w:space="0" w:color="auto"/>
      </w:divBdr>
    </w:div>
    <w:div w:id="954286548">
      <w:bodyDiv w:val="1"/>
      <w:marLeft w:val="0"/>
      <w:marRight w:val="0"/>
      <w:marTop w:val="0"/>
      <w:marBottom w:val="0"/>
      <w:divBdr>
        <w:top w:val="none" w:sz="0" w:space="0" w:color="auto"/>
        <w:left w:val="none" w:sz="0" w:space="0" w:color="auto"/>
        <w:bottom w:val="none" w:sz="0" w:space="0" w:color="auto"/>
        <w:right w:val="none" w:sz="0" w:space="0" w:color="auto"/>
      </w:divBdr>
    </w:div>
    <w:div w:id="997878026">
      <w:bodyDiv w:val="1"/>
      <w:marLeft w:val="0"/>
      <w:marRight w:val="0"/>
      <w:marTop w:val="0"/>
      <w:marBottom w:val="0"/>
      <w:divBdr>
        <w:top w:val="none" w:sz="0" w:space="0" w:color="auto"/>
        <w:left w:val="none" w:sz="0" w:space="0" w:color="auto"/>
        <w:bottom w:val="none" w:sz="0" w:space="0" w:color="auto"/>
        <w:right w:val="none" w:sz="0" w:space="0" w:color="auto"/>
      </w:divBdr>
    </w:div>
    <w:div w:id="1016031769">
      <w:bodyDiv w:val="1"/>
      <w:marLeft w:val="0"/>
      <w:marRight w:val="0"/>
      <w:marTop w:val="0"/>
      <w:marBottom w:val="0"/>
      <w:divBdr>
        <w:top w:val="none" w:sz="0" w:space="0" w:color="auto"/>
        <w:left w:val="none" w:sz="0" w:space="0" w:color="auto"/>
        <w:bottom w:val="none" w:sz="0" w:space="0" w:color="auto"/>
        <w:right w:val="none" w:sz="0" w:space="0" w:color="auto"/>
      </w:divBdr>
    </w:div>
    <w:div w:id="1113403844">
      <w:bodyDiv w:val="1"/>
      <w:marLeft w:val="0"/>
      <w:marRight w:val="0"/>
      <w:marTop w:val="0"/>
      <w:marBottom w:val="0"/>
      <w:divBdr>
        <w:top w:val="none" w:sz="0" w:space="0" w:color="auto"/>
        <w:left w:val="none" w:sz="0" w:space="0" w:color="auto"/>
        <w:bottom w:val="none" w:sz="0" w:space="0" w:color="auto"/>
        <w:right w:val="none" w:sz="0" w:space="0" w:color="auto"/>
      </w:divBdr>
    </w:div>
    <w:div w:id="1190221937">
      <w:bodyDiv w:val="1"/>
      <w:marLeft w:val="0"/>
      <w:marRight w:val="0"/>
      <w:marTop w:val="0"/>
      <w:marBottom w:val="0"/>
      <w:divBdr>
        <w:top w:val="none" w:sz="0" w:space="0" w:color="auto"/>
        <w:left w:val="none" w:sz="0" w:space="0" w:color="auto"/>
        <w:bottom w:val="none" w:sz="0" w:space="0" w:color="auto"/>
        <w:right w:val="none" w:sz="0" w:space="0" w:color="auto"/>
      </w:divBdr>
    </w:div>
    <w:div w:id="1306667472">
      <w:bodyDiv w:val="1"/>
      <w:marLeft w:val="0"/>
      <w:marRight w:val="0"/>
      <w:marTop w:val="0"/>
      <w:marBottom w:val="0"/>
      <w:divBdr>
        <w:top w:val="none" w:sz="0" w:space="0" w:color="auto"/>
        <w:left w:val="none" w:sz="0" w:space="0" w:color="auto"/>
        <w:bottom w:val="none" w:sz="0" w:space="0" w:color="auto"/>
        <w:right w:val="none" w:sz="0" w:space="0" w:color="auto"/>
      </w:divBdr>
    </w:div>
    <w:div w:id="1318656979">
      <w:bodyDiv w:val="1"/>
      <w:marLeft w:val="0"/>
      <w:marRight w:val="0"/>
      <w:marTop w:val="0"/>
      <w:marBottom w:val="0"/>
      <w:divBdr>
        <w:top w:val="none" w:sz="0" w:space="0" w:color="auto"/>
        <w:left w:val="none" w:sz="0" w:space="0" w:color="auto"/>
        <w:bottom w:val="none" w:sz="0" w:space="0" w:color="auto"/>
        <w:right w:val="none" w:sz="0" w:space="0" w:color="auto"/>
      </w:divBdr>
    </w:div>
    <w:div w:id="1526744826">
      <w:bodyDiv w:val="1"/>
      <w:marLeft w:val="0"/>
      <w:marRight w:val="0"/>
      <w:marTop w:val="0"/>
      <w:marBottom w:val="0"/>
      <w:divBdr>
        <w:top w:val="none" w:sz="0" w:space="0" w:color="auto"/>
        <w:left w:val="none" w:sz="0" w:space="0" w:color="auto"/>
        <w:bottom w:val="none" w:sz="0" w:space="0" w:color="auto"/>
        <w:right w:val="none" w:sz="0" w:space="0" w:color="auto"/>
      </w:divBdr>
    </w:div>
    <w:div w:id="1613439399">
      <w:bodyDiv w:val="1"/>
      <w:marLeft w:val="0"/>
      <w:marRight w:val="0"/>
      <w:marTop w:val="0"/>
      <w:marBottom w:val="0"/>
      <w:divBdr>
        <w:top w:val="none" w:sz="0" w:space="0" w:color="auto"/>
        <w:left w:val="none" w:sz="0" w:space="0" w:color="auto"/>
        <w:bottom w:val="none" w:sz="0" w:space="0" w:color="auto"/>
        <w:right w:val="none" w:sz="0" w:space="0" w:color="auto"/>
      </w:divBdr>
    </w:div>
    <w:div w:id="1623997876">
      <w:bodyDiv w:val="1"/>
      <w:marLeft w:val="0"/>
      <w:marRight w:val="0"/>
      <w:marTop w:val="0"/>
      <w:marBottom w:val="0"/>
      <w:divBdr>
        <w:top w:val="none" w:sz="0" w:space="0" w:color="auto"/>
        <w:left w:val="none" w:sz="0" w:space="0" w:color="auto"/>
        <w:bottom w:val="none" w:sz="0" w:space="0" w:color="auto"/>
        <w:right w:val="none" w:sz="0" w:space="0" w:color="auto"/>
      </w:divBdr>
    </w:div>
    <w:div w:id="1635672203">
      <w:bodyDiv w:val="1"/>
      <w:marLeft w:val="0"/>
      <w:marRight w:val="0"/>
      <w:marTop w:val="0"/>
      <w:marBottom w:val="0"/>
      <w:divBdr>
        <w:top w:val="none" w:sz="0" w:space="0" w:color="auto"/>
        <w:left w:val="none" w:sz="0" w:space="0" w:color="auto"/>
        <w:bottom w:val="none" w:sz="0" w:space="0" w:color="auto"/>
        <w:right w:val="none" w:sz="0" w:space="0" w:color="auto"/>
      </w:divBdr>
    </w:div>
    <w:div w:id="1703092496">
      <w:bodyDiv w:val="1"/>
      <w:marLeft w:val="0"/>
      <w:marRight w:val="0"/>
      <w:marTop w:val="0"/>
      <w:marBottom w:val="0"/>
      <w:divBdr>
        <w:top w:val="none" w:sz="0" w:space="0" w:color="auto"/>
        <w:left w:val="none" w:sz="0" w:space="0" w:color="auto"/>
        <w:bottom w:val="none" w:sz="0" w:space="0" w:color="auto"/>
        <w:right w:val="none" w:sz="0" w:space="0" w:color="auto"/>
      </w:divBdr>
    </w:div>
    <w:div w:id="1725831530">
      <w:bodyDiv w:val="1"/>
      <w:marLeft w:val="0"/>
      <w:marRight w:val="0"/>
      <w:marTop w:val="0"/>
      <w:marBottom w:val="0"/>
      <w:divBdr>
        <w:top w:val="none" w:sz="0" w:space="0" w:color="auto"/>
        <w:left w:val="none" w:sz="0" w:space="0" w:color="auto"/>
        <w:bottom w:val="none" w:sz="0" w:space="0" w:color="auto"/>
        <w:right w:val="none" w:sz="0" w:space="0" w:color="auto"/>
      </w:divBdr>
    </w:div>
    <w:div w:id="1776562393">
      <w:bodyDiv w:val="1"/>
      <w:marLeft w:val="0"/>
      <w:marRight w:val="0"/>
      <w:marTop w:val="0"/>
      <w:marBottom w:val="0"/>
      <w:divBdr>
        <w:top w:val="none" w:sz="0" w:space="0" w:color="auto"/>
        <w:left w:val="none" w:sz="0" w:space="0" w:color="auto"/>
        <w:bottom w:val="none" w:sz="0" w:space="0" w:color="auto"/>
        <w:right w:val="none" w:sz="0" w:space="0" w:color="auto"/>
      </w:divBdr>
    </w:div>
    <w:div w:id="1807698249">
      <w:bodyDiv w:val="1"/>
      <w:marLeft w:val="0"/>
      <w:marRight w:val="0"/>
      <w:marTop w:val="0"/>
      <w:marBottom w:val="0"/>
      <w:divBdr>
        <w:top w:val="none" w:sz="0" w:space="0" w:color="auto"/>
        <w:left w:val="none" w:sz="0" w:space="0" w:color="auto"/>
        <w:bottom w:val="none" w:sz="0" w:space="0" w:color="auto"/>
        <w:right w:val="none" w:sz="0" w:space="0" w:color="auto"/>
      </w:divBdr>
    </w:div>
    <w:div w:id="1838029989">
      <w:bodyDiv w:val="1"/>
      <w:marLeft w:val="0"/>
      <w:marRight w:val="0"/>
      <w:marTop w:val="0"/>
      <w:marBottom w:val="0"/>
      <w:divBdr>
        <w:top w:val="none" w:sz="0" w:space="0" w:color="auto"/>
        <w:left w:val="none" w:sz="0" w:space="0" w:color="auto"/>
        <w:bottom w:val="none" w:sz="0" w:space="0" w:color="auto"/>
        <w:right w:val="none" w:sz="0" w:space="0" w:color="auto"/>
      </w:divBdr>
    </w:div>
    <w:div w:id="1975060615">
      <w:bodyDiv w:val="1"/>
      <w:marLeft w:val="0"/>
      <w:marRight w:val="0"/>
      <w:marTop w:val="0"/>
      <w:marBottom w:val="0"/>
      <w:divBdr>
        <w:top w:val="none" w:sz="0" w:space="0" w:color="auto"/>
        <w:left w:val="none" w:sz="0" w:space="0" w:color="auto"/>
        <w:bottom w:val="none" w:sz="0" w:space="0" w:color="auto"/>
        <w:right w:val="none" w:sz="0" w:space="0" w:color="auto"/>
      </w:divBdr>
    </w:div>
    <w:div w:id="1994796946">
      <w:bodyDiv w:val="1"/>
      <w:marLeft w:val="0"/>
      <w:marRight w:val="0"/>
      <w:marTop w:val="0"/>
      <w:marBottom w:val="0"/>
      <w:divBdr>
        <w:top w:val="none" w:sz="0" w:space="0" w:color="auto"/>
        <w:left w:val="none" w:sz="0" w:space="0" w:color="auto"/>
        <w:bottom w:val="none" w:sz="0" w:space="0" w:color="auto"/>
        <w:right w:val="none" w:sz="0" w:space="0" w:color="auto"/>
      </w:divBdr>
    </w:div>
    <w:div w:id="2064137905">
      <w:bodyDiv w:val="1"/>
      <w:marLeft w:val="0"/>
      <w:marRight w:val="0"/>
      <w:marTop w:val="0"/>
      <w:marBottom w:val="0"/>
      <w:divBdr>
        <w:top w:val="none" w:sz="0" w:space="0" w:color="auto"/>
        <w:left w:val="none" w:sz="0" w:space="0" w:color="auto"/>
        <w:bottom w:val="none" w:sz="0" w:space="0" w:color="auto"/>
        <w:right w:val="none" w:sz="0" w:space="0" w:color="auto"/>
      </w:divBdr>
    </w:div>
    <w:div w:id="212692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anada.ca/en/treasury-board-secretariat/services/access-information-privacy/access-information/info-source/standard-personal-information-banks.html" TargetMode="External"/><Relationship Id="rId21" Type="http://schemas.openxmlformats.org/officeDocument/2006/relationships/comments" Target="comments.xml"/><Relationship Id="rId42" Type="http://schemas.openxmlformats.org/officeDocument/2006/relationships/hyperlink" Target="https://www.tbs-sct.canada.ca/pol/doc-eng.aspx?id=18309" TargetMode="External"/><Relationship Id="rId47" Type="http://schemas.openxmlformats.org/officeDocument/2006/relationships/hyperlink" Target="https://www.canada.ca/en/government/system/digital-government/digital-government-innovations/responsible-use-ai/guide-use-generative-ai.html" TargetMode="External"/><Relationship Id="rId63" Type="http://schemas.openxmlformats.org/officeDocument/2006/relationships/hyperlink" Target="https://014gc.sharepoint.com/:w:/r/sites/AICoE/_layouts/15/Doc.aspx?sourcedoc=%7B0D8F13B1-8C78-48EC-B451-0DB11BDC4B1D%7D&amp;file=EVA%20Foundational%20Project%20-%20LITE%20HL%20Bus%20Req.docx&amp;action=default&amp;mobileredirect=true" TargetMode="External"/><Relationship Id="rId68" Type="http://schemas.openxmlformats.org/officeDocument/2006/relationships/hyperlink" Target="https://014gc.sharepoint.com/:w:/s/Dynamics365OnlineServices/dgprp-pmd/EUsIMwkI4YBIsZmzen1f7J8Bqz2cCIgVt6vDL0X3-VCRZA?e=4usBzc" TargetMode="External"/><Relationship Id="rId16" Type="http://schemas.openxmlformats.org/officeDocument/2006/relationships/footer" Target="footer2.xml"/><Relationship Id="rId11" Type="http://schemas.openxmlformats.org/officeDocument/2006/relationships/endnotes" Target="endnotes.xml"/><Relationship Id="rId24" Type="http://schemas.microsoft.com/office/2018/08/relationships/commentsExtensible" Target="commentsExtensible.xml"/><Relationship Id="rId32" Type="http://schemas.openxmlformats.org/officeDocument/2006/relationships/hyperlink" Target="https://laws-lois.justice.gc.ca/eng/acts/P-21/" TargetMode="External"/><Relationship Id="rId37" Type="http://schemas.openxmlformats.org/officeDocument/2006/relationships/hyperlink" Target="https://laws-lois.justice.gc.ca/eng/acts/p-21/FullText.html" TargetMode="External"/><Relationship Id="rId40" Type="http://schemas.openxmlformats.org/officeDocument/2006/relationships/hyperlink" Target="https://www.tbs-sct.canada.ca/pol/doc-eng.aspx?id=18309" TargetMode="External"/><Relationship Id="rId45" Type="http://schemas.openxmlformats.org/officeDocument/2006/relationships/hyperlink" Target="https://www.tbs-sct.canada.ca/ap/atip-aiprp/coord-eng.asp" TargetMode="External"/><Relationship Id="rId53" Type="http://schemas.openxmlformats.org/officeDocument/2006/relationships/hyperlink" Target="https://www.priv.gc.ca/en/report-a-concern/" TargetMode="External"/><Relationship Id="rId58" Type="http://schemas.openxmlformats.org/officeDocument/2006/relationships/hyperlink" Target="https://www.canada.ca/en/government/system/digital-government/digital-government-innovations/responsible-use-ai/guide-use-generative-ai.html" TargetMode="External"/><Relationship Id="rId66" Type="http://schemas.openxmlformats.org/officeDocument/2006/relationships/hyperlink" Target="https://014gc.sharepoint.com/:b:/s/Dynamics365OnlineServices/dgprp-pmd/Eck5ciEhfWdJih2VMy3Sn18B6Zs-sEdvUg26ws0yRpH5ZQ?e=8XRoqg" TargetMode="External"/><Relationship Id="rId74" Type="http://schemas.openxmlformats.org/officeDocument/2006/relationships/image" Target="media/image5.png"/><Relationship Id="rId79" Type="http://schemas.microsoft.com/office/2019/05/relationships/documenttasks" Target="documenttasks/documenttasks1.xml"/><Relationship Id="rId5" Type="http://schemas.openxmlformats.org/officeDocument/2006/relationships/customXml" Target="../customXml/item5.xml"/><Relationship Id="rId61" Type="http://schemas.openxmlformats.org/officeDocument/2006/relationships/hyperlink" Target="https://www.canada.ca/en/treasury-board-secretariat/services/access-information-privacy/access-information/information-about-programs-information-holdings/standard-personal-information-banks.html" TargetMode="External"/><Relationship Id="rId19" Type="http://schemas.openxmlformats.org/officeDocument/2006/relationships/header" Target="header4.xml"/><Relationship Id="rId14" Type="http://schemas.openxmlformats.org/officeDocument/2006/relationships/footer" Target="footer1.xml"/><Relationship Id="rId22" Type="http://schemas.microsoft.com/office/2011/relationships/commentsExtended" Target="commentsExtended.xml"/><Relationship Id="rId27" Type="http://schemas.openxmlformats.org/officeDocument/2006/relationships/hyperlink" Target="https://www.canada.ca/en/employment-social-development/corporate/transparency/access-information/reports/infosource.html" TargetMode="External"/><Relationship Id="rId30" Type="http://schemas.openxmlformats.org/officeDocument/2006/relationships/hyperlink" Target="https://can01.safelinks.protection.outlook.com/?url=https%3A%2F%2Flearn.microsoft.com%2Fen-us%2Flegal%2Fcognitive-services%2Fopenai%2Fdata-privacy%3Ftabs%3Dazure-portal&amp;data=05%7C02%7Cabdur.matin%40hrsdc-rhdcc.gc.ca%7Cece7de2a89d14ce00a8708dd6ade88f0%7C9ed558468a814246acd8b1a01abfc0d1%7C0%7C0%7C638784226182395583%7CUnknown%7CTWFpbGZsb3d8eyJFbXB0eU1hcGkiOnRydWUsIlYiOiIwLjAuMDAwMCIsIlAiOiJXaW4zMiIsIkFOIjoiTWFpbCIsIldUIjoyfQ%3D%3D%7C0%7C%7C%7C&amp;sdata=IU%2FLhzfXXbnvgv8Tj0N9WVRsuqG0pDRC7ckYIRBy0SU%3D&amp;reserved=0" TargetMode="External"/><Relationship Id="rId35" Type="http://schemas.openxmlformats.org/officeDocument/2006/relationships/hyperlink" Target="https://www.canada.ca/en/employment-social-development/corporate/transparency/access-information/reports/infosource.html" TargetMode="External"/><Relationship Id="rId43" Type="http://schemas.openxmlformats.org/officeDocument/2006/relationships/hyperlink" Target="https://www.canada.ca/en/employment-social-development/corporate/transparency/access-information.html" TargetMode="External"/><Relationship Id="rId48" Type="http://schemas.openxmlformats.org/officeDocument/2006/relationships/hyperlink" Target="https://laws-lois.justice.gc.ca/eng/acts/P-21/" TargetMode="External"/><Relationship Id="rId56" Type="http://schemas.openxmlformats.org/officeDocument/2006/relationships/hyperlink" Target="mailto:edsc.dgiit.cdeia-aicoe.iitb.esdc@hrsdc-rhdcc.gc.ca" TargetMode="External"/><Relationship Id="rId64" Type="http://schemas.openxmlformats.org/officeDocument/2006/relationships/hyperlink" Target="https://esdc.sabacloud.com/Saba/Web_spf/CA1PRD0006/app/me/learningeventdetail;spf-url=common%2Fledetail%2Fcours000000000133934" TargetMode="External"/><Relationship Id="rId69" Type="http://schemas.openxmlformats.org/officeDocument/2006/relationships/hyperlink" Target="https://014gc.sharepoint.com/:w:/s/Dynamics365OnlineServices/dgprp-pmd/EXSeDHcDZx5ClmypQ1GM9K0BPF3srZC7ug9i3twHV1SM-Q?e=mWrr9l" TargetMode="External"/><Relationship Id="rId77"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hyperlink" Target="https://laws-lois.justice.gc.ca/eng/acts/A-1/" TargetMode="External"/><Relationship Id="rId72" Type="http://schemas.openxmlformats.org/officeDocument/2006/relationships/image" Target="media/image3.png"/><Relationship Id="rId80"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laws-lois.justice.gc.ca/eng/acts/P-21/" TargetMode="External"/><Relationship Id="rId33" Type="http://schemas.openxmlformats.org/officeDocument/2006/relationships/hyperlink" Target="https://www.canada.ca/en/treasury-board-secretariat/services/access-information-privacy/access-information/info-source/standard-personal-information-banks.html" TargetMode="External"/><Relationship Id="rId38" Type="http://schemas.openxmlformats.org/officeDocument/2006/relationships/hyperlink" Target="https://www.tbs-sct.canada.ca/pol/doc-eng.aspx?id=32592" TargetMode="External"/><Relationship Id="rId46" Type="http://schemas.openxmlformats.org/officeDocument/2006/relationships/hyperlink" Target="https://www.canada.ca/en/government/system/digital-government/digital-government-innovations/responsible-use-ai/generative-ai-your-daily-work.html" TargetMode="External"/><Relationship Id="rId59" Type="http://schemas.openxmlformats.org/officeDocument/2006/relationships/hyperlink" Target="https://esdc.sabacloud.com/Saba/Web_spf/CA1PRD0006/app/me/learningeventdetail/cours000000000133934?regId=regdw000000003988962" TargetMode="External"/><Relationship Id="rId67" Type="http://schemas.openxmlformats.org/officeDocument/2006/relationships/hyperlink" Target="https://esdc.sabacloud.com/Saba/Web_spf/CA1PRD0006/app/content-player?contextid=ctctx000000021675321&amp;subscriptionid=ctnsr000000000111535&amp;assignmentid=cninv000000000041126&amp;launchpoint=LEARNER&amp;regid=regdw000000003985193&amp;signOff=false&amp;spfurl=false&amp;backurl=me%2Flearningeventdetail%2Fcours000000000002683%3FregId%3Dregdw000000003985193%26learnerId%3Demplo000000000164756%26context%3Duser%26returnPage%3DCertification%26certId%3Dcurra000000000005460" TargetMode="External"/><Relationship Id="rId20" Type="http://schemas.openxmlformats.org/officeDocument/2006/relationships/hyperlink" Target="https://www.tbs-sct.canada.ca/pol/doc-eng.aspx?id=18309" TargetMode="External"/><Relationship Id="rId41" Type="http://schemas.openxmlformats.org/officeDocument/2006/relationships/hyperlink" Target="https://www.canada.ca/en/employment-social-development/corporate/transparency/access-information/reports/pia.html" TargetMode="External"/><Relationship Id="rId54" Type="http://schemas.openxmlformats.org/officeDocument/2006/relationships/hyperlink" Target="https://esdc.sabacloud.com/Saba/Web_spf/CA1PRD0006/app/me/learningeventdetail/cours000000000133934?regId=regdw000000003988962" TargetMode="External"/><Relationship Id="rId62" Type="http://schemas.openxmlformats.org/officeDocument/2006/relationships/hyperlink" Target="https://www.canada.ca/en/treasury-board-secretariat/services/access-information-privacy/access-information/information-about-programs-information-holdings/standard-classes-records.html" TargetMode="External"/><Relationship Id="rId70" Type="http://schemas.openxmlformats.org/officeDocument/2006/relationships/hyperlink" Target="https://014gc.sharepoint.com/:u:/s/Dynamics365OnlineServices/dgprp-pmd/EZf-C_3qD25KvoxPidLebvsB3vsP0ygTRL25GsqBg2k17A?e=4Tx8Mc"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microsoft.com/office/2016/09/relationships/commentsIds" Target="commentsIds.xml"/><Relationship Id="rId28" Type="http://schemas.openxmlformats.org/officeDocument/2006/relationships/image" Target="media/image2.png"/><Relationship Id="rId36" Type="http://schemas.openxmlformats.org/officeDocument/2006/relationships/hyperlink" Target="https://www.canada.ca/en/employment-social-development/corporate/transparency/access-information/reports/infosource.html" TargetMode="External"/><Relationship Id="rId49" Type="http://schemas.openxmlformats.org/officeDocument/2006/relationships/hyperlink" Target="https://www.canada.ca/en/treasury-board-secretariat/services/access-information-privacy/access-information/info-source/standard-personal-information-banks.html" TargetMode="External"/><Relationship Id="rId57" Type="http://schemas.openxmlformats.org/officeDocument/2006/relationships/hyperlink" Target="https://esdc.prv/en/news/adms-champions/2024/12/24.shtml" TargetMode="External"/><Relationship Id="rId10" Type="http://schemas.openxmlformats.org/officeDocument/2006/relationships/footnotes" Target="footnotes.xml"/><Relationship Id="rId31" Type="http://schemas.openxmlformats.org/officeDocument/2006/relationships/hyperlink" Target="https://laws-lois.justice.gc.ca/eng/acts/P-21/" TargetMode="External"/><Relationship Id="rId44" Type="http://schemas.openxmlformats.org/officeDocument/2006/relationships/hyperlink" Target="https://www.canada.ca/en/employment-social-development/corporate/transparency/access-information/reports/infosource.html" TargetMode="External"/><Relationship Id="rId52" Type="http://schemas.openxmlformats.org/officeDocument/2006/relationships/hyperlink" Target="https://laws-lois.justice.gc.ca/eng/acts/p-21/" TargetMode="External"/><Relationship Id="rId60" Type="http://schemas.openxmlformats.org/officeDocument/2006/relationships/hyperlink" Target="https://www.canada.ca/en/treasury-board-secretariat/services/access-information-privacy/access-information/information-about-programs-information-holdings/standard-personal-information-banks.html" TargetMode="External"/><Relationship Id="rId65" Type="http://schemas.openxmlformats.org/officeDocument/2006/relationships/hyperlink" Target="https://014gc.sharepoint.com/:w:/s/Dynamics365OnlineServices/dgprp-pmd/EcqmejL_padPlOxD7t4E5yMB8HubEZMgmkCn-yXB6P8Rsg?e=Fs1Knz" TargetMode="External"/><Relationship Id="rId73" Type="http://schemas.openxmlformats.org/officeDocument/2006/relationships/image" Target="media/image4.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www.tbs-sct.canada.ca/pol/doc-eng.aspx?id=32590" TargetMode="External"/><Relationship Id="rId34" Type="http://schemas.openxmlformats.org/officeDocument/2006/relationships/hyperlink" Target="https://www.canada.ca/en/treasury-board-secretariat/services/access-information-privacy/access-information/info-source/standard-personal-information-banks.html" TargetMode="External"/><Relationship Id="rId50" Type="http://schemas.openxmlformats.org/officeDocument/2006/relationships/hyperlink" Target="https://www.canada.ca/en/employment-social-development/corporate/transparency/access-information/reports/infosource.html" TargetMode="External"/><Relationship Id="rId55" Type="http://schemas.openxmlformats.org/officeDocument/2006/relationships/hyperlink" Target="https://014gc.sharepoint.com/sites/AICoE/SitePages/%5bQN%5d%20Home.aspx?csf=1&amp;web=1&amp;e=nB6sZA" TargetMode="External"/><Relationship Id="rId76" Type="http://schemas.microsoft.com/office/2011/relationships/people" Target="people.xml"/><Relationship Id="rId7" Type="http://schemas.openxmlformats.org/officeDocument/2006/relationships/styles" Target="styles.xml"/><Relationship Id="rId71" Type="http://schemas.openxmlformats.org/officeDocument/2006/relationships/hyperlink" Target="https://learn.microsoft.com/en-us/azure/ai-services/openai/concepts/content-filter?tabs=warning%2Cuser-prompt%2Cpython-new" TargetMode="External"/><Relationship Id="rId2" Type="http://schemas.openxmlformats.org/officeDocument/2006/relationships/customXml" Target="../customXml/item2.xml"/><Relationship Id="rId29" Type="http://schemas.openxmlformats.org/officeDocument/2006/relationships/hyperlink" Target="https://www.priv.gc.ca/en/privacy-topics/technology/artificial-intelligence/gd_principles_ai/" TargetMode="External"/></Relationships>
</file>

<file path=word/documenttasks/documenttasks1.xml><?xml version="1.0" encoding="utf-8"?>
<t:Tasks xmlns:t="http://schemas.microsoft.com/office/tasks/2019/documenttasks" xmlns:oel="http://schemas.microsoft.com/office/2019/extlst">
  <t:Task id="{F965D66C-65CA-4077-B469-410CF8EC291D}">
    <t:Anchor>
      <t:Comment id="602390811"/>
    </t:Anchor>
    <t:History>
      <t:Event id="{C58BACF4-3E4B-4DBD-863F-DEC4337C02DD}" time="2025-05-13T19:42:22.757Z">
        <t:Attribution userId="S::abdur.matin@hrsdc-rhdcc.gc.ca::6d2a6a99-9911-45bc-86da-a855cd3df4e7" userProvider="AD" userName="Matin, Abdur Rafey AM [NC]"/>
        <t:Anchor>
          <t:Comment id="602390811"/>
        </t:Anchor>
        <t:Create/>
      </t:Event>
      <t:Event id="{6A86316E-C980-4901-85F8-3A344B5C7702}" time="2025-05-13T19:42:22.757Z">
        <t:Attribution userId="S::abdur.matin@hrsdc-rhdcc.gc.ca::6d2a6a99-9911-45bc-86da-a855cd3df4e7" userProvider="AD" userName="Matin, Abdur Rafey AM [NC]"/>
        <t:Anchor>
          <t:Comment id="602390811"/>
        </t:Anchor>
        <t:Assign userId="S::rachel.hodgson@hrsdc-rhdcc.gc.ca::a68ae545-fb5e-484c-b2ff-726cc48d1ac0" userProvider="AD" userName="Hodgson, Rachel R [NC]"/>
      </t:Event>
      <t:Event id="{01F70C31-EFA4-4364-B141-BE1AA8F5E707}" time="2025-05-13T19:42:22.757Z">
        <t:Attribution userId="S::abdur.matin@hrsdc-rhdcc.gc.ca::6d2a6a99-9911-45bc-86da-a855cd3df4e7" userProvider="AD" userName="Matin, Abdur Rafey AM [NC]"/>
        <t:Anchor>
          <t:Comment id="602390811"/>
        </t:Anchor>
        <t:SetTitle title="@Hodgson, Rachel R [NC] Rachel in my view, this should not be a risk, since the Term of use, clearly mentions are part of accountability safeguards. Please review and accept the following terms to proceed. This should be considered mandatory training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CEBB09E8-FF78-4A91-BA1A-6074A04C2F58}"/>
      </w:docPartPr>
      <w:docPartBody>
        <w:p w:rsidR="00EF2834" w:rsidRDefault="00472BDE">
          <w:r w:rsidRPr="006F1C22">
            <w:rPr>
              <w:rStyle w:val="PlaceholderText"/>
            </w:rPr>
            <w:t>Choose an item.</w:t>
          </w:r>
        </w:p>
      </w:docPartBody>
    </w:docPart>
    <w:docPart>
      <w:docPartPr>
        <w:name w:val="EAD063EAE2C34AEFA79EC74355411EE2"/>
        <w:category>
          <w:name w:val="General"/>
          <w:gallery w:val="placeholder"/>
        </w:category>
        <w:types>
          <w:type w:val="bbPlcHdr"/>
        </w:types>
        <w:behaviors>
          <w:behavior w:val="content"/>
        </w:behaviors>
        <w:guid w:val="{F4EE8127-8A98-41AE-93D2-A5316519A195}"/>
      </w:docPartPr>
      <w:docPartBody>
        <w:p w:rsidR="00EF2834" w:rsidRDefault="00472BDE" w:rsidP="00472BDE">
          <w:pPr>
            <w:pStyle w:val="EAD063EAE2C34AEFA79EC74355411EE2"/>
          </w:pPr>
          <w:r w:rsidRPr="006F1C22">
            <w:rPr>
              <w:rStyle w:val="PlaceholderText"/>
            </w:rPr>
            <w:t>Choose an item.</w:t>
          </w:r>
        </w:p>
      </w:docPartBody>
    </w:docPart>
    <w:docPart>
      <w:docPartPr>
        <w:name w:val="770C849CF6694FF28DA1FBC616B647C9"/>
        <w:category>
          <w:name w:val="General"/>
          <w:gallery w:val="placeholder"/>
        </w:category>
        <w:types>
          <w:type w:val="bbPlcHdr"/>
        </w:types>
        <w:behaviors>
          <w:behavior w:val="content"/>
        </w:behaviors>
        <w:guid w:val="{B0414FD6-B9FC-4EE5-8401-87EB8C612AF0}"/>
      </w:docPartPr>
      <w:docPartBody>
        <w:p w:rsidR="00EF2834" w:rsidRDefault="00472BDE" w:rsidP="00472BDE">
          <w:pPr>
            <w:pStyle w:val="770C849CF6694FF28DA1FBC616B647C9"/>
          </w:pPr>
          <w:r w:rsidRPr="006F1C22">
            <w:rPr>
              <w:rStyle w:val="PlaceholderText"/>
            </w:rPr>
            <w:t>Choose an item.</w:t>
          </w:r>
        </w:p>
      </w:docPartBody>
    </w:docPart>
    <w:docPart>
      <w:docPartPr>
        <w:name w:val="8B76D25DFA4B4EA994ADCE48BFF30063"/>
        <w:category>
          <w:name w:val="General"/>
          <w:gallery w:val="placeholder"/>
        </w:category>
        <w:types>
          <w:type w:val="bbPlcHdr"/>
        </w:types>
        <w:behaviors>
          <w:behavior w:val="content"/>
        </w:behaviors>
        <w:guid w:val="{D84ABB66-FD3F-4456-8C2B-B96E09B781C0}"/>
      </w:docPartPr>
      <w:docPartBody>
        <w:p w:rsidR="00EF2834" w:rsidRDefault="00472BDE" w:rsidP="00472BDE">
          <w:pPr>
            <w:pStyle w:val="8B76D25DFA4B4EA994ADCE48BFF30063"/>
          </w:pPr>
          <w:r w:rsidRPr="006F1C22">
            <w:rPr>
              <w:rStyle w:val="PlaceholderText"/>
            </w:rPr>
            <w:t>Choose an item.</w:t>
          </w:r>
        </w:p>
      </w:docPartBody>
    </w:docPart>
    <w:docPart>
      <w:docPartPr>
        <w:name w:val="B0232E2DB7654B7BAF595A7F408F35A4"/>
        <w:category>
          <w:name w:val="General"/>
          <w:gallery w:val="placeholder"/>
        </w:category>
        <w:types>
          <w:type w:val="bbPlcHdr"/>
        </w:types>
        <w:behaviors>
          <w:behavior w:val="content"/>
        </w:behaviors>
        <w:guid w:val="{F5D1F693-2FE1-4519-9A2D-3010F9669203}"/>
      </w:docPartPr>
      <w:docPartBody>
        <w:p w:rsidR="00EF2834" w:rsidRDefault="00472BDE" w:rsidP="00472BDE">
          <w:pPr>
            <w:pStyle w:val="B0232E2DB7654B7BAF595A7F408F35A4"/>
          </w:pPr>
          <w:r w:rsidRPr="006F1C22">
            <w:rPr>
              <w:rStyle w:val="PlaceholderText"/>
            </w:rPr>
            <w:t>Choose an item.</w:t>
          </w:r>
        </w:p>
      </w:docPartBody>
    </w:docPart>
    <w:docPart>
      <w:docPartPr>
        <w:name w:val="02871C223E204E0E89CA166A22DEF0ED"/>
        <w:category>
          <w:name w:val="General"/>
          <w:gallery w:val="placeholder"/>
        </w:category>
        <w:types>
          <w:type w:val="bbPlcHdr"/>
        </w:types>
        <w:behaviors>
          <w:behavior w:val="content"/>
        </w:behaviors>
        <w:guid w:val="{C7C05D4D-8E06-45AD-93B7-0E608441B215}"/>
      </w:docPartPr>
      <w:docPartBody>
        <w:p w:rsidR="00EF2834" w:rsidRDefault="00472BDE" w:rsidP="00472BDE">
          <w:pPr>
            <w:pStyle w:val="02871C223E204E0E89CA166A22DEF0ED"/>
          </w:pPr>
          <w:r w:rsidRPr="006F1C22">
            <w:rPr>
              <w:rStyle w:val="PlaceholderText"/>
            </w:rPr>
            <w:t>Choose an item.</w:t>
          </w:r>
        </w:p>
      </w:docPartBody>
    </w:docPart>
    <w:docPart>
      <w:docPartPr>
        <w:name w:val="BE59039419D042AE9C494E99CB48AE51"/>
        <w:category>
          <w:name w:val="General"/>
          <w:gallery w:val="placeholder"/>
        </w:category>
        <w:types>
          <w:type w:val="bbPlcHdr"/>
        </w:types>
        <w:behaviors>
          <w:behavior w:val="content"/>
        </w:behaviors>
        <w:guid w:val="{BCB1D3A2-6781-442A-85DE-70E47C82AFBE}"/>
      </w:docPartPr>
      <w:docPartBody>
        <w:p w:rsidR="00EF2834" w:rsidRDefault="00472BDE" w:rsidP="00472BDE">
          <w:pPr>
            <w:pStyle w:val="BE59039419D042AE9C494E99CB48AE51"/>
          </w:pPr>
          <w:r w:rsidRPr="006F1C22">
            <w:rPr>
              <w:rStyle w:val="PlaceholderText"/>
            </w:rPr>
            <w:t>Choose an item.</w:t>
          </w:r>
        </w:p>
      </w:docPartBody>
    </w:docPart>
    <w:docPart>
      <w:docPartPr>
        <w:name w:val="59E8BE1CBBC8427EBD434EE010D10BD0"/>
        <w:category>
          <w:name w:val="General"/>
          <w:gallery w:val="placeholder"/>
        </w:category>
        <w:types>
          <w:type w:val="bbPlcHdr"/>
        </w:types>
        <w:behaviors>
          <w:behavior w:val="content"/>
        </w:behaviors>
        <w:guid w:val="{367EDFDE-2C0C-49A8-A56A-F563FFDDAD6C}"/>
      </w:docPartPr>
      <w:docPartBody>
        <w:p w:rsidR="00EF2834" w:rsidRDefault="00472BDE" w:rsidP="00472BDE">
          <w:pPr>
            <w:pStyle w:val="59E8BE1CBBC8427EBD434EE010D10BD0"/>
          </w:pPr>
          <w:r w:rsidRPr="006F1C22">
            <w:rPr>
              <w:rStyle w:val="PlaceholderText"/>
            </w:rPr>
            <w:t>Choose an item.</w:t>
          </w:r>
        </w:p>
      </w:docPartBody>
    </w:docPart>
    <w:docPart>
      <w:docPartPr>
        <w:name w:val="AFE094EBA7824C7898A6ACF9791849F8"/>
        <w:category>
          <w:name w:val="General"/>
          <w:gallery w:val="placeholder"/>
        </w:category>
        <w:types>
          <w:type w:val="bbPlcHdr"/>
        </w:types>
        <w:behaviors>
          <w:behavior w:val="content"/>
        </w:behaviors>
        <w:guid w:val="{4431BEC8-7A1D-42B3-A67B-E56B6F5BBA08}"/>
      </w:docPartPr>
      <w:docPartBody>
        <w:p w:rsidR="00EF2834" w:rsidRDefault="00472BDE" w:rsidP="00472BDE">
          <w:pPr>
            <w:pStyle w:val="AFE094EBA7824C7898A6ACF9791849F8"/>
          </w:pPr>
          <w:r w:rsidRPr="006F1C22">
            <w:rPr>
              <w:rStyle w:val="PlaceholderText"/>
            </w:rPr>
            <w:t>Choose an item.</w:t>
          </w:r>
        </w:p>
      </w:docPartBody>
    </w:docPart>
    <w:docPart>
      <w:docPartPr>
        <w:name w:val="302CB09822CE4A61B8DAB5707B8A618F"/>
        <w:category>
          <w:name w:val="General"/>
          <w:gallery w:val="placeholder"/>
        </w:category>
        <w:types>
          <w:type w:val="bbPlcHdr"/>
        </w:types>
        <w:behaviors>
          <w:behavior w:val="content"/>
        </w:behaviors>
        <w:guid w:val="{698A9296-81E9-4D95-A7EA-A5FFB0F2912E}"/>
      </w:docPartPr>
      <w:docPartBody>
        <w:p w:rsidR="00EF2834" w:rsidRDefault="00472BDE" w:rsidP="00472BDE">
          <w:pPr>
            <w:pStyle w:val="302CB09822CE4A61B8DAB5707B8A618F"/>
          </w:pPr>
          <w:r w:rsidRPr="006F1C22">
            <w:rPr>
              <w:rStyle w:val="PlaceholderText"/>
            </w:rPr>
            <w:t>Choose an item.</w:t>
          </w:r>
        </w:p>
      </w:docPartBody>
    </w:docPart>
    <w:docPart>
      <w:docPartPr>
        <w:name w:val="0BCC1BACAC3943AEB2B8FA01AD833B27"/>
        <w:category>
          <w:name w:val="General"/>
          <w:gallery w:val="placeholder"/>
        </w:category>
        <w:types>
          <w:type w:val="bbPlcHdr"/>
        </w:types>
        <w:behaviors>
          <w:behavior w:val="content"/>
        </w:behaviors>
        <w:guid w:val="{FA90F1EC-AC88-47AC-8210-9FC862F9C88E}"/>
      </w:docPartPr>
      <w:docPartBody>
        <w:p w:rsidR="00EF2834" w:rsidRDefault="00472BDE" w:rsidP="00472BDE">
          <w:pPr>
            <w:pStyle w:val="0BCC1BACAC3943AEB2B8FA01AD833B27"/>
          </w:pPr>
          <w:r w:rsidRPr="006F1C22">
            <w:rPr>
              <w:rStyle w:val="PlaceholderText"/>
            </w:rPr>
            <w:t>Choose an item.</w:t>
          </w:r>
        </w:p>
      </w:docPartBody>
    </w:docPart>
    <w:docPart>
      <w:docPartPr>
        <w:name w:val="3E053428602641D395493F0B5748872E"/>
        <w:category>
          <w:name w:val="General"/>
          <w:gallery w:val="placeholder"/>
        </w:category>
        <w:types>
          <w:type w:val="bbPlcHdr"/>
        </w:types>
        <w:behaviors>
          <w:behavior w:val="content"/>
        </w:behaviors>
        <w:guid w:val="{C8B89CC7-F50B-421C-A9E0-755C0E6C5398}"/>
      </w:docPartPr>
      <w:docPartBody>
        <w:p w:rsidR="00EF2834" w:rsidRDefault="00472BDE" w:rsidP="00472BDE">
          <w:pPr>
            <w:pStyle w:val="3E053428602641D395493F0B5748872E"/>
          </w:pPr>
          <w:r w:rsidRPr="006F1C22">
            <w:rPr>
              <w:rStyle w:val="PlaceholderText"/>
            </w:rPr>
            <w:t>Choose an item.</w:t>
          </w:r>
        </w:p>
      </w:docPartBody>
    </w:docPart>
    <w:docPart>
      <w:docPartPr>
        <w:name w:val="F37196EF82944836857F8B9DF29ED5D6"/>
        <w:category>
          <w:name w:val="General"/>
          <w:gallery w:val="placeholder"/>
        </w:category>
        <w:types>
          <w:type w:val="bbPlcHdr"/>
        </w:types>
        <w:behaviors>
          <w:behavior w:val="content"/>
        </w:behaviors>
        <w:guid w:val="{360E67BD-42E6-43BC-BEE8-41D381944359}"/>
      </w:docPartPr>
      <w:docPartBody>
        <w:p w:rsidR="00EF2834" w:rsidRDefault="00472BDE" w:rsidP="00472BDE">
          <w:pPr>
            <w:pStyle w:val="F37196EF82944836857F8B9DF29ED5D6"/>
          </w:pPr>
          <w:r w:rsidRPr="006F1C22">
            <w:rPr>
              <w:rStyle w:val="PlaceholderText"/>
            </w:rPr>
            <w:t>Choose an item.</w:t>
          </w:r>
        </w:p>
      </w:docPartBody>
    </w:docPart>
    <w:docPart>
      <w:docPartPr>
        <w:name w:val="DEF699C808FB4BA68627D1EBCA81344E"/>
        <w:category>
          <w:name w:val="General"/>
          <w:gallery w:val="placeholder"/>
        </w:category>
        <w:types>
          <w:type w:val="bbPlcHdr"/>
        </w:types>
        <w:behaviors>
          <w:behavior w:val="content"/>
        </w:behaviors>
        <w:guid w:val="{C5388F1C-D169-4265-9315-852166884839}"/>
      </w:docPartPr>
      <w:docPartBody>
        <w:p w:rsidR="00EF2834" w:rsidRDefault="00472BDE" w:rsidP="00472BDE">
          <w:pPr>
            <w:pStyle w:val="DEF699C808FB4BA68627D1EBCA81344E"/>
          </w:pPr>
          <w:r w:rsidRPr="006F1C22">
            <w:rPr>
              <w:rStyle w:val="PlaceholderText"/>
            </w:rPr>
            <w:t>Choose an item.</w:t>
          </w:r>
        </w:p>
      </w:docPartBody>
    </w:docPart>
    <w:docPart>
      <w:docPartPr>
        <w:name w:val="1BF87666EE964FA8BCC26DB13A2533F1"/>
        <w:category>
          <w:name w:val="General"/>
          <w:gallery w:val="placeholder"/>
        </w:category>
        <w:types>
          <w:type w:val="bbPlcHdr"/>
        </w:types>
        <w:behaviors>
          <w:behavior w:val="content"/>
        </w:behaviors>
        <w:guid w:val="{2EC7A590-9656-4531-B023-2C6603EF5138}"/>
      </w:docPartPr>
      <w:docPartBody>
        <w:p w:rsidR="00EF2834" w:rsidRDefault="00472BDE" w:rsidP="00472BDE">
          <w:pPr>
            <w:pStyle w:val="1BF87666EE964FA8BCC26DB13A2533F1"/>
          </w:pPr>
          <w:r w:rsidRPr="006F1C22">
            <w:rPr>
              <w:rStyle w:val="PlaceholderText"/>
            </w:rPr>
            <w:t>Choose an item.</w:t>
          </w:r>
        </w:p>
      </w:docPartBody>
    </w:docPart>
    <w:docPart>
      <w:docPartPr>
        <w:name w:val="978EA93511064B80A2FB380F86C66DAB"/>
        <w:category>
          <w:name w:val="General"/>
          <w:gallery w:val="placeholder"/>
        </w:category>
        <w:types>
          <w:type w:val="bbPlcHdr"/>
        </w:types>
        <w:behaviors>
          <w:behavior w:val="content"/>
        </w:behaviors>
        <w:guid w:val="{64BD6EDC-B1BF-4919-BEEA-F41E37C9C1E1}"/>
      </w:docPartPr>
      <w:docPartBody>
        <w:p w:rsidR="00EF2834" w:rsidRDefault="00472BDE" w:rsidP="00472BDE">
          <w:pPr>
            <w:pStyle w:val="978EA93511064B80A2FB380F86C66DAB"/>
          </w:pPr>
          <w:r w:rsidRPr="006F1C22">
            <w:rPr>
              <w:rStyle w:val="PlaceholderText"/>
            </w:rPr>
            <w:t>Choose an item.</w:t>
          </w:r>
        </w:p>
      </w:docPartBody>
    </w:docPart>
    <w:docPart>
      <w:docPartPr>
        <w:name w:val="BAB6C667442E4CEEB289FA2DE13D4F93"/>
        <w:category>
          <w:name w:val="General"/>
          <w:gallery w:val="placeholder"/>
        </w:category>
        <w:types>
          <w:type w:val="bbPlcHdr"/>
        </w:types>
        <w:behaviors>
          <w:behavior w:val="content"/>
        </w:behaviors>
        <w:guid w:val="{04F2439E-580A-458C-9A98-3ADEB740F917}"/>
      </w:docPartPr>
      <w:docPartBody>
        <w:p w:rsidR="00EF2834" w:rsidRDefault="00472BDE" w:rsidP="00472BDE">
          <w:pPr>
            <w:pStyle w:val="BAB6C667442E4CEEB289FA2DE13D4F93"/>
          </w:pPr>
          <w:r w:rsidRPr="006F1C22">
            <w:rPr>
              <w:rStyle w:val="PlaceholderText"/>
            </w:rPr>
            <w:t>Choose an item.</w:t>
          </w:r>
        </w:p>
      </w:docPartBody>
    </w:docPart>
    <w:docPart>
      <w:docPartPr>
        <w:name w:val="59B40D9B7897471584BFAE2318C7D448"/>
        <w:category>
          <w:name w:val="General"/>
          <w:gallery w:val="placeholder"/>
        </w:category>
        <w:types>
          <w:type w:val="bbPlcHdr"/>
        </w:types>
        <w:behaviors>
          <w:behavior w:val="content"/>
        </w:behaviors>
        <w:guid w:val="{39D0F171-FC21-4102-8885-3B19950F4672}"/>
      </w:docPartPr>
      <w:docPartBody>
        <w:p w:rsidR="00EF2834" w:rsidRDefault="00472BDE" w:rsidP="00472BDE">
          <w:pPr>
            <w:pStyle w:val="59B40D9B7897471584BFAE2318C7D448"/>
          </w:pPr>
          <w:r w:rsidRPr="006F1C22">
            <w:rPr>
              <w:rStyle w:val="PlaceholderText"/>
            </w:rPr>
            <w:t>Choose an item.</w:t>
          </w:r>
        </w:p>
      </w:docPartBody>
    </w:docPart>
    <w:docPart>
      <w:docPartPr>
        <w:name w:val="6864781BBEDF489BA1E4638171E425B0"/>
        <w:category>
          <w:name w:val="General"/>
          <w:gallery w:val="placeholder"/>
        </w:category>
        <w:types>
          <w:type w:val="bbPlcHdr"/>
        </w:types>
        <w:behaviors>
          <w:behavior w:val="content"/>
        </w:behaviors>
        <w:guid w:val="{8E94B779-C64A-4737-8830-59C5CCBF5FA5}"/>
      </w:docPartPr>
      <w:docPartBody>
        <w:p w:rsidR="00EF2834" w:rsidRDefault="00472BDE" w:rsidP="00472BDE">
          <w:pPr>
            <w:pStyle w:val="6864781BBEDF489BA1E4638171E425B0"/>
          </w:pPr>
          <w:r w:rsidRPr="006F1C22">
            <w:rPr>
              <w:rStyle w:val="PlaceholderText"/>
            </w:rPr>
            <w:t>Choose an item.</w:t>
          </w:r>
        </w:p>
      </w:docPartBody>
    </w:docPart>
    <w:docPart>
      <w:docPartPr>
        <w:name w:val="3930D5E9FA0848E8B5B9CB0541A26061"/>
        <w:category>
          <w:name w:val="General"/>
          <w:gallery w:val="placeholder"/>
        </w:category>
        <w:types>
          <w:type w:val="bbPlcHdr"/>
        </w:types>
        <w:behaviors>
          <w:behavior w:val="content"/>
        </w:behaviors>
        <w:guid w:val="{DE3A737F-2301-4AF1-9DD4-BE7488AEAC05}"/>
      </w:docPartPr>
      <w:docPartBody>
        <w:p w:rsidR="00EF2834" w:rsidRDefault="00472BDE" w:rsidP="00472BDE">
          <w:pPr>
            <w:pStyle w:val="3930D5E9FA0848E8B5B9CB0541A26061"/>
          </w:pPr>
          <w:r w:rsidRPr="006F1C22">
            <w:rPr>
              <w:rStyle w:val="PlaceholderText"/>
            </w:rPr>
            <w:t>Choose an item.</w:t>
          </w:r>
        </w:p>
      </w:docPartBody>
    </w:docPart>
    <w:docPart>
      <w:docPartPr>
        <w:name w:val="AABFB9F6DE92447D89A62DDE2E461D2B"/>
        <w:category>
          <w:name w:val="General"/>
          <w:gallery w:val="placeholder"/>
        </w:category>
        <w:types>
          <w:type w:val="bbPlcHdr"/>
        </w:types>
        <w:behaviors>
          <w:behavior w:val="content"/>
        </w:behaviors>
        <w:guid w:val="{831BA048-2167-4113-B962-DF036DA6A67C}"/>
      </w:docPartPr>
      <w:docPartBody>
        <w:p w:rsidR="00EF2834" w:rsidRDefault="00472BDE" w:rsidP="00472BDE">
          <w:pPr>
            <w:pStyle w:val="AABFB9F6DE92447D89A62DDE2E461D2B"/>
          </w:pPr>
          <w:r w:rsidRPr="006F1C22">
            <w:rPr>
              <w:rStyle w:val="PlaceholderText"/>
            </w:rPr>
            <w:t>Choose an item.</w:t>
          </w:r>
        </w:p>
      </w:docPartBody>
    </w:docPart>
    <w:docPart>
      <w:docPartPr>
        <w:name w:val="A913EF85BF104262AEB20C208EE03B46"/>
        <w:category>
          <w:name w:val="General"/>
          <w:gallery w:val="placeholder"/>
        </w:category>
        <w:types>
          <w:type w:val="bbPlcHdr"/>
        </w:types>
        <w:behaviors>
          <w:behavior w:val="content"/>
        </w:behaviors>
        <w:guid w:val="{465D1880-DAC9-4A20-9C39-D39197645A1D}"/>
      </w:docPartPr>
      <w:docPartBody>
        <w:p w:rsidR="00EF2834" w:rsidRDefault="00472BDE" w:rsidP="00472BDE">
          <w:pPr>
            <w:pStyle w:val="A913EF85BF104262AEB20C208EE03B46"/>
          </w:pPr>
          <w:r w:rsidRPr="006F1C22">
            <w:rPr>
              <w:rStyle w:val="PlaceholderText"/>
            </w:rPr>
            <w:t>Choose an item.</w:t>
          </w:r>
        </w:p>
      </w:docPartBody>
    </w:docPart>
    <w:docPart>
      <w:docPartPr>
        <w:name w:val="2AB61B3FD2204D86A610459AECAFEF0E"/>
        <w:category>
          <w:name w:val="General"/>
          <w:gallery w:val="placeholder"/>
        </w:category>
        <w:types>
          <w:type w:val="bbPlcHdr"/>
        </w:types>
        <w:behaviors>
          <w:behavior w:val="content"/>
        </w:behaviors>
        <w:guid w:val="{44B9CAB6-4713-4A8C-975E-000F7292ABB7}"/>
      </w:docPartPr>
      <w:docPartBody>
        <w:p w:rsidR="00EF2834" w:rsidRDefault="00472BDE" w:rsidP="00472BDE">
          <w:pPr>
            <w:pStyle w:val="2AB61B3FD2204D86A610459AECAFEF0E"/>
          </w:pPr>
          <w:r w:rsidRPr="006F1C22">
            <w:rPr>
              <w:rStyle w:val="PlaceholderText"/>
            </w:rPr>
            <w:t>Choose an item.</w:t>
          </w:r>
        </w:p>
      </w:docPartBody>
    </w:docPart>
    <w:docPart>
      <w:docPartPr>
        <w:name w:val="7778B5D2B7394484B5D3F3226D700AF1"/>
        <w:category>
          <w:name w:val="General"/>
          <w:gallery w:val="placeholder"/>
        </w:category>
        <w:types>
          <w:type w:val="bbPlcHdr"/>
        </w:types>
        <w:behaviors>
          <w:behavior w:val="content"/>
        </w:behaviors>
        <w:guid w:val="{5C9FC7C1-6B62-4F27-B486-CA5A848F717F}"/>
      </w:docPartPr>
      <w:docPartBody>
        <w:p w:rsidR="00EF2834" w:rsidRDefault="00472BDE" w:rsidP="00472BDE">
          <w:pPr>
            <w:pStyle w:val="7778B5D2B7394484B5D3F3226D700AF1"/>
          </w:pPr>
          <w:r w:rsidRPr="006F1C22">
            <w:rPr>
              <w:rStyle w:val="PlaceholderText"/>
            </w:rPr>
            <w:t>Choose an item.</w:t>
          </w:r>
        </w:p>
      </w:docPartBody>
    </w:docPart>
    <w:docPart>
      <w:docPartPr>
        <w:name w:val="CBF78E67506D4B6EB264F792721E8F31"/>
        <w:category>
          <w:name w:val="General"/>
          <w:gallery w:val="placeholder"/>
        </w:category>
        <w:types>
          <w:type w:val="bbPlcHdr"/>
        </w:types>
        <w:behaviors>
          <w:behavior w:val="content"/>
        </w:behaviors>
        <w:guid w:val="{6B738A05-9F6E-44AB-93D2-7F0D052FA68F}"/>
      </w:docPartPr>
      <w:docPartBody>
        <w:p w:rsidR="00EF2834" w:rsidRDefault="00472BDE" w:rsidP="00472BDE">
          <w:pPr>
            <w:pStyle w:val="CBF78E67506D4B6EB264F792721E8F31"/>
          </w:pPr>
          <w:r w:rsidRPr="006F1C22">
            <w:rPr>
              <w:rStyle w:val="PlaceholderText"/>
            </w:rPr>
            <w:t>Choose an item.</w:t>
          </w:r>
        </w:p>
      </w:docPartBody>
    </w:docPart>
    <w:docPart>
      <w:docPartPr>
        <w:name w:val="FA2686E6926F4E81A17A389CFE11CF86"/>
        <w:category>
          <w:name w:val="General"/>
          <w:gallery w:val="placeholder"/>
        </w:category>
        <w:types>
          <w:type w:val="bbPlcHdr"/>
        </w:types>
        <w:behaviors>
          <w:behavior w:val="content"/>
        </w:behaviors>
        <w:guid w:val="{7ACEB1F2-6756-4A1A-BB5A-F746981505DC}"/>
      </w:docPartPr>
      <w:docPartBody>
        <w:p w:rsidR="00EF2834" w:rsidRDefault="00472BDE" w:rsidP="00472BDE">
          <w:pPr>
            <w:pStyle w:val="FA2686E6926F4E81A17A389CFE11CF86"/>
          </w:pPr>
          <w:r w:rsidRPr="006F1C22">
            <w:rPr>
              <w:rStyle w:val="PlaceholderText"/>
            </w:rPr>
            <w:t>Choose an item.</w:t>
          </w:r>
        </w:p>
      </w:docPartBody>
    </w:docPart>
    <w:docPart>
      <w:docPartPr>
        <w:name w:val="1C588FD8CD8841BB8530719ECCE49656"/>
        <w:category>
          <w:name w:val="General"/>
          <w:gallery w:val="placeholder"/>
        </w:category>
        <w:types>
          <w:type w:val="bbPlcHdr"/>
        </w:types>
        <w:behaviors>
          <w:behavior w:val="content"/>
        </w:behaviors>
        <w:guid w:val="{E4867B19-4983-4012-957B-FC00BDBCB0AE}"/>
      </w:docPartPr>
      <w:docPartBody>
        <w:p w:rsidR="00EF2834" w:rsidRDefault="00472BDE" w:rsidP="00472BDE">
          <w:pPr>
            <w:pStyle w:val="1C588FD8CD8841BB8530719ECCE49656"/>
          </w:pPr>
          <w:r w:rsidRPr="006F1C22">
            <w:rPr>
              <w:rStyle w:val="PlaceholderText"/>
            </w:rPr>
            <w:t>Choose an item.</w:t>
          </w:r>
        </w:p>
      </w:docPartBody>
    </w:docPart>
    <w:docPart>
      <w:docPartPr>
        <w:name w:val="D60E50D1A66A4825A9B08E4F24BF8511"/>
        <w:category>
          <w:name w:val="General"/>
          <w:gallery w:val="placeholder"/>
        </w:category>
        <w:types>
          <w:type w:val="bbPlcHdr"/>
        </w:types>
        <w:behaviors>
          <w:behavior w:val="content"/>
        </w:behaviors>
        <w:guid w:val="{6DFFB2D3-D537-43CF-94F3-9509507EF4C4}"/>
      </w:docPartPr>
      <w:docPartBody>
        <w:p w:rsidR="00EF2834" w:rsidRDefault="00472BDE" w:rsidP="00472BDE">
          <w:pPr>
            <w:pStyle w:val="D60E50D1A66A4825A9B08E4F24BF8511"/>
          </w:pPr>
          <w:r w:rsidRPr="006F1C22">
            <w:rPr>
              <w:rStyle w:val="PlaceholderText"/>
            </w:rPr>
            <w:t>Choose an item.</w:t>
          </w:r>
        </w:p>
      </w:docPartBody>
    </w:docPart>
    <w:docPart>
      <w:docPartPr>
        <w:name w:val="50DE581E97694262B0C5E0D529417BF8"/>
        <w:category>
          <w:name w:val="General"/>
          <w:gallery w:val="placeholder"/>
        </w:category>
        <w:types>
          <w:type w:val="bbPlcHdr"/>
        </w:types>
        <w:behaviors>
          <w:behavior w:val="content"/>
        </w:behaviors>
        <w:guid w:val="{1E901716-0AB2-4244-B393-541C603AEA40}"/>
      </w:docPartPr>
      <w:docPartBody>
        <w:p w:rsidR="00EF2834" w:rsidRDefault="00472BDE" w:rsidP="00472BDE">
          <w:pPr>
            <w:pStyle w:val="50DE581E97694262B0C5E0D529417BF8"/>
          </w:pPr>
          <w:r w:rsidRPr="006F1C22">
            <w:rPr>
              <w:rStyle w:val="PlaceholderText"/>
            </w:rPr>
            <w:t>Choose an item.</w:t>
          </w:r>
        </w:p>
      </w:docPartBody>
    </w:docPart>
    <w:docPart>
      <w:docPartPr>
        <w:name w:val="5C61AFBFC52D47E69FF92F49279D9991"/>
        <w:category>
          <w:name w:val="General"/>
          <w:gallery w:val="placeholder"/>
        </w:category>
        <w:types>
          <w:type w:val="bbPlcHdr"/>
        </w:types>
        <w:behaviors>
          <w:behavior w:val="content"/>
        </w:behaviors>
        <w:guid w:val="{B0B7B452-8B84-4BBE-903B-AA5A295F0B40}"/>
      </w:docPartPr>
      <w:docPartBody>
        <w:p w:rsidR="00EF2834" w:rsidRDefault="00472BDE" w:rsidP="00472BDE">
          <w:pPr>
            <w:pStyle w:val="5C61AFBFC52D47E69FF92F49279D9991"/>
          </w:pPr>
          <w:r w:rsidRPr="006F1C22">
            <w:rPr>
              <w:rStyle w:val="PlaceholderText"/>
            </w:rPr>
            <w:t>Choose an item.</w:t>
          </w:r>
        </w:p>
      </w:docPartBody>
    </w:docPart>
    <w:docPart>
      <w:docPartPr>
        <w:name w:val="EF195DFC4DBC4D20AEF34863C0942D8D"/>
        <w:category>
          <w:name w:val="General"/>
          <w:gallery w:val="placeholder"/>
        </w:category>
        <w:types>
          <w:type w:val="bbPlcHdr"/>
        </w:types>
        <w:behaviors>
          <w:behavior w:val="content"/>
        </w:behaviors>
        <w:guid w:val="{087ABB01-C788-468E-928C-4A1DB16B9C93}"/>
      </w:docPartPr>
      <w:docPartBody>
        <w:p w:rsidR="00EF2834" w:rsidRDefault="00472BDE" w:rsidP="00472BDE">
          <w:pPr>
            <w:pStyle w:val="EF195DFC4DBC4D20AEF34863C0942D8D"/>
          </w:pPr>
          <w:r w:rsidRPr="006F1C22">
            <w:rPr>
              <w:rStyle w:val="PlaceholderText"/>
            </w:rPr>
            <w:t>Choose an item.</w:t>
          </w:r>
        </w:p>
      </w:docPartBody>
    </w:docPart>
    <w:docPart>
      <w:docPartPr>
        <w:name w:val="76ACB3CA380743B6B7BEE7983D7D63C1"/>
        <w:category>
          <w:name w:val="General"/>
          <w:gallery w:val="placeholder"/>
        </w:category>
        <w:types>
          <w:type w:val="bbPlcHdr"/>
        </w:types>
        <w:behaviors>
          <w:behavior w:val="content"/>
        </w:behaviors>
        <w:guid w:val="{6F42393C-B618-44FD-9731-A2EFC7095280}"/>
      </w:docPartPr>
      <w:docPartBody>
        <w:p w:rsidR="00EF2834" w:rsidRDefault="00472BDE" w:rsidP="00472BDE">
          <w:pPr>
            <w:pStyle w:val="76ACB3CA380743B6B7BEE7983D7D63C1"/>
          </w:pPr>
          <w:r w:rsidRPr="006F1C22">
            <w:rPr>
              <w:rStyle w:val="PlaceholderText"/>
            </w:rPr>
            <w:t>Choose an item.</w:t>
          </w:r>
        </w:p>
      </w:docPartBody>
    </w:docPart>
    <w:docPart>
      <w:docPartPr>
        <w:name w:val="E88594FF1E0045A993D3D7CB2FF532BE"/>
        <w:category>
          <w:name w:val="General"/>
          <w:gallery w:val="placeholder"/>
        </w:category>
        <w:types>
          <w:type w:val="bbPlcHdr"/>
        </w:types>
        <w:behaviors>
          <w:behavior w:val="content"/>
        </w:behaviors>
        <w:guid w:val="{475C5523-AD9F-4C28-95C8-00764A530260}"/>
      </w:docPartPr>
      <w:docPartBody>
        <w:p w:rsidR="00EF2834" w:rsidRDefault="00472BDE" w:rsidP="00472BDE">
          <w:pPr>
            <w:pStyle w:val="E88594FF1E0045A993D3D7CB2FF532BE"/>
          </w:pPr>
          <w:r w:rsidRPr="006F1C22">
            <w:rPr>
              <w:rStyle w:val="PlaceholderText"/>
            </w:rPr>
            <w:t>Choose an item.</w:t>
          </w:r>
        </w:p>
      </w:docPartBody>
    </w:docPart>
    <w:docPart>
      <w:docPartPr>
        <w:name w:val="98205098C47F4CB9AE71D0D662441811"/>
        <w:category>
          <w:name w:val="General"/>
          <w:gallery w:val="placeholder"/>
        </w:category>
        <w:types>
          <w:type w:val="bbPlcHdr"/>
        </w:types>
        <w:behaviors>
          <w:behavior w:val="content"/>
        </w:behaviors>
        <w:guid w:val="{69B74129-A280-43B1-93CA-0D32EBA19138}"/>
      </w:docPartPr>
      <w:docPartBody>
        <w:p w:rsidR="00EF2834" w:rsidRDefault="00472BDE" w:rsidP="00472BDE">
          <w:pPr>
            <w:pStyle w:val="98205098C47F4CB9AE71D0D662441811"/>
          </w:pPr>
          <w:r w:rsidRPr="006F1C22">
            <w:rPr>
              <w:rStyle w:val="PlaceholderText"/>
            </w:rPr>
            <w:t>Choose an item.</w:t>
          </w:r>
        </w:p>
      </w:docPartBody>
    </w:docPart>
    <w:docPart>
      <w:docPartPr>
        <w:name w:val="C6A1E93C40F04F04A15C13E16B112C90"/>
        <w:category>
          <w:name w:val="General"/>
          <w:gallery w:val="placeholder"/>
        </w:category>
        <w:types>
          <w:type w:val="bbPlcHdr"/>
        </w:types>
        <w:behaviors>
          <w:behavior w:val="content"/>
        </w:behaviors>
        <w:guid w:val="{C4811831-4EDE-4020-AA07-8C29186FAB5D}"/>
      </w:docPartPr>
      <w:docPartBody>
        <w:p w:rsidR="00EF2834" w:rsidRDefault="00472BDE" w:rsidP="00472BDE">
          <w:pPr>
            <w:pStyle w:val="C6A1E93C40F04F04A15C13E16B112C90"/>
          </w:pPr>
          <w:r w:rsidRPr="006F1C22">
            <w:rPr>
              <w:rStyle w:val="PlaceholderText"/>
            </w:rPr>
            <w:t>Choose an item.</w:t>
          </w:r>
        </w:p>
      </w:docPartBody>
    </w:docPart>
    <w:docPart>
      <w:docPartPr>
        <w:name w:val="DFC62DE87F63461594864D48EB2BE0A9"/>
        <w:category>
          <w:name w:val="General"/>
          <w:gallery w:val="placeholder"/>
        </w:category>
        <w:types>
          <w:type w:val="bbPlcHdr"/>
        </w:types>
        <w:behaviors>
          <w:behavior w:val="content"/>
        </w:behaviors>
        <w:guid w:val="{EF6E38D7-7D29-48FA-9AFF-592312B4C7DA}"/>
      </w:docPartPr>
      <w:docPartBody>
        <w:p w:rsidR="00EF2834" w:rsidRDefault="00472BDE" w:rsidP="00472BDE">
          <w:pPr>
            <w:pStyle w:val="DFC62DE87F63461594864D48EB2BE0A9"/>
          </w:pPr>
          <w:r w:rsidRPr="006F1C22">
            <w:rPr>
              <w:rStyle w:val="PlaceholderText"/>
            </w:rPr>
            <w:t>Choose an item.</w:t>
          </w:r>
        </w:p>
      </w:docPartBody>
    </w:docPart>
    <w:docPart>
      <w:docPartPr>
        <w:name w:val="DCA359FFDB4E40ACB2D3B9E4D7038343"/>
        <w:category>
          <w:name w:val="General"/>
          <w:gallery w:val="placeholder"/>
        </w:category>
        <w:types>
          <w:type w:val="bbPlcHdr"/>
        </w:types>
        <w:behaviors>
          <w:behavior w:val="content"/>
        </w:behaviors>
        <w:guid w:val="{35E458F3-43EA-4AF3-91FE-EC23CCB3454B}"/>
      </w:docPartPr>
      <w:docPartBody>
        <w:p w:rsidR="00EF2834" w:rsidRDefault="00472BDE" w:rsidP="00472BDE">
          <w:pPr>
            <w:pStyle w:val="DCA359FFDB4E40ACB2D3B9E4D7038343"/>
          </w:pPr>
          <w:r w:rsidRPr="006F1C22">
            <w:rPr>
              <w:rStyle w:val="PlaceholderText"/>
            </w:rPr>
            <w:t>Choose an item.</w:t>
          </w:r>
        </w:p>
      </w:docPartBody>
    </w:docPart>
    <w:docPart>
      <w:docPartPr>
        <w:name w:val="CDEEFE510CD74ECDB81CA7DF297F86C3"/>
        <w:category>
          <w:name w:val="General"/>
          <w:gallery w:val="placeholder"/>
        </w:category>
        <w:types>
          <w:type w:val="bbPlcHdr"/>
        </w:types>
        <w:behaviors>
          <w:behavior w:val="content"/>
        </w:behaviors>
        <w:guid w:val="{C394466D-E7FA-4EFD-A347-7F3C9B7B7F4B}"/>
      </w:docPartPr>
      <w:docPartBody>
        <w:p w:rsidR="00EF2834" w:rsidRDefault="00472BDE" w:rsidP="00472BDE">
          <w:pPr>
            <w:pStyle w:val="CDEEFE510CD74ECDB81CA7DF297F86C3"/>
          </w:pPr>
          <w:r w:rsidRPr="006F1C22">
            <w:rPr>
              <w:rStyle w:val="PlaceholderText"/>
            </w:rPr>
            <w:t>Choose an item.</w:t>
          </w:r>
        </w:p>
      </w:docPartBody>
    </w:docPart>
    <w:docPart>
      <w:docPartPr>
        <w:name w:val="DAC1B4D867EE4AEF92762E53C7750725"/>
        <w:category>
          <w:name w:val="General"/>
          <w:gallery w:val="placeholder"/>
        </w:category>
        <w:types>
          <w:type w:val="bbPlcHdr"/>
        </w:types>
        <w:behaviors>
          <w:behavior w:val="content"/>
        </w:behaviors>
        <w:guid w:val="{9B685E6B-A289-421B-9A2B-206D93390465}"/>
      </w:docPartPr>
      <w:docPartBody>
        <w:p w:rsidR="00EF2834" w:rsidRDefault="00472BDE" w:rsidP="00472BDE">
          <w:pPr>
            <w:pStyle w:val="DAC1B4D867EE4AEF92762E53C7750725"/>
          </w:pPr>
          <w:r w:rsidRPr="006F1C22">
            <w:rPr>
              <w:rStyle w:val="PlaceholderText"/>
            </w:rPr>
            <w:t>Choose an item.</w:t>
          </w:r>
        </w:p>
      </w:docPartBody>
    </w:docPart>
    <w:docPart>
      <w:docPartPr>
        <w:name w:val="610344A1C0C448D1B2195611E172668A"/>
        <w:category>
          <w:name w:val="General"/>
          <w:gallery w:val="placeholder"/>
        </w:category>
        <w:types>
          <w:type w:val="bbPlcHdr"/>
        </w:types>
        <w:behaviors>
          <w:behavior w:val="content"/>
        </w:behaviors>
        <w:guid w:val="{17848055-5ABB-4296-BE68-5310289209BA}"/>
      </w:docPartPr>
      <w:docPartBody>
        <w:p w:rsidR="00EF2834" w:rsidRDefault="00472BDE" w:rsidP="00472BDE">
          <w:pPr>
            <w:pStyle w:val="610344A1C0C448D1B2195611E172668A"/>
          </w:pPr>
          <w:r w:rsidRPr="006F1C22">
            <w:rPr>
              <w:rStyle w:val="PlaceholderText"/>
            </w:rPr>
            <w:t>Choose an item.</w:t>
          </w:r>
        </w:p>
      </w:docPartBody>
    </w:docPart>
    <w:docPart>
      <w:docPartPr>
        <w:name w:val="E6DAA581C3994788B2F1C7FAB0D6D7DA"/>
        <w:category>
          <w:name w:val="General"/>
          <w:gallery w:val="placeholder"/>
        </w:category>
        <w:types>
          <w:type w:val="bbPlcHdr"/>
        </w:types>
        <w:behaviors>
          <w:behavior w:val="content"/>
        </w:behaviors>
        <w:guid w:val="{69FD9BEB-F805-4058-9C17-7686B9598993}"/>
      </w:docPartPr>
      <w:docPartBody>
        <w:p w:rsidR="00EF2834" w:rsidRDefault="00472BDE" w:rsidP="00472BDE">
          <w:pPr>
            <w:pStyle w:val="E6DAA581C3994788B2F1C7FAB0D6D7DA"/>
          </w:pPr>
          <w:r w:rsidRPr="006F1C22">
            <w:rPr>
              <w:rStyle w:val="PlaceholderText"/>
            </w:rPr>
            <w:t>Choose an item.</w:t>
          </w:r>
        </w:p>
      </w:docPartBody>
    </w:docPart>
    <w:docPart>
      <w:docPartPr>
        <w:name w:val="683FFC322B1540C082FD6779A86A0EC7"/>
        <w:category>
          <w:name w:val="General"/>
          <w:gallery w:val="placeholder"/>
        </w:category>
        <w:types>
          <w:type w:val="bbPlcHdr"/>
        </w:types>
        <w:behaviors>
          <w:behavior w:val="content"/>
        </w:behaviors>
        <w:guid w:val="{9E8BAE4E-CA25-4D9F-9882-0929A362269B}"/>
      </w:docPartPr>
      <w:docPartBody>
        <w:p w:rsidR="00EF2834" w:rsidRDefault="00472BDE" w:rsidP="00472BDE">
          <w:pPr>
            <w:pStyle w:val="683FFC322B1540C082FD6779A86A0EC7"/>
          </w:pPr>
          <w:r w:rsidRPr="006F1C22">
            <w:rPr>
              <w:rStyle w:val="PlaceholderText"/>
            </w:rPr>
            <w:t>Choose an item.</w:t>
          </w:r>
        </w:p>
      </w:docPartBody>
    </w:docPart>
    <w:docPart>
      <w:docPartPr>
        <w:name w:val="D8FCD7A6A9484EE899C784CB782618E4"/>
        <w:category>
          <w:name w:val="General"/>
          <w:gallery w:val="placeholder"/>
        </w:category>
        <w:types>
          <w:type w:val="bbPlcHdr"/>
        </w:types>
        <w:behaviors>
          <w:behavior w:val="content"/>
        </w:behaviors>
        <w:guid w:val="{2252F364-0EDA-4AAE-993C-705950FC68AB}"/>
      </w:docPartPr>
      <w:docPartBody>
        <w:p w:rsidR="00EF2834" w:rsidRDefault="00472BDE" w:rsidP="00472BDE">
          <w:pPr>
            <w:pStyle w:val="D8FCD7A6A9484EE899C784CB782618E4"/>
          </w:pPr>
          <w:r w:rsidRPr="006F1C22">
            <w:rPr>
              <w:rStyle w:val="PlaceholderText"/>
            </w:rPr>
            <w:t>Choose an item.</w:t>
          </w:r>
        </w:p>
      </w:docPartBody>
    </w:docPart>
    <w:docPart>
      <w:docPartPr>
        <w:name w:val="0BC6F0F3A9284E128DA41A0C295CE3F4"/>
        <w:category>
          <w:name w:val="General"/>
          <w:gallery w:val="placeholder"/>
        </w:category>
        <w:types>
          <w:type w:val="bbPlcHdr"/>
        </w:types>
        <w:behaviors>
          <w:behavior w:val="content"/>
        </w:behaviors>
        <w:guid w:val="{0963FEA6-7212-48BE-9EAB-60686BF3978C}"/>
      </w:docPartPr>
      <w:docPartBody>
        <w:p w:rsidR="00EF2834" w:rsidRDefault="00472BDE" w:rsidP="00472BDE">
          <w:pPr>
            <w:pStyle w:val="0BC6F0F3A9284E128DA41A0C295CE3F4"/>
          </w:pPr>
          <w:r w:rsidRPr="006F1C22">
            <w:rPr>
              <w:rStyle w:val="PlaceholderText"/>
            </w:rPr>
            <w:t>Choose an item.</w:t>
          </w:r>
        </w:p>
      </w:docPartBody>
    </w:docPart>
    <w:docPart>
      <w:docPartPr>
        <w:name w:val="A9EE70AE7BDC42AC9F586F1C1CD1AE8F"/>
        <w:category>
          <w:name w:val="General"/>
          <w:gallery w:val="placeholder"/>
        </w:category>
        <w:types>
          <w:type w:val="bbPlcHdr"/>
        </w:types>
        <w:behaviors>
          <w:behavior w:val="content"/>
        </w:behaviors>
        <w:guid w:val="{0BF59BDB-14E8-4884-BF27-5FE51A0AB7AD}"/>
      </w:docPartPr>
      <w:docPartBody>
        <w:p w:rsidR="00EF2834" w:rsidRDefault="00472BDE" w:rsidP="00472BDE">
          <w:pPr>
            <w:pStyle w:val="A9EE70AE7BDC42AC9F586F1C1CD1AE8F"/>
          </w:pPr>
          <w:r w:rsidRPr="006F1C22">
            <w:rPr>
              <w:rStyle w:val="PlaceholderText"/>
            </w:rPr>
            <w:t>Choose an item.</w:t>
          </w:r>
        </w:p>
      </w:docPartBody>
    </w:docPart>
    <w:docPart>
      <w:docPartPr>
        <w:name w:val="9B2AF2094DEC46188BCD902E32439CA0"/>
        <w:category>
          <w:name w:val="General"/>
          <w:gallery w:val="placeholder"/>
        </w:category>
        <w:types>
          <w:type w:val="bbPlcHdr"/>
        </w:types>
        <w:behaviors>
          <w:behavior w:val="content"/>
        </w:behaviors>
        <w:guid w:val="{F883A38F-3C9F-4A1A-8A17-E6535FB8C2FD}"/>
      </w:docPartPr>
      <w:docPartBody>
        <w:p w:rsidR="00EF2834" w:rsidRDefault="00472BDE" w:rsidP="00472BDE">
          <w:pPr>
            <w:pStyle w:val="9B2AF2094DEC46188BCD902E32439CA0"/>
          </w:pPr>
          <w:r w:rsidRPr="006F1C22">
            <w:rPr>
              <w:rStyle w:val="PlaceholderText"/>
            </w:rPr>
            <w:t>Choose an item.</w:t>
          </w:r>
        </w:p>
      </w:docPartBody>
    </w:docPart>
    <w:docPart>
      <w:docPartPr>
        <w:name w:val="FB1FA49DB6ED41E380FC975174CB2904"/>
        <w:category>
          <w:name w:val="General"/>
          <w:gallery w:val="placeholder"/>
        </w:category>
        <w:types>
          <w:type w:val="bbPlcHdr"/>
        </w:types>
        <w:behaviors>
          <w:behavior w:val="content"/>
        </w:behaviors>
        <w:guid w:val="{39436472-CF80-45C6-B2A3-05339BAA599D}"/>
      </w:docPartPr>
      <w:docPartBody>
        <w:p w:rsidR="00EF2834" w:rsidRDefault="00472BDE" w:rsidP="00472BDE">
          <w:pPr>
            <w:pStyle w:val="FB1FA49DB6ED41E380FC975174CB2904"/>
          </w:pPr>
          <w:r w:rsidRPr="006F1C22">
            <w:rPr>
              <w:rStyle w:val="PlaceholderText"/>
            </w:rPr>
            <w:t>Choose an item.</w:t>
          </w:r>
        </w:p>
      </w:docPartBody>
    </w:docPart>
    <w:docPart>
      <w:docPartPr>
        <w:name w:val="18931B2627DC4413B542A792B8D4A8C9"/>
        <w:category>
          <w:name w:val="General"/>
          <w:gallery w:val="placeholder"/>
        </w:category>
        <w:types>
          <w:type w:val="bbPlcHdr"/>
        </w:types>
        <w:behaviors>
          <w:behavior w:val="content"/>
        </w:behaviors>
        <w:guid w:val="{73DFD80C-0C34-4BD3-9143-654F57406AAD}"/>
      </w:docPartPr>
      <w:docPartBody>
        <w:p w:rsidR="00EF2834" w:rsidRDefault="00472BDE" w:rsidP="00472BDE">
          <w:pPr>
            <w:pStyle w:val="18931B2627DC4413B542A792B8D4A8C9"/>
          </w:pPr>
          <w:r w:rsidRPr="006F1C22">
            <w:rPr>
              <w:rStyle w:val="PlaceholderText"/>
            </w:rPr>
            <w:t>Choose an item.</w:t>
          </w:r>
        </w:p>
      </w:docPartBody>
    </w:docPart>
    <w:docPart>
      <w:docPartPr>
        <w:name w:val="F0F1F000A7D944048F360B37654F8658"/>
        <w:category>
          <w:name w:val="General"/>
          <w:gallery w:val="placeholder"/>
        </w:category>
        <w:types>
          <w:type w:val="bbPlcHdr"/>
        </w:types>
        <w:behaviors>
          <w:behavior w:val="content"/>
        </w:behaviors>
        <w:guid w:val="{6286A724-8D2E-42F7-9142-A0452CC216F0}"/>
      </w:docPartPr>
      <w:docPartBody>
        <w:p w:rsidR="00EF2834" w:rsidRDefault="00472BDE" w:rsidP="00472BDE">
          <w:pPr>
            <w:pStyle w:val="F0F1F000A7D944048F360B37654F8658"/>
          </w:pPr>
          <w:r w:rsidRPr="006F1C22">
            <w:rPr>
              <w:rStyle w:val="PlaceholderText"/>
            </w:rPr>
            <w:t>Choose an item.</w:t>
          </w:r>
        </w:p>
      </w:docPartBody>
    </w:docPart>
    <w:docPart>
      <w:docPartPr>
        <w:name w:val="A60959D812EE4A05A48CE150F13EA906"/>
        <w:category>
          <w:name w:val="General"/>
          <w:gallery w:val="placeholder"/>
        </w:category>
        <w:types>
          <w:type w:val="bbPlcHdr"/>
        </w:types>
        <w:behaviors>
          <w:behavior w:val="content"/>
        </w:behaviors>
        <w:guid w:val="{DE01CDA6-3A28-407F-B112-1C34D5AC0084}"/>
      </w:docPartPr>
      <w:docPartBody>
        <w:p w:rsidR="00EF2834" w:rsidRDefault="00472BDE" w:rsidP="00472BDE">
          <w:pPr>
            <w:pStyle w:val="A60959D812EE4A05A48CE150F13EA906"/>
          </w:pPr>
          <w:r w:rsidRPr="006F1C22">
            <w:rPr>
              <w:rStyle w:val="PlaceholderText"/>
            </w:rPr>
            <w:t>Choose an item.</w:t>
          </w:r>
        </w:p>
      </w:docPartBody>
    </w:docPart>
    <w:docPart>
      <w:docPartPr>
        <w:name w:val="022FBFF7D04F4FEAB9DB364BAF8975C0"/>
        <w:category>
          <w:name w:val="General"/>
          <w:gallery w:val="placeholder"/>
        </w:category>
        <w:types>
          <w:type w:val="bbPlcHdr"/>
        </w:types>
        <w:behaviors>
          <w:behavior w:val="content"/>
        </w:behaviors>
        <w:guid w:val="{3D3F13D0-20A5-40A9-8704-DFA31F261A23}"/>
      </w:docPartPr>
      <w:docPartBody>
        <w:p w:rsidR="00EF2834" w:rsidRDefault="00472BDE" w:rsidP="00472BDE">
          <w:pPr>
            <w:pStyle w:val="022FBFF7D04F4FEAB9DB364BAF8975C0"/>
          </w:pPr>
          <w:r w:rsidRPr="006F1C22">
            <w:rPr>
              <w:rStyle w:val="PlaceholderText"/>
            </w:rPr>
            <w:t>Choose an item.</w:t>
          </w:r>
        </w:p>
      </w:docPartBody>
    </w:docPart>
    <w:docPart>
      <w:docPartPr>
        <w:name w:val="5F3743A25E25416BA5C5FD5A3A773EE0"/>
        <w:category>
          <w:name w:val="General"/>
          <w:gallery w:val="placeholder"/>
        </w:category>
        <w:types>
          <w:type w:val="bbPlcHdr"/>
        </w:types>
        <w:behaviors>
          <w:behavior w:val="content"/>
        </w:behaviors>
        <w:guid w:val="{65886476-4A08-478F-9BA5-E04ACB9820D6}"/>
      </w:docPartPr>
      <w:docPartBody>
        <w:p w:rsidR="00EF2834" w:rsidRDefault="00472BDE" w:rsidP="00472BDE">
          <w:pPr>
            <w:pStyle w:val="5F3743A25E25416BA5C5FD5A3A773EE0"/>
          </w:pPr>
          <w:r w:rsidRPr="006F1C22">
            <w:rPr>
              <w:rStyle w:val="PlaceholderText"/>
            </w:rPr>
            <w:t>Choose an item.</w:t>
          </w:r>
        </w:p>
      </w:docPartBody>
    </w:docPart>
    <w:docPart>
      <w:docPartPr>
        <w:name w:val="5D20CF4AD90E4ED697FDDF6B168BE186"/>
        <w:category>
          <w:name w:val="General"/>
          <w:gallery w:val="placeholder"/>
        </w:category>
        <w:types>
          <w:type w:val="bbPlcHdr"/>
        </w:types>
        <w:behaviors>
          <w:behavior w:val="content"/>
        </w:behaviors>
        <w:guid w:val="{7FA8F7FF-E88C-418E-B0AA-B6A53AB85CD2}"/>
      </w:docPartPr>
      <w:docPartBody>
        <w:p w:rsidR="00EF2834" w:rsidRDefault="00472BDE" w:rsidP="00472BDE">
          <w:pPr>
            <w:pStyle w:val="5D20CF4AD90E4ED697FDDF6B168BE186"/>
          </w:pPr>
          <w:r w:rsidRPr="006F1C22">
            <w:rPr>
              <w:rStyle w:val="PlaceholderText"/>
            </w:rPr>
            <w:t>Choose an item.</w:t>
          </w:r>
        </w:p>
      </w:docPartBody>
    </w:docPart>
    <w:docPart>
      <w:docPartPr>
        <w:name w:val="49CB8FE152784ED0997F971A94F57B13"/>
        <w:category>
          <w:name w:val="General"/>
          <w:gallery w:val="placeholder"/>
        </w:category>
        <w:types>
          <w:type w:val="bbPlcHdr"/>
        </w:types>
        <w:behaviors>
          <w:behavior w:val="content"/>
        </w:behaviors>
        <w:guid w:val="{3AF231B5-884F-40A8-B311-C52E0CCE395D}"/>
      </w:docPartPr>
      <w:docPartBody>
        <w:p w:rsidR="00EF2834" w:rsidRDefault="00472BDE" w:rsidP="00472BDE">
          <w:pPr>
            <w:pStyle w:val="49CB8FE152784ED0997F971A94F57B13"/>
          </w:pPr>
          <w:r w:rsidRPr="006F1C22">
            <w:rPr>
              <w:rStyle w:val="PlaceholderText"/>
            </w:rPr>
            <w:t>Choose an item.</w:t>
          </w:r>
        </w:p>
      </w:docPartBody>
    </w:docPart>
    <w:docPart>
      <w:docPartPr>
        <w:name w:val="8520EB43D56241F09C4A56794F1EC993"/>
        <w:category>
          <w:name w:val="General"/>
          <w:gallery w:val="placeholder"/>
        </w:category>
        <w:types>
          <w:type w:val="bbPlcHdr"/>
        </w:types>
        <w:behaviors>
          <w:behavior w:val="content"/>
        </w:behaviors>
        <w:guid w:val="{F0008279-0277-41E0-9D3A-95DA6B37A904}"/>
      </w:docPartPr>
      <w:docPartBody>
        <w:p w:rsidR="00EF2834" w:rsidRDefault="00472BDE" w:rsidP="00472BDE">
          <w:pPr>
            <w:pStyle w:val="8520EB43D56241F09C4A56794F1EC993"/>
          </w:pPr>
          <w:r w:rsidRPr="006F1C22">
            <w:rPr>
              <w:rStyle w:val="PlaceholderText"/>
            </w:rPr>
            <w:t>Choose an item.</w:t>
          </w:r>
        </w:p>
      </w:docPartBody>
    </w:docPart>
    <w:docPart>
      <w:docPartPr>
        <w:name w:val="213A1B90845E4C718F5790916A5D7251"/>
        <w:category>
          <w:name w:val="General"/>
          <w:gallery w:val="placeholder"/>
        </w:category>
        <w:types>
          <w:type w:val="bbPlcHdr"/>
        </w:types>
        <w:behaviors>
          <w:behavior w:val="content"/>
        </w:behaviors>
        <w:guid w:val="{34EEF214-1D7D-4F3B-B06A-CA7DE62DB137}"/>
      </w:docPartPr>
      <w:docPartBody>
        <w:p w:rsidR="00EF2834" w:rsidRDefault="00472BDE" w:rsidP="00472BDE">
          <w:pPr>
            <w:pStyle w:val="213A1B90845E4C718F5790916A5D7251"/>
          </w:pPr>
          <w:r w:rsidRPr="006F1C22">
            <w:rPr>
              <w:rStyle w:val="PlaceholderText"/>
            </w:rPr>
            <w:t>Choose an item.</w:t>
          </w:r>
        </w:p>
      </w:docPartBody>
    </w:docPart>
    <w:docPart>
      <w:docPartPr>
        <w:name w:val="3A9618ED5DD54285B2BEAD76C0EC87BB"/>
        <w:category>
          <w:name w:val="General"/>
          <w:gallery w:val="placeholder"/>
        </w:category>
        <w:types>
          <w:type w:val="bbPlcHdr"/>
        </w:types>
        <w:behaviors>
          <w:behavior w:val="content"/>
        </w:behaviors>
        <w:guid w:val="{69FDAD87-D187-44DE-9AEA-1DCFA7E03E90}"/>
      </w:docPartPr>
      <w:docPartBody>
        <w:p w:rsidR="00EF2834" w:rsidRDefault="00472BDE" w:rsidP="00472BDE">
          <w:pPr>
            <w:pStyle w:val="3A9618ED5DD54285B2BEAD76C0EC87BB"/>
          </w:pPr>
          <w:r w:rsidRPr="006F1C22">
            <w:rPr>
              <w:rStyle w:val="PlaceholderText"/>
            </w:rPr>
            <w:t>Choose an item.</w:t>
          </w:r>
        </w:p>
      </w:docPartBody>
    </w:docPart>
    <w:docPart>
      <w:docPartPr>
        <w:name w:val="56CE43CFA884428380AF4DBE86E949C0"/>
        <w:category>
          <w:name w:val="General"/>
          <w:gallery w:val="placeholder"/>
        </w:category>
        <w:types>
          <w:type w:val="bbPlcHdr"/>
        </w:types>
        <w:behaviors>
          <w:behavior w:val="content"/>
        </w:behaviors>
        <w:guid w:val="{16F6AB4B-E946-443B-9B2D-1C6FB4FC962B}"/>
      </w:docPartPr>
      <w:docPartBody>
        <w:p w:rsidR="00EF2834" w:rsidRDefault="00472BDE" w:rsidP="00472BDE">
          <w:pPr>
            <w:pStyle w:val="56CE43CFA884428380AF4DBE86E949C0"/>
          </w:pPr>
          <w:r w:rsidRPr="006F1C22">
            <w:rPr>
              <w:rStyle w:val="PlaceholderText"/>
            </w:rPr>
            <w:t>Choose an item.</w:t>
          </w:r>
        </w:p>
      </w:docPartBody>
    </w:docPart>
    <w:docPart>
      <w:docPartPr>
        <w:name w:val="A857142E3FE245B282133AE116C53CE0"/>
        <w:category>
          <w:name w:val="General"/>
          <w:gallery w:val="placeholder"/>
        </w:category>
        <w:types>
          <w:type w:val="bbPlcHdr"/>
        </w:types>
        <w:behaviors>
          <w:behavior w:val="content"/>
        </w:behaviors>
        <w:guid w:val="{807A61D8-9B03-4B59-AECC-C0F6837C7F31}"/>
      </w:docPartPr>
      <w:docPartBody>
        <w:p w:rsidR="00EF2834" w:rsidRDefault="00472BDE" w:rsidP="00472BDE">
          <w:pPr>
            <w:pStyle w:val="A857142E3FE245B282133AE116C53CE0"/>
          </w:pPr>
          <w:r w:rsidRPr="006F1C22">
            <w:rPr>
              <w:rStyle w:val="PlaceholderText"/>
            </w:rPr>
            <w:t>Choose an item.</w:t>
          </w:r>
        </w:p>
      </w:docPartBody>
    </w:docPart>
    <w:docPart>
      <w:docPartPr>
        <w:name w:val="22871CC231F845EDA870B91E9736E376"/>
        <w:category>
          <w:name w:val="General"/>
          <w:gallery w:val="placeholder"/>
        </w:category>
        <w:types>
          <w:type w:val="bbPlcHdr"/>
        </w:types>
        <w:behaviors>
          <w:behavior w:val="content"/>
        </w:behaviors>
        <w:guid w:val="{3A49C196-FE9A-4876-A839-A60B03EF9F5C}"/>
      </w:docPartPr>
      <w:docPartBody>
        <w:p w:rsidR="00EF2834" w:rsidRDefault="00472BDE" w:rsidP="00472BDE">
          <w:pPr>
            <w:pStyle w:val="22871CC231F845EDA870B91E9736E376"/>
          </w:pPr>
          <w:r w:rsidRPr="006F1C22">
            <w:rPr>
              <w:rStyle w:val="PlaceholderText"/>
            </w:rPr>
            <w:t>Choose an item.</w:t>
          </w:r>
        </w:p>
      </w:docPartBody>
    </w:docPart>
    <w:docPart>
      <w:docPartPr>
        <w:name w:val="46D9E885B4414BEC84B32F6D980792CB"/>
        <w:category>
          <w:name w:val="General"/>
          <w:gallery w:val="placeholder"/>
        </w:category>
        <w:types>
          <w:type w:val="bbPlcHdr"/>
        </w:types>
        <w:behaviors>
          <w:behavior w:val="content"/>
        </w:behaviors>
        <w:guid w:val="{BBFEC03C-E710-4F5C-A138-A0EE7274D6A6}"/>
      </w:docPartPr>
      <w:docPartBody>
        <w:p w:rsidR="00EF2834" w:rsidRDefault="00472BDE" w:rsidP="00472BDE">
          <w:pPr>
            <w:pStyle w:val="46D9E885B4414BEC84B32F6D980792CB"/>
          </w:pPr>
          <w:r w:rsidRPr="006F1C22">
            <w:rPr>
              <w:rStyle w:val="PlaceholderText"/>
            </w:rPr>
            <w:t>Choose an item.</w:t>
          </w:r>
        </w:p>
      </w:docPartBody>
    </w:docPart>
    <w:docPart>
      <w:docPartPr>
        <w:name w:val="4FAD5F89B8B94BCD83EFC2DDCC8F80A4"/>
        <w:category>
          <w:name w:val="General"/>
          <w:gallery w:val="placeholder"/>
        </w:category>
        <w:types>
          <w:type w:val="bbPlcHdr"/>
        </w:types>
        <w:behaviors>
          <w:behavior w:val="content"/>
        </w:behaviors>
        <w:guid w:val="{E9241C61-08BB-4779-83F2-B4B699D71C69}"/>
      </w:docPartPr>
      <w:docPartBody>
        <w:p w:rsidR="00EF2834" w:rsidRDefault="00472BDE" w:rsidP="00472BDE">
          <w:pPr>
            <w:pStyle w:val="4FAD5F89B8B94BCD83EFC2DDCC8F80A4"/>
          </w:pPr>
          <w:r w:rsidRPr="006F1C22">
            <w:rPr>
              <w:rStyle w:val="PlaceholderText"/>
            </w:rPr>
            <w:t>Choose an item.</w:t>
          </w:r>
        </w:p>
      </w:docPartBody>
    </w:docPart>
    <w:docPart>
      <w:docPartPr>
        <w:name w:val="E11634829D414BE8B10F7F5D78BE13DA"/>
        <w:category>
          <w:name w:val="General"/>
          <w:gallery w:val="placeholder"/>
        </w:category>
        <w:types>
          <w:type w:val="bbPlcHdr"/>
        </w:types>
        <w:behaviors>
          <w:behavior w:val="content"/>
        </w:behaviors>
        <w:guid w:val="{2AF1E88F-30BF-4FC6-A54B-A6611BB8FD72}"/>
      </w:docPartPr>
      <w:docPartBody>
        <w:p w:rsidR="00EF2834" w:rsidRDefault="00472BDE" w:rsidP="00472BDE">
          <w:pPr>
            <w:pStyle w:val="E11634829D414BE8B10F7F5D78BE13DA"/>
          </w:pPr>
          <w:r w:rsidRPr="006F1C22">
            <w:rPr>
              <w:rStyle w:val="PlaceholderText"/>
            </w:rPr>
            <w:t>Choose an item.</w:t>
          </w:r>
        </w:p>
      </w:docPartBody>
    </w:docPart>
    <w:docPart>
      <w:docPartPr>
        <w:name w:val="85338E833A554206B1C785C0F03DAA6E"/>
        <w:category>
          <w:name w:val="General"/>
          <w:gallery w:val="placeholder"/>
        </w:category>
        <w:types>
          <w:type w:val="bbPlcHdr"/>
        </w:types>
        <w:behaviors>
          <w:behavior w:val="content"/>
        </w:behaviors>
        <w:guid w:val="{F04A3F88-799D-4B40-98D6-676440230224}"/>
      </w:docPartPr>
      <w:docPartBody>
        <w:p w:rsidR="00EF2834" w:rsidRDefault="00472BDE" w:rsidP="00472BDE">
          <w:pPr>
            <w:pStyle w:val="85338E833A554206B1C785C0F03DAA6E"/>
          </w:pPr>
          <w:r w:rsidRPr="006F1C22">
            <w:rPr>
              <w:rStyle w:val="PlaceholderText"/>
            </w:rPr>
            <w:t>Choose an item.</w:t>
          </w:r>
        </w:p>
      </w:docPartBody>
    </w:docPart>
    <w:docPart>
      <w:docPartPr>
        <w:name w:val="2E6068AF4D15426CB254395A7319534E"/>
        <w:category>
          <w:name w:val="General"/>
          <w:gallery w:val="placeholder"/>
        </w:category>
        <w:types>
          <w:type w:val="bbPlcHdr"/>
        </w:types>
        <w:behaviors>
          <w:behavior w:val="content"/>
        </w:behaviors>
        <w:guid w:val="{9A2EF9B2-9007-4ED9-975F-9984039EC045}"/>
      </w:docPartPr>
      <w:docPartBody>
        <w:p w:rsidR="00EF2834" w:rsidRDefault="00472BDE" w:rsidP="00472BDE">
          <w:pPr>
            <w:pStyle w:val="2E6068AF4D15426CB254395A7319534E"/>
          </w:pPr>
          <w:r w:rsidRPr="006F1C22">
            <w:rPr>
              <w:rStyle w:val="PlaceholderText"/>
            </w:rPr>
            <w:t>Choose an item.</w:t>
          </w:r>
        </w:p>
      </w:docPartBody>
    </w:docPart>
    <w:docPart>
      <w:docPartPr>
        <w:name w:val="B9D5A433400E4DC39A7ABB91C9D547AC"/>
        <w:category>
          <w:name w:val="General"/>
          <w:gallery w:val="placeholder"/>
        </w:category>
        <w:types>
          <w:type w:val="bbPlcHdr"/>
        </w:types>
        <w:behaviors>
          <w:behavior w:val="content"/>
        </w:behaviors>
        <w:guid w:val="{DC3D710D-EDFE-403C-B01B-FA6A1E3ED7B3}"/>
      </w:docPartPr>
      <w:docPartBody>
        <w:p w:rsidR="00EF2834" w:rsidRDefault="00472BDE" w:rsidP="00472BDE">
          <w:pPr>
            <w:pStyle w:val="B9D5A433400E4DC39A7ABB91C9D547AC"/>
          </w:pPr>
          <w:r w:rsidRPr="006F1C22">
            <w:rPr>
              <w:rStyle w:val="PlaceholderText"/>
            </w:rPr>
            <w:t>Choose an item.</w:t>
          </w:r>
        </w:p>
      </w:docPartBody>
    </w:docPart>
    <w:docPart>
      <w:docPartPr>
        <w:name w:val="4B11BFF9BF8C46BA9D6FE0539E012844"/>
        <w:category>
          <w:name w:val="General"/>
          <w:gallery w:val="placeholder"/>
        </w:category>
        <w:types>
          <w:type w:val="bbPlcHdr"/>
        </w:types>
        <w:behaviors>
          <w:behavior w:val="content"/>
        </w:behaviors>
        <w:guid w:val="{930B103C-2356-44D4-A223-E6332FD38B3C}"/>
      </w:docPartPr>
      <w:docPartBody>
        <w:p w:rsidR="00EF2834" w:rsidRDefault="00472BDE" w:rsidP="00472BDE">
          <w:pPr>
            <w:pStyle w:val="4B11BFF9BF8C46BA9D6FE0539E012844"/>
          </w:pPr>
          <w:r w:rsidRPr="006F1C22">
            <w:rPr>
              <w:rStyle w:val="PlaceholderText"/>
            </w:rPr>
            <w:t>Choose an item.</w:t>
          </w:r>
        </w:p>
      </w:docPartBody>
    </w:docPart>
    <w:docPart>
      <w:docPartPr>
        <w:name w:val="06E3BEEFC5F04EFFB6091E9A7EECF5B0"/>
        <w:category>
          <w:name w:val="General"/>
          <w:gallery w:val="placeholder"/>
        </w:category>
        <w:types>
          <w:type w:val="bbPlcHdr"/>
        </w:types>
        <w:behaviors>
          <w:behavior w:val="content"/>
        </w:behaviors>
        <w:guid w:val="{84C983F8-CBAB-44B0-83C0-9BC8D84706C9}"/>
      </w:docPartPr>
      <w:docPartBody>
        <w:p w:rsidR="00EF2834" w:rsidRDefault="00472BDE" w:rsidP="00472BDE">
          <w:pPr>
            <w:pStyle w:val="06E3BEEFC5F04EFFB6091E9A7EECF5B0"/>
          </w:pPr>
          <w:r w:rsidRPr="006F1C22">
            <w:rPr>
              <w:rStyle w:val="PlaceholderText"/>
            </w:rPr>
            <w:t>Choose an item.</w:t>
          </w:r>
        </w:p>
      </w:docPartBody>
    </w:docPart>
    <w:docPart>
      <w:docPartPr>
        <w:name w:val="206074550AD549D793EF1D75B82E191F"/>
        <w:category>
          <w:name w:val="General"/>
          <w:gallery w:val="placeholder"/>
        </w:category>
        <w:types>
          <w:type w:val="bbPlcHdr"/>
        </w:types>
        <w:behaviors>
          <w:behavior w:val="content"/>
        </w:behaviors>
        <w:guid w:val="{33DB418F-7644-4F17-A735-BEC5369E5D75}"/>
      </w:docPartPr>
      <w:docPartBody>
        <w:p w:rsidR="00EF2834" w:rsidRDefault="00472BDE" w:rsidP="00472BDE">
          <w:pPr>
            <w:pStyle w:val="206074550AD549D793EF1D75B82E191F"/>
          </w:pPr>
          <w:r w:rsidRPr="006F1C22">
            <w:rPr>
              <w:rStyle w:val="PlaceholderText"/>
            </w:rPr>
            <w:t>Choose an item.</w:t>
          </w:r>
        </w:p>
      </w:docPartBody>
    </w:docPart>
    <w:docPart>
      <w:docPartPr>
        <w:name w:val="81E10AD25A764A6D87BBCB1503597886"/>
        <w:category>
          <w:name w:val="General"/>
          <w:gallery w:val="placeholder"/>
        </w:category>
        <w:types>
          <w:type w:val="bbPlcHdr"/>
        </w:types>
        <w:behaviors>
          <w:behavior w:val="content"/>
        </w:behaviors>
        <w:guid w:val="{45821F57-1ACD-4F76-BE8C-6985FD645682}"/>
      </w:docPartPr>
      <w:docPartBody>
        <w:p w:rsidR="00EF2834" w:rsidRDefault="00472BDE" w:rsidP="00472BDE">
          <w:pPr>
            <w:pStyle w:val="81E10AD25A764A6D87BBCB1503597886"/>
          </w:pPr>
          <w:r w:rsidRPr="006F1C22">
            <w:rPr>
              <w:rStyle w:val="PlaceholderText"/>
            </w:rPr>
            <w:t>Choose an item.</w:t>
          </w:r>
        </w:p>
      </w:docPartBody>
    </w:docPart>
    <w:docPart>
      <w:docPartPr>
        <w:name w:val="79F06871AF0A49F7B9FDE2BBFC0A4FE6"/>
        <w:category>
          <w:name w:val="General"/>
          <w:gallery w:val="placeholder"/>
        </w:category>
        <w:types>
          <w:type w:val="bbPlcHdr"/>
        </w:types>
        <w:behaviors>
          <w:behavior w:val="content"/>
        </w:behaviors>
        <w:guid w:val="{CE1EA1CA-07E7-4D5C-9E9E-C8939AE792FF}"/>
      </w:docPartPr>
      <w:docPartBody>
        <w:p w:rsidR="00EF2834" w:rsidRDefault="00472BDE" w:rsidP="00472BDE">
          <w:pPr>
            <w:pStyle w:val="79F06871AF0A49F7B9FDE2BBFC0A4FE6"/>
          </w:pPr>
          <w:r w:rsidRPr="006F1C22">
            <w:rPr>
              <w:rStyle w:val="PlaceholderText"/>
            </w:rPr>
            <w:t>Choose an item.</w:t>
          </w:r>
        </w:p>
      </w:docPartBody>
    </w:docPart>
    <w:docPart>
      <w:docPartPr>
        <w:name w:val="9C69352F9A234A99AF2A0FDB84D79DD4"/>
        <w:category>
          <w:name w:val="General"/>
          <w:gallery w:val="placeholder"/>
        </w:category>
        <w:types>
          <w:type w:val="bbPlcHdr"/>
        </w:types>
        <w:behaviors>
          <w:behavior w:val="content"/>
        </w:behaviors>
        <w:guid w:val="{80254F5F-7E08-4B8E-BC16-D45D7FF288BA}"/>
      </w:docPartPr>
      <w:docPartBody>
        <w:p w:rsidR="00EF2834" w:rsidRDefault="00472BDE" w:rsidP="00472BDE">
          <w:pPr>
            <w:pStyle w:val="9C69352F9A234A99AF2A0FDB84D79DD4"/>
          </w:pPr>
          <w:r w:rsidRPr="006F1C22">
            <w:rPr>
              <w:rStyle w:val="PlaceholderText"/>
            </w:rPr>
            <w:t>Choose an item.</w:t>
          </w:r>
        </w:p>
      </w:docPartBody>
    </w:docPart>
    <w:docPart>
      <w:docPartPr>
        <w:name w:val="A5FF3C70939940DE83091B66AAF24F93"/>
        <w:category>
          <w:name w:val="General"/>
          <w:gallery w:val="placeholder"/>
        </w:category>
        <w:types>
          <w:type w:val="bbPlcHdr"/>
        </w:types>
        <w:behaviors>
          <w:behavior w:val="content"/>
        </w:behaviors>
        <w:guid w:val="{0747E150-AE10-4DFF-9851-1103A8A9883F}"/>
      </w:docPartPr>
      <w:docPartBody>
        <w:p w:rsidR="00EF2834" w:rsidRDefault="00472BDE" w:rsidP="00472BDE">
          <w:pPr>
            <w:pStyle w:val="A5FF3C70939940DE83091B66AAF24F93"/>
          </w:pPr>
          <w:r w:rsidRPr="006F1C22">
            <w:rPr>
              <w:rStyle w:val="PlaceholderText"/>
            </w:rPr>
            <w:t>Choose an item.</w:t>
          </w:r>
        </w:p>
      </w:docPartBody>
    </w:docPart>
    <w:docPart>
      <w:docPartPr>
        <w:name w:val="06AF718117EE4F0693EDC32FB6169B75"/>
        <w:category>
          <w:name w:val="General"/>
          <w:gallery w:val="placeholder"/>
        </w:category>
        <w:types>
          <w:type w:val="bbPlcHdr"/>
        </w:types>
        <w:behaviors>
          <w:behavior w:val="content"/>
        </w:behaviors>
        <w:guid w:val="{E727E71C-5229-4F4A-85E1-3A56F92C549F}"/>
      </w:docPartPr>
      <w:docPartBody>
        <w:p w:rsidR="00EF2834" w:rsidRDefault="00472BDE" w:rsidP="00472BDE">
          <w:pPr>
            <w:pStyle w:val="06AF718117EE4F0693EDC32FB6169B75"/>
          </w:pPr>
          <w:r w:rsidRPr="006F1C22">
            <w:rPr>
              <w:rStyle w:val="PlaceholderText"/>
            </w:rPr>
            <w:t>Choose an item.</w:t>
          </w:r>
        </w:p>
      </w:docPartBody>
    </w:docPart>
    <w:docPart>
      <w:docPartPr>
        <w:name w:val="1F66BC3868E84D14A11698477F614AA7"/>
        <w:category>
          <w:name w:val="General"/>
          <w:gallery w:val="placeholder"/>
        </w:category>
        <w:types>
          <w:type w:val="bbPlcHdr"/>
        </w:types>
        <w:behaviors>
          <w:behavior w:val="content"/>
        </w:behaviors>
        <w:guid w:val="{CCD751AE-5DD1-4968-956E-111D0EDEE291}"/>
      </w:docPartPr>
      <w:docPartBody>
        <w:p w:rsidR="00EF2834" w:rsidRDefault="00472BDE" w:rsidP="00472BDE">
          <w:pPr>
            <w:pStyle w:val="1F66BC3868E84D14A11698477F614AA7"/>
          </w:pPr>
          <w:r w:rsidRPr="006F1C22">
            <w:rPr>
              <w:rStyle w:val="PlaceholderText"/>
            </w:rPr>
            <w:t>Choose an item.</w:t>
          </w:r>
        </w:p>
      </w:docPartBody>
    </w:docPart>
    <w:docPart>
      <w:docPartPr>
        <w:name w:val="5A6CB674E7AE403D9D22F943C4ADA7CE"/>
        <w:category>
          <w:name w:val="General"/>
          <w:gallery w:val="placeholder"/>
        </w:category>
        <w:types>
          <w:type w:val="bbPlcHdr"/>
        </w:types>
        <w:behaviors>
          <w:behavior w:val="content"/>
        </w:behaviors>
        <w:guid w:val="{89487FFD-56DF-4761-9E80-2F336D17AEF9}"/>
      </w:docPartPr>
      <w:docPartBody>
        <w:p w:rsidR="00EF2834" w:rsidRDefault="00472BDE" w:rsidP="00472BDE">
          <w:pPr>
            <w:pStyle w:val="5A6CB674E7AE403D9D22F943C4ADA7CE"/>
          </w:pPr>
          <w:r w:rsidRPr="006F1C22">
            <w:rPr>
              <w:rStyle w:val="PlaceholderText"/>
            </w:rPr>
            <w:t>Choose an item.</w:t>
          </w:r>
        </w:p>
      </w:docPartBody>
    </w:docPart>
    <w:docPart>
      <w:docPartPr>
        <w:name w:val="381D25AE70814AEAA272439CAAFC463B"/>
        <w:category>
          <w:name w:val="General"/>
          <w:gallery w:val="placeholder"/>
        </w:category>
        <w:types>
          <w:type w:val="bbPlcHdr"/>
        </w:types>
        <w:behaviors>
          <w:behavior w:val="content"/>
        </w:behaviors>
        <w:guid w:val="{8249F223-C0B8-4419-B823-B673EE1AE33B}"/>
      </w:docPartPr>
      <w:docPartBody>
        <w:p w:rsidR="00EF2834" w:rsidRDefault="00472BDE" w:rsidP="00472BDE">
          <w:pPr>
            <w:pStyle w:val="381D25AE70814AEAA272439CAAFC463B"/>
          </w:pPr>
          <w:r w:rsidRPr="006F1C22">
            <w:rPr>
              <w:rStyle w:val="PlaceholderText"/>
            </w:rPr>
            <w:t>Choose an item.</w:t>
          </w:r>
        </w:p>
      </w:docPartBody>
    </w:docPart>
    <w:docPart>
      <w:docPartPr>
        <w:name w:val="B05892DF5E59491AB76210209C38920B"/>
        <w:category>
          <w:name w:val="General"/>
          <w:gallery w:val="placeholder"/>
        </w:category>
        <w:types>
          <w:type w:val="bbPlcHdr"/>
        </w:types>
        <w:behaviors>
          <w:behavior w:val="content"/>
        </w:behaviors>
        <w:guid w:val="{256C2B03-9D92-426D-B06D-4C6981B7B6B2}"/>
      </w:docPartPr>
      <w:docPartBody>
        <w:p w:rsidR="00EF2834" w:rsidRDefault="00472BDE" w:rsidP="00472BDE">
          <w:pPr>
            <w:pStyle w:val="B05892DF5E59491AB76210209C38920B"/>
          </w:pPr>
          <w:r w:rsidRPr="006F1C22">
            <w:rPr>
              <w:rStyle w:val="PlaceholderText"/>
            </w:rPr>
            <w:t>Choose an item.</w:t>
          </w:r>
        </w:p>
      </w:docPartBody>
    </w:docPart>
    <w:docPart>
      <w:docPartPr>
        <w:name w:val="3207C0E4E962488391F9481C9C709AEA"/>
        <w:category>
          <w:name w:val="General"/>
          <w:gallery w:val="placeholder"/>
        </w:category>
        <w:types>
          <w:type w:val="bbPlcHdr"/>
        </w:types>
        <w:behaviors>
          <w:behavior w:val="content"/>
        </w:behaviors>
        <w:guid w:val="{A49633B1-50CF-407C-BF58-870D15609BB1}"/>
      </w:docPartPr>
      <w:docPartBody>
        <w:p w:rsidR="00EF2834" w:rsidRDefault="00472BDE" w:rsidP="00472BDE">
          <w:pPr>
            <w:pStyle w:val="3207C0E4E962488391F9481C9C709AEA"/>
          </w:pPr>
          <w:r w:rsidRPr="006F1C22">
            <w:rPr>
              <w:rStyle w:val="PlaceholderText"/>
            </w:rPr>
            <w:t>Choose an item.</w:t>
          </w:r>
        </w:p>
      </w:docPartBody>
    </w:docPart>
    <w:docPart>
      <w:docPartPr>
        <w:name w:val="B1047C590AD143E4AFEDFCD9B529D721"/>
        <w:category>
          <w:name w:val="General"/>
          <w:gallery w:val="placeholder"/>
        </w:category>
        <w:types>
          <w:type w:val="bbPlcHdr"/>
        </w:types>
        <w:behaviors>
          <w:behavior w:val="content"/>
        </w:behaviors>
        <w:guid w:val="{2B82B1B9-C9EA-4533-A842-572AAD69A693}"/>
      </w:docPartPr>
      <w:docPartBody>
        <w:p w:rsidR="00EF2834" w:rsidRDefault="00472BDE" w:rsidP="00472BDE">
          <w:pPr>
            <w:pStyle w:val="B1047C590AD143E4AFEDFCD9B529D721"/>
          </w:pPr>
          <w:r w:rsidRPr="006F1C22">
            <w:rPr>
              <w:rStyle w:val="PlaceholderText"/>
            </w:rPr>
            <w:t>Choose an item.</w:t>
          </w:r>
        </w:p>
      </w:docPartBody>
    </w:docPart>
    <w:docPart>
      <w:docPartPr>
        <w:name w:val="869738E02971468BB2FD0B911347D458"/>
        <w:category>
          <w:name w:val="General"/>
          <w:gallery w:val="placeholder"/>
        </w:category>
        <w:types>
          <w:type w:val="bbPlcHdr"/>
        </w:types>
        <w:behaviors>
          <w:behavior w:val="content"/>
        </w:behaviors>
        <w:guid w:val="{9DFB443F-592B-4A56-A7D5-AAAF6004B1CC}"/>
      </w:docPartPr>
      <w:docPartBody>
        <w:p w:rsidR="00EF2834" w:rsidRDefault="00472BDE" w:rsidP="00472BDE">
          <w:pPr>
            <w:pStyle w:val="869738E02971468BB2FD0B911347D458"/>
          </w:pPr>
          <w:r w:rsidRPr="006F1C22">
            <w:rPr>
              <w:rStyle w:val="PlaceholderText"/>
            </w:rPr>
            <w:t>Choose an item.</w:t>
          </w:r>
        </w:p>
      </w:docPartBody>
    </w:docPart>
    <w:docPart>
      <w:docPartPr>
        <w:name w:val="D35DF0E15EB14AE69AAB0BB1FBE256F0"/>
        <w:category>
          <w:name w:val="General"/>
          <w:gallery w:val="placeholder"/>
        </w:category>
        <w:types>
          <w:type w:val="bbPlcHdr"/>
        </w:types>
        <w:behaviors>
          <w:behavior w:val="content"/>
        </w:behaviors>
        <w:guid w:val="{B193E277-6F2C-4D4C-A931-D00347515AFA}"/>
      </w:docPartPr>
      <w:docPartBody>
        <w:p w:rsidR="00EF2834" w:rsidRDefault="00472BDE" w:rsidP="00472BDE">
          <w:pPr>
            <w:pStyle w:val="D35DF0E15EB14AE69AAB0BB1FBE256F0"/>
          </w:pPr>
          <w:r w:rsidRPr="006F1C22">
            <w:rPr>
              <w:rStyle w:val="PlaceholderText"/>
            </w:rPr>
            <w:t>Choose an item.</w:t>
          </w:r>
        </w:p>
      </w:docPartBody>
    </w:docPart>
    <w:docPart>
      <w:docPartPr>
        <w:name w:val="8E0B94C3857744F6914995D627BFFAD3"/>
        <w:category>
          <w:name w:val="General"/>
          <w:gallery w:val="placeholder"/>
        </w:category>
        <w:types>
          <w:type w:val="bbPlcHdr"/>
        </w:types>
        <w:behaviors>
          <w:behavior w:val="content"/>
        </w:behaviors>
        <w:guid w:val="{98EF159C-1847-45B2-8F9C-A18FC6D3453C}"/>
      </w:docPartPr>
      <w:docPartBody>
        <w:p w:rsidR="00EF2834" w:rsidRDefault="00472BDE" w:rsidP="00472BDE">
          <w:pPr>
            <w:pStyle w:val="8E0B94C3857744F6914995D627BFFAD3"/>
          </w:pPr>
          <w:r w:rsidRPr="006F1C22">
            <w:rPr>
              <w:rStyle w:val="PlaceholderText"/>
            </w:rPr>
            <w:t>Choose an item.</w:t>
          </w:r>
        </w:p>
      </w:docPartBody>
    </w:docPart>
    <w:docPart>
      <w:docPartPr>
        <w:name w:val="CCA4334AA18C47DA8AED73DBEC076067"/>
        <w:category>
          <w:name w:val="General"/>
          <w:gallery w:val="placeholder"/>
        </w:category>
        <w:types>
          <w:type w:val="bbPlcHdr"/>
        </w:types>
        <w:behaviors>
          <w:behavior w:val="content"/>
        </w:behaviors>
        <w:guid w:val="{C3CC4271-66D3-4939-9EC3-16AFEEAD6CB5}"/>
      </w:docPartPr>
      <w:docPartBody>
        <w:p w:rsidR="00EF2834" w:rsidRDefault="00472BDE" w:rsidP="00472BDE">
          <w:pPr>
            <w:pStyle w:val="CCA4334AA18C47DA8AED73DBEC076067"/>
          </w:pPr>
          <w:r w:rsidRPr="006F1C22">
            <w:rPr>
              <w:rStyle w:val="PlaceholderText"/>
            </w:rPr>
            <w:t>Choose an item.</w:t>
          </w:r>
        </w:p>
      </w:docPartBody>
    </w:docPart>
    <w:docPart>
      <w:docPartPr>
        <w:name w:val="C57818356AE74C80954190CE7712A475"/>
        <w:category>
          <w:name w:val="General"/>
          <w:gallery w:val="placeholder"/>
        </w:category>
        <w:types>
          <w:type w:val="bbPlcHdr"/>
        </w:types>
        <w:behaviors>
          <w:behavior w:val="content"/>
        </w:behaviors>
        <w:guid w:val="{E7448911-E52E-4DE0-8B23-4D71553CD2A6}"/>
      </w:docPartPr>
      <w:docPartBody>
        <w:p w:rsidR="00EF2834" w:rsidRDefault="00472BDE" w:rsidP="00472BDE">
          <w:pPr>
            <w:pStyle w:val="C57818356AE74C80954190CE7712A475"/>
          </w:pPr>
          <w:r w:rsidRPr="006F1C22">
            <w:rPr>
              <w:rStyle w:val="PlaceholderText"/>
            </w:rPr>
            <w:t>Choose an item.</w:t>
          </w:r>
        </w:p>
      </w:docPartBody>
    </w:docPart>
    <w:docPart>
      <w:docPartPr>
        <w:name w:val="13419595A6F340009D17123E163DC4AC"/>
        <w:category>
          <w:name w:val="General"/>
          <w:gallery w:val="placeholder"/>
        </w:category>
        <w:types>
          <w:type w:val="bbPlcHdr"/>
        </w:types>
        <w:behaviors>
          <w:behavior w:val="content"/>
        </w:behaviors>
        <w:guid w:val="{56C69BCD-2123-4518-ACC4-E40CEF0DE13F}"/>
      </w:docPartPr>
      <w:docPartBody>
        <w:p w:rsidR="00EF2834" w:rsidRDefault="00472BDE" w:rsidP="00472BDE">
          <w:pPr>
            <w:pStyle w:val="13419595A6F340009D17123E163DC4AC"/>
          </w:pPr>
          <w:r w:rsidRPr="006F1C22">
            <w:rPr>
              <w:rStyle w:val="PlaceholderText"/>
            </w:rPr>
            <w:t>Choose an item.</w:t>
          </w:r>
        </w:p>
      </w:docPartBody>
    </w:docPart>
    <w:docPart>
      <w:docPartPr>
        <w:name w:val="C75D31FDB991468991417D4832B1F941"/>
        <w:category>
          <w:name w:val="General"/>
          <w:gallery w:val="placeholder"/>
        </w:category>
        <w:types>
          <w:type w:val="bbPlcHdr"/>
        </w:types>
        <w:behaviors>
          <w:behavior w:val="content"/>
        </w:behaviors>
        <w:guid w:val="{ED48D6BB-20AE-4AEA-B8F9-D099C573174F}"/>
      </w:docPartPr>
      <w:docPartBody>
        <w:p w:rsidR="00EF2834" w:rsidRDefault="00472BDE" w:rsidP="00472BDE">
          <w:pPr>
            <w:pStyle w:val="C75D31FDB991468991417D4832B1F941"/>
          </w:pPr>
          <w:r w:rsidRPr="006F1C22">
            <w:rPr>
              <w:rStyle w:val="PlaceholderText"/>
            </w:rPr>
            <w:t>Choose an item.</w:t>
          </w:r>
        </w:p>
      </w:docPartBody>
    </w:docPart>
    <w:docPart>
      <w:docPartPr>
        <w:name w:val="5EF4F250D31249F5A0D4F9854BE0629C"/>
        <w:category>
          <w:name w:val="General"/>
          <w:gallery w:val="placeholder"/>
        </w:category>
        <w:types>
          <w:type w:val="bbPlcHdr"/>
        </w:types>
        <w:behaviors>
          <w:behavior w:val="content"/>
        </w:behaviors>
        <w:guid w:val="{D570E855-1CC3-4731-9992-E28D7F45FBC9}"/>
      </w:docPartPr>
      <w:docPartBody>
        <w:p w:rsidR="00EF2834" w:rsidRDefault="00472BDE" w:rsidP="00472BDE">
          <w:pPr>
            <w:pStyle w:val="5EF4F250D31249F5A0D4F9854BE0629C"/>
          </w:pPr>
          <w:r w:rsidRPr="006F1C22">
            <w:rPr>
              <w:rStyle w:val="PlaceholderText"/>
            </w:rPr>
            <w:t>Choose an item.</w:t>
          </w:r>
        </w:p>
      </w:docPartBody>
    </w:docPart>
    <w:docPart>
      <w:docPartPr>
        <w:name w:val="CD88F352F9A44C80B8CFEAB6E8C7D7F3"/>
        <w:category>
          <w:name w:val="General"/>
          <w:gallery w:val="placeholder"/>
        </w:category>
        <w:types>
          <w:type w:val="bbPlcHdr"/>
        </w:types>
        <w:behaviors>
          <w:behavior w:val="content"/>
        </w:behaviors>
        <w:guid w:val="{7A94832D-9ED2-4FB4-9C9C-D4EDFCCAFF46}"/>
      </w:docPartPr>
      <w:docPartBody>
        <w:p w:rsidR="00973902" w:rsidRDefault="00EF2834" w:rsidP="00EF2834">
          <w:pPr>
            <w:pStyle w:val="CD88F352F9A44C80B8CFEAB6E8C7D7F3"/>
          </w:pPr>
          <w:r w:rsidRPr="006F1C22">
            <w:rPr>
              <w:rStyle w:val="PlaceholderText"/>
            </w:rPr>
            <w:t>Choose an item.</w:t>
          </w:r>
        </w:p>
      </w:docPartBody>
    </w:docPart>
    <w:docPart>
      <w:docPartPr>
        <w:name w:val="1990CCF11AA84668BEEED3BDD5D60A3A"/>
        <w:category>
          <w:name w:val="General"/>
          <w:gallery w:val="placeholder"/>
        </w:category>
        <w:types>
          <w:type w:val="bbPlcHdr"/>
        </w:types>
        <w:behaviors>
          <w:behavior w:val="content"/>
        </w:behaviors>
        <w:guid w:val="{A17D1E58-68C1-4E55-9CFF-7277812CD672}"/>
      </w:docPartPr>
      <w:docPartBody>
        <w:p w:rsidR="00973902" w:rsidRDefault="00EF2834" w:rsidP="00EF2834">
          <w:pPr>
            <w:pStyle w:val="1990CCF11AA84668BEEED3BDD5D60A3A"/>
          </w:pPr>
          <w:r w:rsidRPr="006F1C22">
            <w:rPr>
              <w:rStyle w:val="PlaceholderText"/>
            </w:rPr>
            <w:t>Choose an item.</w:t>
          </w:r>
        </w:p>
      </w:docPartBody>
    </w:docPart>
    <w:docPart>
      <w:docPartPr>
        <w:name w:val="3F7108E064C64B82812E089547A5E5E0"/>
        <w:category>
          <w:name w:val="General"/>
          <w:gallery w:val="placeholder"/>
        </w:category>
        <w:types>
          <w:type w:val="bbPlcHdr"/>
        </w:types>
        <w:behaviors>
          <w:behavior w:val="content"/>
        </w:behaviors>
        <w:guid w:val="{AADAC6DF-6C10-444B-97D1-F03BDD72C822}"/>
      </w:docPartPr>
      <w:docPartBody>
        <w:p w:rsidR="009F5DCC" w:rsidRDefault="00472BDE">
          <w:pPr>
            <w:pStyle w:val="3F7108E064C64B82812E089547A5E5E0"/>
          </w:pPr>
          <w:r w:rsidRPr="006F1C22">
            <w:rPr>
              <w:rStyle w:val="PlaceholderText"/>
            </w:rPr>
            <w:t>Choose an item.</w:t>
          </w:r>
        </w:p>
      </w:docPartBody>
    </w:docPart>
    <w:docPart>
      <w:docPartPr>
        <w:name w:val="BF001394F8644D65917709F323C14183"/>
        <w:category>
          <w:name w:val="General"/>
          <w:gallery w:val="placeholder"/>
        </w:category>
        <w:types>
          <w:type w:val="bbPlcHdr"/>
        </w:types>
        <w:behaviors>
          <w:behavior w:val="content"/>
        </w:behaviors>
        <w:guid w:val="{4CDE6D5C-1CF6-4D81-B8AD-A0ABBAB3CB00}"/>
      </w:docPartPr>
      <w:docPartBody>
        <w:p w:rsidR="009F5DCC" w:rsidRDefault="00472BDE">
          <w:pPr>
            <w:pStyle w:val="BF001394F8644D65917709F323C14183"/>
          </w:pPr>
          <w:r w:rsidRPr="006F1C22">
            <w:rPr>
              <w:rStyle w:val="PlaceholderText"/>
            </w:rPr>
            <w:t>Choose an item.</w:t>
          </w:r>
        </w:p>
      </w:docPartBody>
    </w:docPart>
    <w:docPart>
      <w:docPartPr>
        <w:name w:val="6FDF6223DA40449996DFC972BEB7E78F"/>
        <w:category>
          <w:name w:val="General"/>
          <w:gallery w:val="placeholder"/>
        </w:category>
        <w:types>
          <w:type w:val="bbPlcHdr"/>
        </w:types>
        <w:behaviors>
          <w:behavior w:val="content"/>
        </w:behaviors>
        <w:guid w:val="{55BDC795-4D1B-41B3-9E89-FF223F2C33A4}"/>
      </w:docPartPr>
      <w:docPartBody>
        <w:p w:rsidR="009F5DCC" w:rsidRDefault="00472BDE">
          <w:pPr>
            <w:pStyle w:val="6FDF6223DA40449996DFC972BEB7E78F"/>
          </w:pPr>
          <w:r w:rsidRPr="006F1C22">
            <w:rPr>
              <w:rStyle w:val="PlaceholderText"/>
            </w:rPr>
            <w:t>Choose an item.</w:t>
          </w:r>
        </w:p>
      </w:docPartBody>
    </w:docPart>
    <w:docPart>
      <w:docPartPr>
        <w:name w:val="0B848317930C47F0A7A3CF4D2FA4B757"/>
        <w:category>
          <w:name w:val="General"/>
          <w:gallery w:val="placeholder"/>
        </w:category>
        <w:types>
          <w:type w:val="bbPlcHdr"/>
        </w:types>
        <w:behaviors>
          <w:behavior w:val="content"/>
        </w:behaviors>
        <w:guid w:val="{53489801-BF4F-422E-A692-2F16D7DFD6E4}"/>
      </w:docPartPr>
      <w:docPartBody>
        <w:p w:rsidR="009F5DCC" w:rsidRDefault="00472BDE">
          <w:pPr>
            <w:pStyle w:val="0B848317930C47F0A7A3CF4D2FA4B757"/>
          </w:pPr>
          <w:r w:rsidRPr="006F1C22">
            <w:rPr>
              <w:rStyle w:val="PlaceholderText"/>
            </w:rPr>
            <w:t>Choose an item.</w:t>
          </w:r>
        </w:p>
      </w:docPartBody>
    </w:docPart>
    <w:docPart>
      <w:docPartPr>
        <w:name w:val="B87DB3FB44FD4FB28AB175C48351215A"/>
        <w:category>
          <w:name w:val="General"/>
          <w:gallery w:val="placeholder"/>
        </w:category>
        <w:types>
          <w:type w:val="bbPlcHdr"/>
        </w:types>
        <w:behaviors>
          <w:behavior w:val="content"/>
        </w:behaviors>
        <w:guid w:val="{28B15B3E-DB56-4275-88BF-50698623A1B4}"/>
      </w:docPartPr>
      <w:docPartBody>
        <w:p w:rsidR="009F5DCC" w:rsidRDefault="00472BDE">
          <w:pPr>
            <w:pStyle w:val="B87DB3FB44FD4FB28AB175C48351215A"/>
          </w:pPr>
          <w:r w:rsidRPr="006F1C22">
            <w:rPr>
              <w:rStyle w:val="PlaceholderText"/>
            </w:rPr>
            <w:t>Choose an item.</w:t>
          </w:r>
        </w:p>
      </w:docPartBody>
    </w:docPart>
    <w:docPart>
      <w:docPartPr>
        <w:name w:val="3BD6B2E7B0734F6C8E2B3E13A1330CEE"/>
        <w:category>
          <w:name w:val="General"/>
          <w:gallery w:val="placeholder"/>
        </w:category>
        <w:types>
          <w:type w:val="bbPlcHdr"/>
        </w:types>
        <w:behaviors>
          <w:behavior w:val="content"/>
        </w:behaviors>
        <w:guid w:val="{02814629-7BE9-4811-8A4E-CD6C66A955C2}"/>
      </w:docPartPr>
      <w:docPartBody>
        <w:p w:rsidR="009F5DCC" w:rsidRDefault="00472BDE">
          <w:pPr>
            <w:pStyle w:val="3BD6B2E7B0734F6C8E2B3E13A1330CEE"/>
          </w:pPr>
          <w:r w:rsidRPr="006F1C22">
            <w:rPr>
              <w:rStyle w:val="PlaceholderText"/>
            </w:rPr>
            <w:t>Choose an item.</w:t>
          </w:r>
        </w:p>
      </w:docPartBody>
    </w:docPart>
    <w:docPart>
      <w:docPartPr>
        <w:name w:val="C2856B47E7184BFB87F220313E973A5F"/>
        <w:category>
          <w:name w:val="General"/>
          <w:gallery w:val="placeholder"/>
        </w:category>
        <w:types>
          <w:type w:val="bbPlcHdr"/>
        </w:types>
        <w:behaviors>
          <w:behavior w:val="content"/>
        </w:behaviors>
        <w:guid w:val="{D06D2764-C9C8-45E1-B54F-22834E60D3D7}"/>
      </w:docPartPr>
      <w:docPartBody>
        <w:p w:rsidR="009F5DCC" w:rsidRDefault="00472BDE">
          <w:pPr>
            <w:pStyle w:val="C2856B47E7184BFB87F220313E973A5F"/>
          </w:pPr>
          <w:r w:rsidRPr="006F1C22">
            <w:rPr>
              <w:rStyle w:val="PlaceholderText"/>
            </w:rPr>
            <w:t>Choose an item.</w:t>
          </w:r>
        </w:p>
      </w:docPartBody>
    </w:docPart>
    <w:docPart>
      <w:docPartPr>
        <w:name w:val="EB3296C9512E46DAB2CF58E54BA23691"/>
        <w:category>
          <w:name w:val="General"/>
          <w:gallery w:val="placeholder"/>
        </w:category>
        <w:types>
          <w:type w:val="bbPlcHdr"/>
        </w:types>
        <w:behaviors>
          <w:behavior w:val="content"/>
        </w:behaviors>
        <w:guid w:val="{0244CE46-5E93-4C8B-9309-2F688191D3AB}"/>
      </w:docPartPr>
      <w:docPartBody>
        <w:p w:rsidR="009F5DCC" w:rsidRDefault="00472BDE">
          <w:pPr>
            <w:pStyle w:val="EB3296C9512E46DAB2CF58E54BA23691"/>
          </w:pPr>
          <w:r w:rsidRPr="006F1C22">
            <w:rPr>
              <w:rStyle w:val="PlaceholderText"/>
            </w:rPr>
            <w:t>Choose an item.</w:t>
          </w:r>
        </w:p>
      </w:docPartBody>
    </w:docPart>
    <w:docPart>
      <w:docPartPr>
        <w:name w:val="403A2667181E4DD19E9DD2D91DB31020"/>
        <w:category>
          <w:name w:val="General"/>
          <w:gallery w:val="placeholder"/>
        </w:category>
        <w:types>
          <w:type w:val="bbPlcHdr"/>
        </w:types>
        <w:behaviors>
          <w:behavior w:val="content"/>
        </w:behaviors>
        <w:guid w:val="{8B7F24D0-6D39-4EC4-8CA3-81B724F60B43}"/>
      </w:docPartPr>
      <w:docPartBody>
        <w:p w:rsidR="009F5DCC" w:rsidRDefault="00472BDE">
          <w:pPr>
            <w:pStyle w:val="403A2667181E4DD19E9DD2D91DB31020"/>
          </w:pPr>
          <w:r w:rsidRPr="006F1C22">
            <w:rPr>
              <w:rStyle w:val="PlaceholderText"/>
            </w:rPr>
            <w:t>Choose an item.</w:t>
          </w:r>
        </w:p>
      </w:docPartBody>
    </w:docPart>
    <w:docPart>
      <w:docPartPr>
        <w:name w:val="B9E11B8D659A4830BD3C57E9372467EB"/>
        <w:category>
          <w:name w:val="General"/>
          <w:gallery w:val="placeholder"/>
        </w:category>
        <w:types>
          <w:type w:val="bbPlcHdr"/>
        </w:types>
        <w:behaviors>
          <w:behavior w:val="content"/>
        </w:behaviors>
        <w:guid w:val="{7B1716CC-8DF4-4BAE-808D-19FC44CC1039}"/>
      </w:docPartPr>
      <w:docPartBody>
        <w:p w:rsidR="009F5DCC" w:rsidRDefault="00472BDE">
          <w:pPr>
            <w:pStyle w:val="B9E11B8D659A4830BD3C57E9372467EB"/>
          </w:pPr>
          <w:r w:rsidRPr="006F1C22">
            <w:rPr>
              <w:rStyle w:val="PlaceholderText"/>
            </w:rPr>
            <w:t>Choose an item.</w:t>
          </w:r>
        </w:p>
      </w:docPartBody>
    </w:docPart>
    <w:docPart>
      <w:docPartPr>
        <w:name w:val="6DE8C53A402446818A7EBF96B72494ED"/>
        <w:category>
          <w:name w:val="General"/>
          <w:gallery w:val="placeholder"/>
        </w:category>
        <w:types>
          <w:type w:val="bbPlcHdr"/>
        </w:types>
        <w:behaviors>
          <w:behavior w:val="content"/>
        </w:behaviors>
        <w:guid w:val="{54B5373D-42FB-47FC-93C1-65A374D02F40}"/>
      </w:docPartPr>
      <w:docPartBody>
        <w:p w:rsidR="009F5DCC" w:rsidRDefault="00AB1DF8" w:rsidP="00AB1DF8">
          <w:pPr>
            <w:pStyle w:val="6DE8C53A402446818A7EBF96B72494ED"/>
          </w:pPr>
          <w:r w:rsidRPr="006F1C22">
            <w:rPr>
              <w:rStyle w:val="PlaceholderText"/>
            </w:rPr>
            <w:t>Choose an item.</w:t>
          </w:r>
        </w:p>
      </w:docPartBody>
    </w:docPart>
    <w:docPart>
      <w:docPartPr>
        <w:name w:val="AEF21FEA93AB4EA1BA93D0CD43928564"/>
        <w:category>
          <w:name w:val="General"/>
          <w:gallery w:val="placeholder"/>
        </w:category>
        <w:types>
          <w:type w:val="bbPlcHdr"/>
        </w:types>
        <w:behaviors>
          <w:behavior w:val="content"/>
        </w:behaviors>
        <w:guid w:val="{5E012EFD-FF89-4ACE-B395-7AEFD4B9C3F4}"/>
      </w:docPartPr>
      <w:docPartBody>
        <w:p w:rsidR="009F5DCC" w:rsidRDefault="00AB1DF8" w:rsidP="00AB1DF8">
          <w:pPr>
            <w:pStyle w:val="AEF21FEA93AB4EA1BA93D0CD43928564"/>
          </w:pPr>
          <w:r w:rsidRPr="006F1C22">
            <w:rPr>
              <w:rStyle w:val="PlaceholderText"/>
            </w:rPr>
            <w:t>Choose an item.</w:t>
          </w:r>
        </w:p>
      </w:docPartBody>
    </w:docPart>
    <w:docPart>
      <w:docPartPr>
        <w:name w:val="55546AE2ED694541A8C8D819B0FAE4F9"/>
        <w:category>
          <w:name w:val="General"/>
          <w:gallery w:val="placeholder"/>
        </w:category>
        <w:types>
          <w:type w:val="bbPlcHdr"/>
        </w:types>
        <w:behaviors>
          <w:behavior w:val="content"/>
        </w:behaviors>
        <w:guid w:val="{5BA73CB4-D132-496E-904C-7E494337912A}"/>
      </w:docPartPr>
      <w:docPartBody>
        <w:p w:rsidR="009F5DCC" w:rsidRDefault="00AB1DF8" w:rsidP="00AB1DF8">
          <w:pPr>
            <w:pStyle w:val="55546AE2ED694541A8C8D819B0FAE4F9"/>
          </w:pPr>
          <w:r w:rsidRPr="006F1C22">
            <w:rPr>
              <w:rStyle w:val="PlaceholderText"/>
            </w:rPr>
            <w:t>Choose an item.</w:t>
          </w:r>
        </w:p>
      </w:docPartBody>
    </w:docPart>
    <w:docPart>
      <w:docPartPr>
        <w:name w:val="2E0C0BE319FF41F7A9C19A3AF7B411BD"/>
        <w:category>
          <w:name w:val="General"/>
          <w:gallery w:val="placeholder"/>
        </w:category>
        <w:types>
          <w:type w:val="bbPlcHdr"/>
        </w:types>
        <w:behaviors>
          <w:behavior w:val="content"/>
        </w:behaviors>
        <w:guid w:val="{7E5981FD-A6C9-44A3-ACDB-59BAC49EB75C}"/>
      </w:docPartPr>
      <w:docPartBody>
        <w:p w:rsidR="009F5DCC" w:rsidRDefault="00AB1DF8" w:rsidP="00AB1DF8">
          <w:pPr>
            <w:pStyle w:val="2E0C0BE319FF41F7A9C19A3AF7B411BD"/>
          </w:pPr>
          <w:r w:rsidRPr="006F1C22">
            <w:rPr>
              <w:rStyle w:val="PlaceholderText"/>
            </w:rPr>
            <w:t>Choose an item.</w:t>
          </w:r>
        </w:p>
      </w:docPartBody>
    </w:docPart>
    <w:docPart>
      <w:docPartPr>
        <w:name w:val="E60F4147C15A4281B097934143BA8D8A"/>
        <w:category>
          <w:name w:val="General"/>
          <w:gallery w:val="placeholder"/>
        </w:category>
        <w:types>
          <w:type w:val="bbPlcHdr"/>
        </w:types>
        <w:behaviors>
          <w:behavior w:val="content"/>
        </w:behaviors>
        <w:guid w:val="{F171F606-1079-4687-9147-F924081D5AB6}"/>
      </w:docPartPr>
      <w:docPartBody>
        <w:p w:rsidR="009F5DCC" w:rsidRDefault="00472BDE">
          <w:pPr>
            <w:pStyle w:val="E60F4147C15A4281B097934143BA8D8A"/>
          </w:pPr>
          <w:r w:rsidRPr="006F1C22">
            <w:rPr>
              <w:rStyle w:val="PlaceholderText"/>
            </w:rPr>
            <w:t>Choose an item.</w:t>
          </w:r>
        </w:p>
      </w:docPartBody>
    </w:docPart>
    <w:docPart>
      <w:docPartPr>
        <w:name w:val="16E5126AE12140378C07A99DFCBE7190"/>
        <w:category>
          <w:name w:val="General"/>
          <w:gallery w:val="placeholder"/>
        </w:category>
        <w:types>
          <w:type w:val="bbPlcHdr"/>
        </w:types>
        <w:behaviors>
          <w:behavior w:val="content"/>
        </w:behaviors>
        <w:guid w:val="{65364E2F-246B-4C9C-9D6C-293EEDB8A663}"/>
      </w:docPartPr>
      <w:docPartBody>
        <w:p w:rsidR="009F5DCC" w:rsidRDefault="00EF2834">
          <w:pPr>
            <w:pStyle w:val="16E5126AE12140378C07A99DFCBE7190"/>
          </w:pPr>
          <w:r w:rsidRPr="006F1C22">
            <w:rPr>
              <w:rStyle w:val="PlaceholderText"/>
            </w:rPr>
            <w:t>Choose an item.</w:t>
          </w:r>
        </w:p>
      </w:docPartBody>
    </w:docPart>
    <w:docPart>
      <w:docPartPr>
        <w:name w:val="C575DD56B24F4B4794DF1A656FBCF6FD"/>
        <w:category>
          <w:name w:val="General"/>
          <w:gallery w:val="placeholder"/>
        </w:category>
        <w:types>
          <w:type w:val="bbPlcHdr"/>
        </w:types>
        <w:behaviors>
          <w:behavior w:val="content"/>
        </w:behaviors>
        <w:guid w:val="{6A6D3A63-7624-4763-8AFA-E717A253751C}"/>
      </w:docPartPr>
      <w:docPartBody>
        <w:p w:rsidR="0062223D" w:rsidRDefault="00472BDE">
          <w:pPr>
            <w:pStyle w:val="C575DD56B24F4B4794DF1A656FBCF6FD"/>
          </w:pPr>
          <w:r w:rsidRPr="006F1C22">
            <w:rPr>
              <w:rStyle w:val="PlaceholderText"/>
            </w:rPr>
            <w:t>Choose an item.</w:t>
          </w:r>
        </w:p>
      </w:docPartBody>
    </w:docPart>
    <w:docPart>
      <w:docPartPr>
        <w:name w:val="F81404155C9441F3B2287BB9229DB982"/>
        <w:category>
          <w:name w:val="General"/>
          <w:gallery w:val="placeholder"/>
        </w:category>
        <w:types>
          <w:type w:val="bbPlcHdr"/>
        </w:types>
        <w:behaviors>
          <w:behavior w:val="content"/>
        </w:behaviors>
        <w:guid w:val="{ACB5A316-6A41-4D92-B0C4-C1B10F6114A2}"/>
      </w:docPartPr>
      <w:docPartBody>
        <w:p w:rsidR="0062223D" w:rsidRDefault="00472BDE">
          <w:pPr>
            <w:pStyle w:val="F81404155C9441F3B2287BB9229DB982"/>
          </w:pPr>
          <w:r w:rsidRPr="006F1C22">
            <w:rPr>
              <w:rStyle w:val="PlaceholderText"/>
            </w:rPr>
            <w:t>Choose an item.</w:t>
          </w:r>
        </w:p>
      </w:docPartBody>
    </w:docPart>
    <w:docPart>
      <w:docPartPr>
        <w:name w:val="B597BC7E53CF4E77BC52AC473DEBEADD"/>
        <w:category>
          <w:name w:val="General"/>
          <w:gallery w:val="placeholder"/>
        </w:category>
        <w:types>
          <w:type w:val="bbPlcHdr"/>
        </w:types>
        <w:behaviors>
          <w:behavior w:val="content"/>
        </w:behaviors>
        <w:guid w:val="{9033B196-ECF7-46A7-9BC9-9F4720FF03B5}"/>
      </w:docPartPr>
      <w:docPartBody>
        <w:p w:rsidR="0062223D" w:rsidRDefault="00472BDE">
          <w:pPr>
            <w:pStyle w:val="B597BC7E53CF4E77BC52AC473DEBEADD"/>
          </w:pPr>
          <w:r w:rsidRPr="006F1C22">
            <w:rPr>
              <w:rStyle w:val="PlaceholderText"/>
            </w:rPr>
            <w:t>Choose an item.</w:t>
          </w:r>
        </w:p>
      </w:docPartBody>
    </w:docPart>
    <w:docPart>
      <w:docPartPr>
        <w:name w:val="19600F4B22D24A3AAC8C3897EDACA797"/>
        <w:category>
          <w:name w:val="General"/>
          <w:gallery w:val="placeholder"/>
        </w:category>
        <w:types>
          <w:type w:val="bbPlcHdr"/>
        </w:types>
        <w:behaviors>
          <w:behavior w:val="content"/>
        </w:behaviors>
        <w:guid w:val="{10AB74ED-97D6-401C-86EB-92FE51963DAD}"/>
      </w:docPartPr>
      <w:docPartBody>
        <w:p w:rsidR="0062223D" w:rsidRDefault="00472BDE">
          <w:pPr>
            <w:pStyle w:val="19600F4B22D24A3AAC8C3897EDACA797"/>
          </w:pPr>
          <w:r w:rsidRPr="006F1C22">
            <w:rPr>
              <w:rStyle w:val="PlaceholderText"/>
            </w:rPr>
            <w:t>Choose an item.</w:t>
          </w:r>
        </w:p>
      </w:docPartBody>
    </w:docPart>
    <w:docPart>
      <w:docPartPr>
        <w:name w:val="C2AAA18EFFBB4BAE835CF41FB30B64BF"/>
        <w:category>
          <w:name w:val="General"/>
          <w:gallery w:val="placeholder"/>
        </w:category>
        <w:types>
          <w:type w:val="bbPlcHdr"/>
        </w:types>
        <w:behaviors>
          <w:behavior w:val="content"/>
        </w:behaviors>
        <w:guid w:val="{3A526D65-636C-4B16-A094-1F3BB274E3AC}"/>
      </w:docPartPr>
      <w:docPartBody>
        <w:p w:rsidR="0062223D" w:rsidRDefault="00472BDE">
          <w:pPr>
            <w:pStyle w:val="C2AAA18EFFBB4BAE835CF41FB30B64BF"/>
          </w:pPr>
          <w:r w:rsidRPr="006F1C22">
            <w:rPr>
              <w:rStyle w:val="PlaceholderText"/>
            </w:rPr>
            <w:t>Choose an item.</w:t>
          </w:r>
        </w:p>
      </w:docPartBody>
    </w:docPart>
    <w:docPart>
      <w:docPartPr>
        <w:name w:val="8E6FDCFFCF17480FB5200F35694EAAC8"/>
        <w:category>
          <w:name w:val="General"/>
          <w:gallery w:val="placeholder"/>
        </w:category>
        <w:types>
          <w:type w:val="bbPlcHdr"/>
        </w:types>
        <w:behaviors>
          <w:behavior w:val="content"/>
        </w:behaviors>
        <w:guid w:val="{5CBAE52D-AF04-47EB-AF99-F49BDEA7002D}"/>
      </w:docPartPr>
      <w:docPartBody>
        <w:p w:rsidR="0062223D" w:rsidRDefault="00472BDE">
          <w:pPr>
            <w:pStyle w:val="8E6FDCFFCF17480FB5200F35694EAAC8"/>
          </w:pPr>
          <w:r w:rsidRPr="006F1C22">
            <w:rPr>
              <w:rStyle w:val="PlaceholderText"/>
            </w:rPr>
            <w:t>Choose an item.</w:t>
          </w:r>
        </w:p>
      </w:docPartBody>
    </w:docPart>
    <w:docPart>
      <w:docPartPr>
        <w:name w:val="F72140E6A5574A2785EE955663F6E55F"/>
        <w:category>
          <w:name w:val="General"/>
          <w:gallery w:val="placeholder"/>
        </w:category>
        <w:types>
          <w:type w:val="bbPlcHdr"/>
        </w:types>
        <w:behaviors>
          <w:behavior w:val="content"/>
        </w:behaviors>
        <w:guid w:val="{81586080-9CAF-41C2-8D5C-DBF570AADDBE}"/>
      </w:docPartPr>
      <w:docPartBody>
        <w:p w:rsidR="0062223D" w:rsidRDefault="00472BDE">
          <w:pPr>
            <w:pStyle w:val="F72140E6A5574A2785EE955663F6E55F"/>
          </w:pPr>
          <w:r w:rsidRPr="006F1C22">
            <w:rPr>
              <w:rStyle w:val="PlaceholderText"/>
            </w:rPr>
            <w:t>Choose an item.</w:t>
          </w:r>
        </w:p>
      </w:docPartBody>
    </w:docPart>
    <w:docPart>
      <w:docPartPr>
        <w:name w:val="EBBEBDABAF6E488BBD5C26AD3AE85900"/>
        <w:category>
          <w:name w:val="General"/>
          <w:gallery w:val="placeholder"/>
        </w:category>
        <w:types>
          <w:type w:val="bbPlcHdr"/>
        </w:types>
        <w:behaviors>
          <w:behavior w:val="content"/>
        </w:behaviors>
        <w:guid w:val="{810350CB-27A8-49BA-B880-EB50BDE96F11}"/>
      </w:docPartPr>
      <w:docPartBody>
        <w:p w:rsidR="000D0113" w:rsidRDefault="00CA3FD8" w:rsidP="00CA3FD8">
          <w:pPr>
            <w:pStyle w:val="EBBEBDABAF6E488BBD5C26AD3AE85900"/>
          </w:pPr>
          <w:r w:rsidRPr="006F1C2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ptos Serif">
    <w:altName w:val="Sylfaen"/>
    <w:charset w:val="00"/>
    <w:family w:val="roman"/>
    <w:pitch w:val="variable"/>
    <w:sig w:usb0="A11526FF" w:usb1="C000ECFB" w:usb2="0001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9B7"/>
    <w:rsid w:val="00020FCB"/>
    <w:rsid w:val="00046B7B"/>
    <w:rsid w:val="00053577"/>
    <w:rsid w:val="00074E35"/>
    <w:rsid w:val="00083A15"/>
    <w:rsid w:val="00087368"/>
    <w:rsid w:val="000C39B7"/>
    <w:rsid w:val="000C3F37"/>
    <w:rsid w:val="000C7E8F"/>
    <w:rsid w:val="000D0113"/>
    <w:rsid w:val="000D1A10"/>
    <w:rsid w:val="000E08DC"/>
    <w:rsid w:val="000E2DB3"/>
    <w:rsid w:val="000E33A2"/>
    <w:rsid w:val="000F56AD"/>
    <w:rsid w:val="0010635C"/>
    <w:rsid w:val="0012394E"/>
    <w:rsid w:val="00124B6F"/>
    <w:rsid w:val="001360C2"/>
    <w:rsid w:val="00157F7A"/>
    <w:rsid w:val="00162BCB"/>
    <w:rsid w:val="00167E88"/>
    <w:rsid w:val="001A19A6"/>
    <w:rsid w:val="001B4F8C"/>
    <w:rsid w:val="001E46C3"/>
    <w:rsid w:val="001F189C"/>
    <w:rsid w:val="001F6E25"/>
    <w:rsid w:val="00211473"/>
    <w:rsid w:val="00243842"/>
    <w:rsid w:val="00260497"/>
    <w:rsid w:val="0026140A"/>
    <w:rsid w:val="002625D0"/>
    <w:rsid w:val="002740BA"/>
    <w:rsid w:val="00275A2C"/>
    <w:rsid w:val="00285299"/>
    <w:rsid w:val="00285FC6"/>
    <w:rsid w:val="002B461E"/>
    <w:rsid w:val="002D4F51"/>
    <w:rsid w:val="00304572"/>
    <w:rsid w:val="00327320"/>
    <w:rsid w:val="003328E5"/>
    <w:rsid w:val="00352BA6"/>
    <w:rsid w:val="0035594D"/>
    <w:rsid w:val="00355FC0"/>
    <w:rsid w:val="00372762"/>
    <w:rsid w:val="00373E0B"/>
    <w:rsid w:val="00374C5A"/>
    <w:rsid w:val="0038475C"/>
    <w:rsid w:val="00390F70"/>
    <w:rsid w:val="003A063C"/>
    <w:rsid w:val="003E01F1"/>
    <w:rsid w:val="00421EC9"/>
    <w:rsid w:val="0043051A"/>
    <w:rsid w:val="00431DAE"/>
    <w:rsid w:val="0045576A"/>
    <w:rsid w:val="0046695C"/>
    <w:rsid w:val="00472BDE"/>
    <w:rsid w:val="004759E1"/>
    <w:rsid w:val="00476678"/>
    <w:rsid w:val="00492AB6"/>
    <w:rsid w:val="0049409E"/>
    <w:rsid w:val="004A4DBF"/>
    <w:rsid w:val="004B2154"/>
    <w:rsid w:val="004F5CFB"/>
    <w:rsid w:val="00502929"/>
    <w:rsid w:val="00507DFA"/>
    <w:rsid w:val="00512E13"/>
    <w:rsid w:val="005421DC"/>
    <w:rsid w:val="0054266A"/>
    <w:rsid w:val="00574474"/>
    <w:rsid w:val="00577967"/>
    <w:rsid w:val="005847FE"/>
    <w:rsid w:val="00592CA0"/>
    <w:rsid w:val="005935AD"/>
    <w:rsid w:val="005A5D57"/>
    <w:rsid w:val="005D7B1A"/>
    <w:rsid w:val="005F27F5"/>
    <w:rsid w:val="005F386F"/>
    <w:rsid w:val="005F437F"/>
    <w:rsid w:val="00601E30"/>
    <w:rsid w:val="0060671C"/>
    <w:rsid w:val="00610B95"/>
    <w:rsid w:val="00617691"/>
    <w:rsid w:val="0062223D"/>
    <w:rsid w:val="00622CB2"/>
    <w:rsid w:val="00625904"/>
    <w:rsid w:val="00633D95"/>
    <w:rsid w:val="00637FD9"/>
    <w:rsid w:val="006455F7"/>
    <w:rsid w:val="00657985"/>
    <w:rsid w:val="00657BD4"/>
    <w:rsid w:val="00660A23"/>
    <w:rsid w:val="00677533"/>
    <w:rsid w:val="006800E5"/>
    <w:rsid w:val="006924E3"/>
    <w:rsid w:val="00695F8F"/>
    <w:rsid w:val="006A2BD2"/>
    <w:rsid w:val="006A5B14"/>
    <w:rsid w:val="006C0214"/>
    <w:rsid w:val="006C4ECF"/>
    <w:rsid w:val="006D4673"/>
    <w:rsid w:val="006D63A0"/>
    <w:rsid w:val="006E6373"/>
    <w:rsid w:val="006F4725"/>
    <w:rsid w:val="00701F1A"/>
    <w:rsid w:val="00723473"/>
    <w:rsid w:val="00724CE6"/>
    <w:rsid w:val="00725C4A"/>
    <w:rsid w:val="007636C0"/>
    <w:rsid w:val="0076682E"/>
    <w:rsid w:val="007801BD"/>
    <w:rsid w:val="007A280A"/>
    <w:rsid w:val="007B5A3D"/>
    <w:rsid w:val="007C03FD"/>
    <w:rsid w:val="007E21C1"/>
    <w:rsid w:val="00805B0D"/>
    <w:rsid w:val="00835707"/>
    <w:rsid w:val="00846224"/>
    <w:rsid w:val="00860D5E"/>
    <w:rsid w:val="00871E7C"/>
    <w:rsid w:val="008768BC"/>
    <w:rsid w:val="0088499C"/>
    <w:rsid w:val="008A613F"/>
    <w:rsid w:val="008B442F"/>
    <w:rsid w:val="008B6DED"/>
    <w:rsid w:val="008C0562"/>
    <w:rsid w:val="008C268C"/>
    <w:rsid w:val="008C2690"/>
    <w:rsid w:val="008E4360"/>
    <w:rsid w:val="008F5813"/>
    <w:rsid w:val="008F6B85"/>
    <w:rsid w:val="008F7CDB"/>
    <w:rsid w:val="00911340"/>
    <w:rsid w:val="00912FC8"/>
    <w:rsid w:val="00925049"/>
    <w:rsid w:val="009358DD"/>
    <w:rsid w:val="00935C34"/>
    <w:rsid w:val="00955A85"/>
    <w:rsid w:val="00956041"/>
    <w:rsid w:val="009666FE"/>
    <w:rsid w:val="00973902"/>
    <w:rsid w:val="00981851"/>
    <w:rsid w:val="0099261B"/>
    <w:rsid w:val="009B6C5B"/>
    <w:rsid w:val="009B7B9C"/>
    <w:rsid w:val="009D29AE"/>
    <w:rsid w:val="009E02A6"/>
    <w:rsid w:val="009F3AF4"/>
    <w:rsid w:val="009F5DCC"/>
    <w:rsid w:val="009F713F"/>
    <w:rsid w:val="00A01248"/>
    <w:rsid w:val="00A0317D"/>
    <w:rsid w:val="00A03ABD"/>
    <w:rsid w:val="00A07868"/>
    <w:rsid w:val="00A11FE2"/>
    <w:rsid w:val="00A14742"/>
    <w:rsid w:val="00A15BA5"/>
    <w:rsid w:val="00A218EC"/>
    <w:rsid w:val="00A23B29"/>
    <w:rsid w:val="00A24A97"/>
    <w:rsid w:val="00A3554B"/>
    <w:rsid w:val="00A37479"/>
    <w:rsid w:val="00A40DC7"/>
    <w:rsid w:val="00A47D28"/>
    <w:rsid w:val="00A57DE6"/>
    <w:rsid w:val="00A6068E"/>
    <w:rsid w:val="00A72F84"/>
    <w:rsid w:val="00A85D0B"/>
    <w:rsid w:val="00A959C2"/>
    <w:rsid w:val="00A97AE1"/>
    <w:rsid w:val="00AA69F6"/>
    <w:rsid w:val="00AB1DF8"/>
    <w:rsid w:val="00AC04B5"/>
    <w:rsid w:val="00AC4A25"/>
    <w:rsid w:val="00AF5042"/>
    <w:rsid w:val="00AF6CD0"/>
    <w:rsid w:val="00B051A9"/>
    <w:rsid w:val="00B07820"/>
    <w:rsid w:val="00B178F0"/>
    <w:rsid w:val="00B20612"/>
    <w:rsid w:val="00B21CC1"/>
    <w:rsid w:val="00B220EC"/>
    <w:rsid w:val="00B229A4"/>
    <w:rsid w:val="00B22FCC"/>
    <w:rsid w:val="00B50BCC"/>
    <w:rsid w:val="00B57B0B"/>
    <w:rsid w:val="00B76A7A"/>
    <w:rsid w:val="00B87DAE"/>
    <w:rsid w:val="00BC267B"/>
    <w:rsid w:val="00BF5E39"/>
    <w:rsid w:val="00BF6981"/>
    <w:rsid w:val="00C11287"/>
    <w:rsid w:val="00C20674"/>
    <w:rsid w:val="00C92E90"/>
    <w:rsid w:val="00C9320D"/>
    <w:rsid w:val="00CA3FD8"/>
    <w:rsid w:val="00CA67BC"/>
    <w:rsid w:val="00CB39E1"/>
    <w:rsid w:val="00CC5B5B"/>
    <w:rsid w:val="00CD6692"/>
    <w:rsid w:val="00CE3984"/>
    <w:rsid w:val="00CF16E0"/>
    <w:rsid w:val="00CF79A9"/>
    <w:rsid w:val="00D0036A"/>
    <w:rsid w:val="00D40771"/>
    <w:rsid w:val="00D500A8"/>
    <w:rsid w:val="00D513E3"/>
    <w:rsid w:val="00D51CF0"/>
    <w:rsid w:val="00D57521"/>
    <w:rsid w:val="00D82317"/>
    <w:rsid w:val="00D841B9"/>
    <w:rsid w:val="00D9084D"/>
    <w:rsid w:val="00D943C1"/>
    <w:rsid w:val="00D94F13"/>
    <w:rsid w:val="00DA15CE"/>
    <w:rsid w:val="00DB1BCE"/>
    <w:rsid w:val="00DB28B9"/>
    <w:rsid w:val="00DC36FD"/>
    <w:rsid w:val="00DD5227"/>
    <w:rsid w:val="00E01E26"/>
    <w:rsid w:val="00E10853"/>
    <w:rsid w:val="00E13479"/>
    <w:rsid w:val="00E3192A"/>
    <w:rsid w:val="00E35B01"/>
    <w:rsid w:val="00E53942"/>
    <w:rsid w:val="00E61A4D"/>
    <w:rsid w:val="00E6610F"/>
    <w:rsid w:val="00E75055"/>
    <w:rsid w:val="00E8037B"/>
    <w:rsid w:val="00E8234A"/>
    <w:rsid w:val="00E85FF8"/>
    <w:rsid w:val="00E9152F"/>
    <w:rsid w:val="00EF2834"/>
    <w:rsid w:val="00EF7B6D"/>
    <w:rsid w:val="00F016CD"/>
    <w:rsid w:val="00F06674"/>
    <w:rsid w:val="00F22AF5"/>
    <w:rsid w:val="00F25591"/>
    <w:rsid w:val="00F30645"/>
    <w:rsid w:val="00F32DB9"/>
    <w:rsid w:val="00F441AF"/>
    <w:rsid w:val="00F51BAD"/>
    <w:rsid w:val="00F6186E"/>
    <w:rsid w:val="00F61D33"/>
    <w:rsid w:val="00F62116"/>
    <w:rsid w:val="00F702F9"/>
    <w:rsid w:val="00FA0BE3"/>
    <w:rsid w:val="00FA2F03"/>
    <w:rsid w:val="00FC1711"/>
    <w:rsid w:val="00FC30BC"/>
    <w:rsid w:val="00FD48CB"/>
    <w:rsid w:val="00FE07DE"/>
    <w:rsid w:val="00FE63D4"/>
    <w:rsid w:val="00FF06C3"/>
    <w:rsid w:val="00FF193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3FD8"/>
    <w:rPr>
      <w:color w:val="808080"/>
    </w:rPr>
  </w:style>
  <w:style w:type="paragraph" w:customStyle="1" w:styleId="EAD063EAE2C34AEFA79EC74355411EE2">
    <w:name w:val="EAD063EAE2C34AEFA79EC74355411EE2"/>
    <w:rsid w:val="00472BDE"/>
    <w:pPr>
      <w:spacing w:line="259" w:lineRule="auto"/>
    </w:pPr>
    <w:rPr>
      <w:sz w:val="22"/>
      <w:szCs w:val="22"/>
      <w:lang w:val="en-CA" w:eastAsia="en-CA"/>
    </w:rPr>
  </w:style>
  <w:style w:type="paragraph" w:customStyle="1" w:styleId="770C849CF6694FF28DA1FBC616B647C9">
    <w:name w:val="770C849CF6694FF28DA1FBC616B647C9"/>
    <w:rsid w:val="00472BDE"/>
    <w:pPr>
      <w:spacing w:line="259" w:lineRule="auto"/>
    </w:pPr>
    <w:rPr>
      <w:sz w:val="22"/>
      <w:szCs w:val="22"/>
      <w:lang w:val="en-CA" w:eastAsia="en-CA"/>
    </w:rPr>
  </w:style>
  <w:style w:type="paragraph" w:customStyle="1" w:styleId="8B76D25DFA4B4EA994ADCE48BFF30063">
    <w:name w:val="8B76D25DFA4B4EA994ADCE48BFF30063"/>
    <w:rsid w:val="00472BDE"/>
    <w:pPr>
      <w:spacing w:line="259" w:lineRule="auto"/>
    </w:pPr>
    <w:rPr>
      <w:sz w:val="22"/>
      <w:szCs w:val="22"/>
      <w:lang w:val="en-CA" w:eastAsia="en-CA"/>
    </w:rPr>
  </w:style>
  <w:style w:type="paragraph" w:customStyle="1" w:styleId="B0232E2DB7654B7BAF595A7F408F35A4">
    <w:name w:val="B0232E2DB7654B7BAF595A7F408F35A4"/>
    <w:rsid w:val="00472BDE"/>
    <w:pPr>
      <w:spacing w:line="259" w:lineRule="auto"/>
    </w:pPr>
    <w:rPr>
      <w:sz w:val="22"/>
      <w:szCs w:val="22"/>
      <w:lang w:val="en-CA" w:eastAsia="en-CA"/>
    </w:rPr>
  </w:style>
  <w:style w:type="paragraph" w:customStyle="1" w:styleId="02871C223E204E0E89CA166A22DEF0ED">
    <w:name w:val="02871C223E204E0E89CA166A22DEF0ED"/>
    <w:rsid w:val="00472BDE"/>
    <w:pPr>
      <w:spacing w:line="259" w:lineRule="auto"/>
    </w:pPr>
    <w:rPr>
      <w:sz w:val="22"/>
      <w:szCs w:val="22"/>
      <w:lang w:val="en-CA" w:eastAsia="en-CA"/>
    </w:rPr>
  </w:style>
  <w:style w:type="paragraph" w:customStyle="1" w:styleId="BE59039419D042AE9C494E99CB48AE51">
    <w:name w:val="BE59039419D042AE9C494E99CB48AE51"/>
    <w:rsid w:val="00472BDE"/>
    <w:pPr>
      <w:spacing w:line="259" w:lineRule="auto"/>
    </w:pPr>
    <w:rPr>
      <w:sz w:val="22"/>
      <w:szCs w:val="22"/>
      <w:lang w:val="en-CA" w:eastAsia="en-CA"/>
    </w:rPr>
  </w:style>
  <w:style w:type="paragraph" w:customStyle="1" w:styleId="59E8BE1CBBC8427EBD434EE010D10BD0">
    <w:name w:val="59E8BE1CBBC8427EBD434EE010D10BD0"/>
    <w:rsid w:val="00472BDE"/>
    <w:pPr>
      <w:spacing w:line="259" w:lineRule="auto"/>
    </w:pPr>
    <w:rPr>
      <w:sz w:val="22"/>
      <w:szCs w:val="22"/>
      <w:lang w:val="en-CA" w:eastAsia="en-CA"/>
    </w:rPr>
  </w:style>
  <w:style w:type="paragraph" w:customStyle="1" w:styleId="AFE094EBA7824C7898A6ACF9791849F8">
    <w:name w:val="AFE094EBA7824C7898A6ACF9791849F8"/>
    <w:rsid w:val="00472BDE"/>
    <w:pPr>
      <w:spacing w:line="259" w:lineRule="auto"/>
    </w:pPr>
    <w:rPr>
      <w:sz w:val="22"/>
      <w:szCs w:val="22"/>
      <w:lang w:val="en-CA" w:eastAsia="en-CA"/>
    </w:rPr>
  </w:style>
  <w:style w:type="paragraph" w:customStyle="1" w:styleId="302CB09822CE4A61B8DAB5707B8A618F">
    <w:name w:val="302CB09822CE4A61B8DAB5707B8A618F"/>
    <w:rsid w:val="00472BDE"/>
    <w:pPr>
      <w:spacing w:line="259" w:lineRule="auto"/>
    </w:pPr>
    <w:rPr>
      <w:sz w:val="22"/>
      <w:szCs w:val="22"/>
      <w:lang w:val="en-CA" w:eastAsia="en-CA"/>
    </w:rPr>
  </w:style>
  <w:style w:type="paragraph" w:customStyle="1" w:styleId="0BCC1BACAC3943AEB2B8FA01AD833B27">
    <w:name w:val="0BCC1BACAC3943AEB2B8FA01AD833B27"/>
    <w:rsid w:val="00472BDE"/>
    <w:pPr>
      <w:spacing w:line="259" w:lineRule="auto"/>
    </w:pPr>
    <w:rPr>
      <w:sz w:val="22"/>
      <w:szCs w:val="22"/>
      <w:lang w:val="en-CA" w:eastAsia="en-CA"/>
    </w:rPr>
  </w:style>
  <w:style w:type="paragraph" w:customStyle="1" w:styleId="3E053428602641D395493F0B5748872E">
    <w:name w:val="3E053428602641D395493F0B5748872E"/>
    <w:rsid w:val="00472BDE"/>
    <w:pPr>
      <w:spacing w:line="259" w:lineRule="auto"/>
    </w:pPr>
    <w:rPr>
      <w:sz w:val="22"/>
      <w:szCs w:val="22"/>
      <w:lang w:val="en-CA" w:eastAsia="en-CA"/>
    </w:rPr>
  </w:style>
  <w:style w:type="paragraph" w:customStyle="1" w:styleId="F37196EF82944836857F8B9DF29ED5D6">
    <w:name w:val="F37196EF82944836857F8B9DF29ED5D6"/>
    <w:rsid w:val="00472BDE"/>
    <w:pPr>
      <w:spacing w:line="259" w:lineRule="auto"/>
    </w:pPr>
    <w:rPr>
      <w:sz w:val="22"/>
      <w:szCs w:val="22"/>
      <w:lang w:val="en-CA" w:eastAsia="en-CA"/>
    </w:rPr>
  </w:style>
  <w:style w:type="paragraph" w:customStyle="1" w:styleId="DEF699C808FB4BA68627D1EBCA81344E">
    <w:name w:val="DEF699C808FB4BA68627D1EBCA81344E"/>
    <w:rsid w:val="00472BDE"/>
    <w:pPr>
      <w:spacing w:line="259" w:lineRule="auto"/>
    </w:pPr>
    <w:rPr>
      <w:sz w:val="22"/>
      <w:szCs w:val="22"/>
      <w:lang w:val="en-CA" w:eastAsia="en-CA"/>
    </w:rPr>
  </w:style>
  <w:style w:type="paragraph" w:customStyle="1" w:styleId="1BF87666EE964FA8BCC26DB13A2533F1">
    <w:name w:val="1BF87666EE964FA8BCC26DB13A2533F1"/>
    <w:rsid w:val="00472BDE"/>
    <w:pPr>
      <w:spacing w:line="259" w:lineRule="auto"/>
    </w:pPr>
    <w:rPr>
      <w:sz w:val="22"/>
      <w:szCs w:val="22"/>
      <w:lang w:val="en-CA" w:eastAsia="en-CA"/>
    </w:rPr>
  </w:style>
  <w:style w:type="paragraph" w:customStyle="1" w:styleId="978EA93511064B80A2FB380F86C66DAB">
    <w:name w:val="978EA93511064B80A2FB380F86C66DAB"/>
    <w:rsid w:val="00472BDE"/>
    <w:pPr>
      <w:spacing w:line="259" w:lineRule="auto"/>
    </w:pPr>
    <w:rPr>
      <w:sz w:val="22"/>
      <w:szCs w:val="22"/>
      <w:lang w:val="en-CA" w:eastAsia="en-CA"/>
    </w:rPr>
  </w:style>
  <w:style w:type="paragraph" w:customStyle="1" w:styleId="BAB6C667442E4CEEB289FA2DE13D4F93">
    <w:name w:val="BAB6C667442E4CEEB289FA2DE13D4F93"/>
    <w:rsid w:val="00472BDE"/>
    <w:pPr>
      <w:spacing w:line="259" w:lineRule="auto"/>
    </w:pPr>
    <w:rPr>
      <w:sz w:val="22"/>
      <w:szCs w:val="22"/>
      <w:lang w:val="en-CA" w:eastAsia="en-CA"/>
    </w:rPr>
  </w:style>
  <w:style w:type="paragraph" w:customStyle="1" w:styleId="AC081325C82D4E1E9BB0FDD254B50619">
    <w:name w:val="AC081325C82D4E1E9BB0FDD254B50619"/>
    <w:rsid w:val="00472BDE"/>
    <w:pPr>
      <w:spacing w:line="259" w:lineRule="auto"/>
    </w:pPr>
    <w:rPr>
      <w:sz w:val="22"/>
      <w:szCs w:val="22"/>
      <w:lang w:val="en-CA" w:eastAsia="en-CA"/>
    </w:rPr>
  </w:style>
  <w:style w:type="paragraph" w:customStyle="1" w:styleId="59B40D9B7897471584BFAE2318C7D448">
    <w:name w:val="59B40D9B7897471584BFAE2318C7D448"/>
    <w:rsid w:val="00472BDE"/>
    <w:pPr>
      <w:spacing w:line="259" w:lineRule="auto"/>
    </w:pPr>
    <w:rPr>
      <w:sz w:val="22"/>
      <w:szCs w:val="22"/>
      <w:lang w:val="en-CA" w:eastAsia="en-CA"/>
    </w:rPr>
  </w:style>
  <w:style w:type="paragraph" w:customStyle="1" w:styleId="6864781BBEDF489BA1E4638171E425B0">
    <w:name w:val="6864781BBEDF489BA1E4638171E425B0"/>
    <w:rsid w:val="00472BDE"/>
    <w:pPr>
      <w:spacing w:line="259" w:lineRule="auto"/>
    </w:pPr>
    <w:rPr>
      <w:sz w:val="22"/>
      <w:szCs w:val="22"/>
      <w:lang w:val="en-CA" w:eastAsia="en-CA"/>
    </w:rPr>
  </w:style>
  <w:style w:type="paragraph" w:customStyle="1" w:styleId="3930D5E9FA0848E8B5B9CB0541A26061">
    <w:name w:val="3930D5E9FA0848E8B5B9CB0541A26061"/>
    <w:rsid w:val="00472BDE"/>
    <w:pPr>
      <w:spacing w:line="259" w:lineRule="auto"/>
    </w:pPr>
    <w:rPr>
      <w:sz w:val="22"/>
      <w:szCs w:val="22"/>
      <w:lang w:val="en-CA" w:eastAsia="en-CA"/>
    </w:rPr>
  </w:style>
  <w:style w:type="paragraph" w:customStyle="1" w:styleId="AABFB9F6DE92447D89A62DDE2E461D2B">
    <w:name w:val="AABFB9F6DE92447D89A62DDE2E461D2B"/>
    <w:rsid w:val="00472BDE"/>
    <w:pPr>
      <w:spacing w:line="259" w:lineRule="auto"/>
    </w:pPr>
    <w:rPr>
      <w:sz w:val="22"/>
      <w:szCs w:val="22"/>
      <w:lang w:val="en-CA" w:eastAsia="en-CA"/>
    </w:rPr>
  </w:style>
  <w:style w:type="paragraph" w:customStyle="1" w:styleId="A913EF85BF104262AEB20C208EE03B46">
    <w:name w:val="A913EF85BF104262AEB20C208EE03B46"/>
    <w:rsid w:val="00472BDE"/>
    <w:pPr>
      <w:spacing w:line="259" w:lineRule="auto"/>
    </w:pPr>
    <w:rPr>
      <w:sz w:val="22"/>
      <w:szCs w:val="22"/>
      <w:lang w:val="en-CA" w:eastAsia="en-CA"/>
    </w:rPr>
  </w:style>
  <w:style w:type="paragraph" w:customStyle="1" w:styleId="2AB61B3FD2204D86A610459AECAFEF0E">
    <w:name w:val="2AB61B3FD2204D86A610459AECAFEF0E"/>
    <w:rsid w:val="00472BDE"/>
    <w:pPr>
      <w:spacing w:line="259" w:lineRule="auto"/>
    </w:pPr>
    <w:rPr>
      <w:sz w:val="22"/>
      <w:szCs w:val="22"/>
      <w:lang w:val="en-CA" w:eastAsia="en-CA"/>
    </w:rPr>
  </w:style>
  <w:style w:type="paragraph" w:customStyle="1" w:styleId="7778B5D2B7394484B5D3F3226D700AF1">
    <w:name w:val="7778B5D2B7394484B5D3F3226D700AF1"/>
    <w:rsid w:val="00472BDE"/>
    <w:pPr>
      <w:spacing w:line="259" w:lineRule="auto"/>
    </w:pPr>
    <w:rPr>
      <w:sz w:val="22"/>
      <w:szCs w:val="22"/>
      <w:lang w:val="en-CA" w:eastAsia="en-CA"/>
    </w:rPr>
  </w:style>
  <w:style w:type="paragraph" w:customStyle="1" w:styleId="CBF78E67506D4B6EB264F792721E8F31">
    <w:name w:val="CBF78E67506D4B6EB264F792721E8F31"/>
    <w:rsid w:val="00472BDE"/>
    <w:pPr>
      <w:spacing w:line="259" w:lineRule="auto"/>
    </w:pPr>
    <w:rPr>
      <w:sz w:val="22"/>
      <w:szCs w:val="22"/>
      <w:lang w:val="en-CA" w:eastAsia="en-CA"/>
    </w:rPr>
  </w:style>
  <w:style w:type="paragraph" w:customStyle="1" w:styleId="FA2686E6926F4E81A17A389CFE11CF86">
    <w:name w:val="FA2686E6926F4E81A17A389CFE11CF86"/>
    <w:rsid w:val="00472BDE"/>
    <w:pPr>
      <w:spacing w:line="259" w:lineRule="auto"/>
    </w:pPr>
    <w:rPr>
      <w:sz w:val="22"/>
      <w:szCs w:val="22"/>
      <w:lang w:val="en-CA" w:eastAsia="en-CA"/>
    </w:rPr>
  </w:style>
  <w:style w:type="paragraph" w:customStyle="1" w:styleId="1C588FD8CD8841BB8530719ECCE49656">
    <w:name w:val="1C588FD8CD8841BB8530719ECCE49656"/>
    <w:rsid w:val="00472BDE"/>
    <w:pPr>
      <w:spacing w:line="259" w:lineRule="auto"/>
    </w:pPr>
    <w:rPr>
      <w:sz w:val="22"/>
      <w:szCs w:val="22"/>
      <w:lang w:val="en-CA" w:eastAsia="en-CA"/>
    </w:rPr>
  </w:style>
  <w:style w:type="paragraph" w:customStyle="1" w:styleId="D60E50D1A66A4825A9B08E4F24BF8511">
    <w:name w:val="D60E50D1A66A4825A9B08E4F24BF8511"/>
    <w:rsid w:val="00472BDE"/>
    <w:pPr>
      <w:spacing w:line="259" w:lineRule="auto"/>
    </w:pPr>
    <w:rPr>
      <w:sz w:val="22"/>
      <w:szCs w:val="22"/>
      <w:lang w:val="en-CA" w:eastAsia="en-CA"/>
    </w:rPr>
  </w:style>
  <w:style w:type="paragraph" w:customStyle="1" w:styleId="50DE581E97694262B0C5E0D529417BF8">
    <w:name w:val="50DE581E97694262B0C5E0D529417BF8"/>
    <w:rsid w:val="00472BDE"/>
    <w:pPr>
      <w:spacing w:line="259" w:lineRule="auto"/>
    </w:pPr>
    <w:rPr>
      <w:sz w:val="22"/>
      <w:szCs w:val="22"/>
      <w:lang w:val="en-CA" w:eastAsia="en-CA"/>
    </w:rPr>
  </w:style>
  <w:style w:type="paragraph" w:customStyle="1" w:styleId="5C61AFBFC52D47E69FF92F49279D9991">
    <w:name w:val="5C61AFBFC52D47E69FF92F49279D9991"/>
    <w:rsid w:val="00472BDE"/>
    <w:pPr>
      <w:spacing w:line="259" w:lineRule="auto"/>
    </w:pPr>
    <w:rPr>
      <w:sz w:val="22"/>
      <w:szCs w:val="22"/>
      <w:lang w:val="en-CA" w:eastAsia="en-CA"/>
    </w:rPr>
  </w:style>
  <w:style w:type="paragraph" w:customStyle="1" w:styleId="EF195DFC4DBC4D20AEF34863C0942D8D">
    <w:name w:val="EF195DFC4DBC4D20AEF34863C0942D8D"/>
    <w:rsid w:val="00472BDE"/>
    <w:pPr>
      <w:spacing w:line="259" w:lineRule="auto"/>
    </w:pPr>
    <w:rPr>
      <w:sz w:val="22"/>
      <w:szCs w:val="22"/>
      <w:lang w:val="en-CA" w:eastAsia="en-CA"/>
    </w:rPr>
  </w:style>
  <w:style w:type="paragraph" w:customStyle="1" w:styleId="76ACB3CA380743B6B7BEE7983D7D63C1">
    <w:name w:val="76ACB3CA380743B6B7BEE7983D7D63C1"/>
    <w:rsid w:val="00472BDE"/>
    <w:pPr>
      <w:spacing w:line="259" w:lineRule="auto"/>
    </w:pPr>
    <w:rPr>
      <w:sz w:val="22"/>
      <w:szCs w:val="22"/>
      <w:lang w:val="en-CA" w:eastAsia="en-CA"/>
    </w:rPr>
  </w:style>
  <w:style w:type="paragraph" w:customStyle="1" w:styleId="E88594FF1E0045A993D3D7CB2FF532BE">
    <w:name w:val="E88594FF1E0045A993D3D7CB2FF532BE"/>
    <w:rsid w:val="00472BDE"/>
    <w:pPr>
      <w:spacing w:line="259" w:lineRule="auto"/>
    </w:pPr>
    <w:rPr>
      <w:sz w:val="22"/>
      <w:szCs w:val="22"/>
      <w:lang w:val="en-CA" w:eastAsia="en-CA"/>
    </w:rPr>
  </w:style>
  <w:style w:type="paragraph" w:customStyle="1" w:styleId="98205098C47F4CB9AE71D0D662441811">
    <w:name w:val="98205098C47F4CB9AE71D0D662441811"/>
    <w:rsid w:val="00472BDE"/>
    <w:pPr>
      <w:spacing w:line="259" w:lineRule="auto"/>
    </w:pPr>
    <w:rPr>
      <w:sz w:val="22"/>
      <w:szCs w:val="22"/>
      <w:lang w:val="en-CA" w:eastAsia="en-CA"/>
    </w:rPr>
  </w:style>
  <w:style w:type="paragraph" w:customStyle="1" w:styleId="C6A1E93C40F04F04A15C13E16B112C90">
    <w:name w:val="C6A1E93C40F04F04A15C13E16B112C90"/>
    <w:rsid w:val="00472BDE"/>
    <w:pPr>
      <w:spacing w:line="259" w:lineRule="auto"/>
    </w:pPr>
    <w:rPr>
      <w:sz w:val="22"/>
      <w:szCs w:val="22"/>
      <w:lang w:val="en-CA" w:eastAsia="en-CA"/>
    </w:rPr>
  </w:style>
  <w:style w:type="paragraph" w:customStyle="1" w:styleId="DFC62DE87F63461594864D48EB2BE0A9">
    <w:name w:val="DFC62DE87F63461594864D48EB2BE0A9"/>
    <w:rsid w:val="00472BDE"/>
    <w:pPr>
      <w:spacing w:line="259" w:lineRule="auto"/>
    </w:pPr>
    <w:rPr>
      <w:sz w:val="22"/>
      <w:szCs w:val="22"/>
      <w:lang w:val="en-CA" w:eastAsia="en-CA"/>
    </w:rPr>
  </w:style>
  <w:style w:type="paragraph" w:customStyle="1" w:styleId="DCA359FFDB4E40ACB2D3B9E4D7038343">
    <w:name w:val="DCA359FFDB4E40ACB2D3B9E4D7038343"/>
    <w:rsid w:val="00472BDE"/>
    <w:pPr>
      <w:spacing w:line="259" w:lineRule="auto"/>
    </w:pPr>
    <w:rPr>
      <w:sz w:val="22"/>
      <w:szCs w:val="22"/>
      <w:lang w:val="en-CA" w:eastAsia="en-CA"/>
    </w:rPr>
  </w:style>
  <w:style w:type="paragraph" w:customStyle="1" w:styleId="CDEEFE510CD74ECDB81CA7DF297F86C3">
    <w:name w:val="CDEEFE510CD74ECDB81CA7DF297F86C3"/>
    <w:rsid w:val="00472BDE"/>
    <w:pPr>
      <w:spacing w:line="259" w:lineRule="auto"/>
    </w:pPr>
    <w:rPr>
      <w:sz w:val="22"/>
      <w:szCs w:val="22"/>
      <w:lang w:val="en-CA" w:eastAsia="en-CA"/>
    </w:rPr>
  </w:style>
  <w:style w:type="paragraph" w:customStyle="1" w:styleId="DAC1B4D867EE4AEF92762E53C7750725">
    <w:name w:val="DAC1B4D867EE4AEF92762E53C7750725"/>
    <w:rsid w:val="00472BDE"/>
    <w:pPr>
      <w:spacing w:line="259" w:lineRule="auto"/>
    </w:pPr>
    <w:rPr>
      <w:sz w:val="22"/>
      <w:szCs w:val="22"/>
      <w:lang w:val="en-CA" w:eastAsia="en-CA"/>
    </w:rPr>
  </w:style>
  <w:style w:type="paragraph" w:customStyle="1" w:styleId="D95C1D0A44D44C90B389E1FF8F56EB7F">
    <w:name w:val="D95C1D0A44D44C90B389E1FF8F56EB7F"/>
    <w:rsid w:val="00472BDE"/>
    <w:pPr>
      <w:spacing w:line="259" w:lineRule="auto"/>
    </w:pPr>
    <w:rPr>
      <w:sz w:val="22"/>
      <w:szCs w:val="22"/>
      <w:lang w:val="en-CA" w:eastAsia="en-CA"/>
    </w:rPr>
  </w:style>
  <w:style w:type="paragraph" w:customStyle="1" w:styleId="610344A1C0C448D1B2195611E172668A">
    <w:name w:val="610344A1C0C448D1B2195611E172668A"/>
    <w:rsid w:val="00472BDE"/>
    <w:pPr>
      <w:spacing w:line="259" w:lineRule="auto"/>
    </w:pPr>
    <w:rPr>
      <w:sz w:val="22"/>
      <w:szCs w:val="22"/>
      <w:lang w:val="en-CA" w:eastAsia="en-CA"/>
    </w:rPr>
  </w:style>
  <w:style w:type="paragraph" w:customStyle="1" w:styleId="E6DAA581C3994788B2F1C7FAB0D6D7DA">
    <w:name w:val="E6DAA581C3994788B2F1C7FAB0D6D7DA"/>
    <w:rsid w:val="00472BDE"/>
    <w:pPr>
      <w:spacing w:line="259" w:lineRule="auto"/>
    </w:pPr>
    <w:rPr>
      <w:sz w:val="22"/>
      <w:szCs w:val="22"/>
      <w:lang w:val="en-CA" w:eastAsia="en-CA"/>
    </w:rPr>
  </w:style>
  <w:style w:type="paragraph" w:customStyle="1" w:styleId="D456FDBA653644E587602F55F90EFE7F">
    <w:name w:val="D456FDBA653644E587602F55F90EFE7F"/>
    <w:rsid w:val="00472BDE"/>
    <w:pPr>
      <w:spacing w:line="259" w:lineRule="auto"/>
    </w:pPr>
    <w:rPr>
      <w:sz w:val="22"/>
      <w:szCs w:val="22"/>
      <w:lang w:val="en-CA" w:eastAsia="en-CA"/>
    </w:rPr>
  </w:style>
  <w:style w:type="paragraph" w:customStyle="1" w:styleId="683FFC322B1540C082FD6779A86A0EC7">
    <w:name w:val="683FFC322B1540C082FD6779A86A0EC7"/>
    <w:rsid w:val="00472BDE"/>
    <w:pPr>
      <w:spacing w:line="259" w:lineRule="auto"/>
    </w:pPr>
    <w:rPr>
      <w:sz w:val="22"/>
      <w:szCs w:val="22"/>
      <w:lang w:val="en-CA" w:eastAsia="en-CA"/>
    </w:rPr>
  </w:style>
  <w:style w:type="paragraph" w:customStyle="1" w:styleId="D8FCD7A6A9484EE899C784CB782618E4">
    <w:name w:val="D8FCD7A6A9484EE899C784CB782618E4"/>
    <w:rsid w:val="00472BDE"/>
    <w:pPr>
      <w:spacing w:line="259" w:lineRule="auto"/>
    </w:pPr>
    <w:rPr>
      <w:sz w:val="22"/>
      <w:szCs w:val="22"/>
      <w:lang w:val="en-CA" w:eastAsia="en-CA"/>
    </w:rPr>
  </w:style>
  <w:style w:type="paragraph" w:customStyle="1" w:styleId="0BC6F0F3A9284E128DA41A0C295CE3F4">
    <w:name w:val="0BC6F0F3A9284E128DA41A0C295CE3F4"/>
    <w:rsid w:val="00472BDE"/>
    <w:pPr>
      <w:spacing w:line="259" w:lineRule="auto"/>
    </w:pPr>
    <w:rPr>
      <w:sz w:val="22"/>
      <w:szCs w:val="22"/>
      <w:lang w:val="en-CA" w:eastAsia="en-CA"/>
    </w:rPr>
  </w:style>
  <w:style w:type="paragraph" w:customStyle="1" w:styleId="A9EE70AE7BDC42AC9F586F1C1CD1AE8F">
    <w:name w:val="A9EE70AE7BDC42AC9F586F1C1CD1AE8F"/>
    <w:rsid w:val="00472BDE"/>
    <w:pPr>
      <w:spacing w:line="259" w:lineRule="auto"/>
    </w:pPr>
    <w:rPr>
      <w:sz w:val="22"/>
      <w:szCs w:val="22"/>
      <w:lang w:val="en-CA" w:eastAsia="en-CA"/>
    </w:rPr>
  </w:style>
  <w:style w:type="paragraph" w:customStyle="1" w:styleId="9B2AF2094DEC46188BCD902E32439CA0">
    <w:name w:val="9B2AF2094DEC46188BCD902E32439CA0"/>
    <w:rsid w:val="00472BDE"/>
    <w:pPr>
      <w:spacing w:line="259" w:lineRule="auto"/>
    </w:pPr>
    <w:rPr>
      <w:sz w:val="22"/>
      <w:szCs w:val="22"/>
      <w:lang w:val="en-CA" w:eastAsia="en-CA"/>
    </w:rPr>
  </w:style>
  <w:style w:type="paragraph" w:customStyle="1" w:styleId="FB1FA49DB6ED41E380FC975174CB2904">
    <w:name w:val="FB1FA49DB6ED41E380FC975174CB2904"/>
    <w:rsid w:val="00472BDE"/>
    <w:pPr>
      <w:spacing w:line="259" w:lineRule="auto"/>
    </w:pPr>
    <w:rPr>
      <w:sz w:val="22"/>
      <w:szCs w:val="22"/>
      <w:lang w:val="en-CA" w:eastAsia="en-CA"/>
    </w:rPr>
  </w:style>
  <w:style w:type="paragraph" w:customStyle="1" w:styleId="18931B2627DC4413B542A792B8D4A8C9">
    <w:name w:val="18931B2627DC4413B542A792B8D4A8C9"/>
    <w:rsid w:val="00472BDE"/>
    <w:pPr>
      <w:spacing w:line="259" w:lineRule="auto"/>
    </w:pPr>
    <w:rPr>
      <w:sz w:val="22"/>
      <w:szCs w:val="22"/>
      <w:lang w:val="en-CA" w:eastAsia="en-CA"/>
    </w:rPr>
  </w:style>
  <w:style w:type="paragraph" w:customStyle="1" w:styleId="F0F1F000A7D944048F360B37654F8658">
    <w:name w:val="F0F1F000A7D944048F360B37654F8658"/>
    <w:rsid w:val="00472BDE"/>
    <w:pPr>
      <w:spacing w:line="259" w:lineRule="auto"/>
    </w:pPr>
    <w:rPr>
      <w:sz w:val="22"/>
      <w:szCs w:val="22"/>
      <w:lang w:val="en-CA" w:eastAsia="en-CA"/>
    </w:rPr>
  </w:style>
  <w:style w:type="paragraph" w:customStyle="1" w:styleId="A60959D812EE4A05A48CE150F13EA906">
    <w:name w:val="A60959D812EE4A05A48CE150F13EA906"/>
    <w:rsid w:val="00472BDE"/>
    <w:pPr>
      <w:spacing w:line="259" w:lineRule="auto"/>
    </w:pPr>
    <w:rPr>
      <w:sz w:val="22"/>
      <w:szCs w:val="22"/>
      <w:lang w:val="en-CA" w:eastAsia="en-CA"/>
    </w:rPr>
  </w:style>
  <w:style w:type="paragraph" w:customStyle="1" w:styleId="022FBFF7D04F4FEAB9DB364BAF8975C0">
    <w:name w:val="022FBFF7D04F4FEAB9DB364BAF8975C0"/>
    <w:rsid w:val="00472BDE"/>
    <w:pPr>
      <w:spacing w:line="259" w:lineRule="auto"/>
    </w:pPr>
    <w:rPr>
      <w:sz w:val="22"/>
      <w:szCs w:val="22"/>
      <w:lang w:val="en-CA" w:eastAsia="en-CA"/>
    </w:rPr>
  </w:style>
  <w:style w:type="paragraph" w:customStyle="1" w:styleId="5F3743A25E25416BA5C5FD5A3A773EE0">
    <w:name w:val="5F3743A25E25416BA5C5FD5A3A773EE0"/>
    <w:rsid w:val="00472BDE"/>
    <w:pPr>
      <w:spacing w:line="259" w:lineRule="auto"/>
    </w:pPr>
    <w:rPr>
      <w:sz w:val="22"/>
      <w:szCs w:val="22"/>
      <w:lang w:val="en-CA" w:eastAsia="en-CA"/>
    </w:rPr>
  </w:style>
  <w:style w:type="paragraph" w:customStyle="1" w:styleId="5D20CF4AD90E4ED697FDDF6B168BE186">
    <w:name w:val="5D20CF4AD90E4ED697FDDF6B168BE186"/>
    <w:rsid w:val="00472BDE"/>
    <w:pPr>
      <w:spacing w:line="259" w:lineRule="auto"/>
    </w:pPr>
    <w:rPr>
      <w:sz w:val="22"/>
      <w:szCs w:val="22"/>
      <w:lang w:val="en-CA" w:eastAsia="en-CA"/>
    </w:rPr>
  </w:style>
  <w:style w:type="paragraph" w:customStyle="1" w:styleId="49CB8FE152784ED0997F971A94F57B13">
    <w:name w:val="49CB8FE152784ED0997F971A94F57B13"/>
    <w:rsid w:val="00472BDE"/>
    <w:pPr>
      <w:spacing w:line="259" w:lineRule="auto"/>
    </w:pPr>
    <w:rPr>
      <w:sz w:val="22"/>
      <w:szCs w:val="22"/>
      <w:lang w:val="en-CA" w:eastAsia="en-CA"/>
    </w:rPr>
  </w:style>
  <w:style w:type="paragraph" w:customStyle="1" w:styleId="8520EB43D56241F09C4A56794F1EC993">
    <w:name w:val="8520EB43D56241F09C4A56794F1EC993"/>
    <w:rsid w:val="00472BDE"/>
    <w:pPr>
      <w:spacing w:line="259" w:lineRule="auto"/>
    </w:pPr>
    <w:rPr>
      <w:sz w:val="22"/>
      <w:szCs w:val="22"/>
      <w:lang w:val="en-CA" w:eastAsia="en-CA"/>
    </w:rPr>
  </w:style>
  <w:style w:type="paragraph" w:customStyle="1" w:styleId="213A1B90845E4C718F5790916A5D7251">
    <w:name w:val="213A1B90845E4C718F5790916A5D7251"/>
    <w:rsid w:val="00472BDE"/>
    <w:pPr>
      <w:spacing w:line="259" w:lineRule="auto"/>
    </w:pPr>
    <w:rPr>
      <w:sz w:val="22"/>
      <w:szCs w:val="22"/>
      <w:lang w:val="en-CA" w:eastAsia="en-CA"/>
    </w:rPr>
  </w:style>
  <w:style w:type="paragraph" w:customStyle="1" w:styleId="3A9618ED5DD54285B2BEAD76C0EC87BB">
    <w:name w:val="3A9618ED5DD54285B2BEAD76C0EC87BB"/>
    <w:rsid w:val="00472BDE"/>
    <w:pPr>
      <w:spacing w:line="259" w:lineRule="auto"/>
    </w:pPr>
    <w:rPr>
      <w:sz w:val="22"/>
      <w:szCs w:val="22"/>
      <w:lang w:val="en-CA" w:eastAsia="en-CA"/>
    </w:rPr>
  </w:style>
  <w:style w:type="paragraph" w:customStyle="1" w:styleId="56CE43CFA884428380AF4DBE86E949C0">
    <w:name w:val="56CE43CFA884428380AF4DBE86E949C0"/>
    <w:rsid w:val="00472BDE"/>
    <w:pPr>
      <w:spacing w:line="259" w:lineRule="auto"/>
    </w:pPr>
    <w:rPr>
      <w:sz w:val="22"/>
      <w:szCs w:val="22"/>
      <w:lang w:val="en-CA" w:eastAsia="en-CA"/>
    </w:rPr>
  </w:style>
  <w:style w:type="paragraph" w:customStyle="1" w:styleId="A857142E3FE245B282133AE116C53CE0">
    <w:name w:val="A857142E3FE245B282133AE116C53CE0"/>
    <w:rsid w:val="00472BDE"/>
    <w:pPr>
      <w:spacing w:line="259" w:lineRule="auto"/>
    </w:pPr>
    <w:rPr>
      <w:sz w:val="22"/>
      <w:szCs w:val="22"/>
      <w:lang w:val="en-CA" w:eastAsia="en-CA"/>
    </w:rPr>
  </w:style>
  <w:style w:type="paragraph" w:customStyle="1" w:styleId="22871CC231F845EDA870B91E9736E376">
    <w:name w:val="22871CC231F845EDA870B91E9736E376"/>
    <w:rsid w:val="00472BDE"/>
    <w:pPr>
      <w:spacing w:line="259" w:lineRule="auto"/>
    </w:pPr>
    <w:rPr>
      <w:sz w:val="22"/>
      <w:szCs w:val="22"/>
      <w:lang w:val="en-CA" w:eastAsia="en-CA"/>
    </w:rPr>
  </w:style>
  <w:style w:type="paragraph" w:customStyle="1" w:styleId="46D9E885B4414BEC84B32F6D980792CB">
    <w:name w:val="46D9E885B4414BEC84B32F6D980792CB"/>
    <w:rsid w:val="00472BDE"/>
    <w:pPr>
      <w:spacing w:line="259" w:lineRule="auto"/>
    </w:pPr>
    <w:rPr>
      <w:sz w:val="22"/>
      <w:szCs w:val="22"/>
      <w:lang w:val="en-CA" w:eastAsia="en-CA"/>
    </w:rPr>
  </w:style>
  <w:style w:type="paragraph" w:customStyle="1" w:styleId="4FAD5F89B8B94BCD83EFC2DDCC8F80A4">
    <w:name w:val="4FAD5F89B8B94BCD83EFC2DDCC8F80A4"/>
    <w:rsid w:val="00472BDE"/>
    <w:pPr>
      <w:spacing w:line="259" w:lineRule="auto"/>
    </w:pPr>
    <w:rPr>
      <w:sz w:val="22"/>
      <w:szCs w:val="22"/>
      <w:lang w:val="en-CA" w:eastAsia="en-CA"/>
    </w:rPr>
  </w:style>
  <w:style w:type="paragraph" w:customStyle="1" w:styleId="E11634829D414BE8B10F7F5D78BE13DA">
    <w:name w:val="E11634829D414BE8B10F7F5D78BE13DA"/>
    <w:rsid w:val="00472BDE"/>
    <w:pPr>
      <w:spacing w:line="259" w:lineRule="auto"/>
    </w:pPr>
    <w:rPr>
      <w:sz w:val="22"/>
      <w:szCs w:val="22"/>
      <w:lang w:val="en-CA" w:eastAsia="en-CA"/>
    </w:rPr>
  </w:style>
  <w:style w:type="paragraph" w:customStyle="1" w:styleId="85338E833A554206B1C785C0F03DAA6E">
    <w:name w:val="85338E833A554206B1C785C0F03DAA6E"/>
    <w:rsid w:val="00472BDE"/>
    <w:pPr>
      <w:spacing w:line="259" w:lineRule="auto"/>
    </w:pPr>
    <w:rPr>
      <w:sz w:val="22"/>
      <w:szCs w:val="22"/>
      <w:lang w:val="en-CA" w:eastAsia="en-CA"/>
    </w:rPr>
  </w:style>
  <w:style w:type="paragraph" w:customStyle="1" w:styleId="2E6068AF4D15426CB254395A7319534E">
    <w:name w:val="2E6068AF4D15426CB254395A7319534E"/>
    <w:rsid w:val="00472BDE"/>
    <w:pPr>
      <w:spacing w:line="259" w:lineRule="auto"/>
    </w:pPr>
    <w:rPr>
      <w:sz w:val="22"/>
      <w:szCs w:val="22"/>
      <w:lang w:val="en-CA" w:eastAsia="en-CA"/>
    </w:rPr>
  </w:style>
  <w:style w:type="paragraph" w:customStyle="1" w:styleId="B9D5A433400E4DC39A7ABB91C9D547AC">
    <w:name w:val="B9D5A433400E4DC39A7ABB91C9D547AC"/>
    <w:rsid w:val="00472BDE"/>
    <w:pPr>
      <w:spacing w:line="259" w:lineRule="auto"/>
    </w:pPr>
    <w:rPr>
      <w:sz w:val="22"/>
      <w:szCs w:val="22"/>
      <w:lang w:val="en-CA" w:eastAsia="en-CA"/>
    </w:rPr>
  </w:style>
  <w:style w:type="paragraph" w:customStyle="1" w:styleId="4B11BFF9BF8C46BA9D6FE0539E012844">
    <w:name w:val="4B11BFF9BF8C46BA9D6FE0539E012844"/>
    <w:rsid w:val="00472BDE"/>
    <w:pPr>
      <w:spacing w:line="259" w:lineRule="auto"/>
    </w:pPr>
    <w:rPr>
      <w:sz w:val="22"/>
      <w:szCs w:val="22"/>
      <w:lang w:val="en-CA" w:eastAsia="en-CA"/>
    </w:rPr>
  </w:style>
  <w:style w:type="paragraph" w:customStyle="1" w:styleId="06E3BEEFC5F04EFFB6091E9A7EECF5B0">
    <w:name w:val="06E3BEEFC5F04EFFB6091E9A7EECF5B0"/>
    <w:rsid w:val="00472BDE"/>
    <w:pPr>
      <w:spacing w:line="259" w:lineRule="auto"/>
    </w:pPr>
    <w:rPr>
      <w:sz w:val="22"/>
      <w:szCs w:val="22"/>
      <w:lang w:val="en-CA" w:eastAsia="en-CA"/>
    </w:rPr>
  </w:style>
  <w:style w:type="paragraph" w:customStyle="1" w:styleId="206074550AD549D793EF1D75B82E191F">
    <w:name w:val="206074550AD549D793EF1D75B82E191F"/>
    <w:rsid w:val="00472BDE"/>
    <w:pPr>
      <w:spacing w:line="259" w:lineRule="auto"/>
    </w:pPr>
    <w:rPr>
      <w:sz w:val="22"/>
      <w:szCs w:val="22"/>
      <w:lang w:val="en-CA" w:eastAsia="en-CA"/>
    </w:rPr>
  </w:style>
  <w:style w:type="paragraph" w:customStyle="1" w:styleId="81E10AD25A764A6D87BBCB1503597886">
    <w:name w:val="81E10AD25A764A6D87BBCB1503597886"/>
    <w:rsid w:val="00472BDE"/>
    <w:pPr>
      <w:spacing w:line="259" w:lineRule="auto"/>
    </w:pPr>
    <w:rPr>
      <w:sz w:val="22"/>
      <w:szCs w:val="22"/>
      <w:lang w:val="en-CA" w:eastAsia="en-CA"/>
    </w:rPr>
  </w:style>
  <w:style w:type="paragraph" w:customStyle="1" w:styleId="79F06871AF0A49F7B9FDE2BBFC0A4FE6">
    <w:name w:val="79F06871AF0A49F7B9FDE2BBFC0A4FE6"/>
    <w:rsid w:val="00472BDE"/>
    <w:pPr>
      <w:spacing w:line="259" w:lineRule="auto"/>
    </w:pPr>
    <w:rPr>
      <w:sz w:val="22"/>
      <w:szCs w:val="22"/>
      <w:lang w:val="en-CA" w:eastAsia="en-CA"/>
    </w:rPr>
  </w:style>
  <w:style w:type="paragraph" w:customStyle="1" w:styleId="9C69352F9A234A99AF2A0FDB84D79DD4">
    <w:name w:val="9C69352F9A234A99AF2A0FDB84D79DD4"/>
    <w:rsid w:val="00472BDE"/>
    <w:pPr>
      <w:spacing w:line="259" w:lineRule="auto"/>
    </w:pPr>
    <w:rPr>
      <w:sz w:val="22"/>
      <w:szCs w:val="22"/>
      <w:lang w:val="en-CA" w:eastAsia="en-CA"/>
    </w:rPr>
  </w:style>
  <w:style w:type="paragraph" w:customStyle="1" w:styleId="A5FF3C70939940DE83091B66AAF24F93">
    <w:name w:val="A5FF3C70939940DE83091B66AAF24F93"/>
    <w:rsid w:val="00472BDE"/>
    <w:pPr>
      <w:spacing w:line="259" w:lineRule="auto"/>
    </w:pPr>
    <w:rPr>
      <w:sz w:val="22"/>
      <w:szCs w:val="22"/>
      <w:lang w:val="en-CA" w:eastAsia="en-CA"/>
    </w:rPr>
  </w:style>
  <w:style w:type="paragraph" w:customStyle="1" w:styleId="06AF718117EE4F0693EDC32FB6169B75">
    <w:name w:val="06AF718117EE4F0693EDC32FB6169B75"/>
    <w:rsid w:val="00472BDE"/>
    <w:pPr>
      <w:spacing w:line="259" w:lineRule="auto"/>
    </w:pPr>
    <w:rPr>
      <w:sz w:val="22"/>
      <w:szCs w:val="22"/>
      <w:lang w:val="en-CA" w:eastAsia="en-CA"/>
    </w:rPr>
  </w:style>
  <w:style w:type="paragraph" w:customStyle="1" w:styleId="1F66BC3868E84D14A11698477F614AA7">
    <w:name w:val="1F66BC3868E84D14A11698477F614AA7"/>
    <w:rsid w:val="00472BDE"/>
    <w:pPr>
      <w:spacing w:line="259" w:lineRule="auto"/>
    </w:pPr>
    <w:rPr>
      <w:sz w:val="22"/>
      <w:szCs w:val="22"/>
      <w:lang w:val="en-CA" w:eastAsia="en-CA"/>
    </w:rPr>
  </w:style>
  <w:style w:type="paragraph" w:customStyle="1" w:styleId="5A6CB674E7AE403D9D22F943C4ADA7CE">
    <w:name w:val="5A6CB674E7AE403D9D22F943C4ADA7CE"/>
    <w:rsid w:val="00472BDE"/>
    <w:pPr>
      <w:spacing w:line="259" w:lineRule="auto"/>
    </w:pPr>
    <w:rPr>
      <w:sz w:val="22"/>
      <w:szCs w:val="22"/>
      <w:lang w:val="en-CA" w:eastAsia="en-CA"/>
    </w:rPr>
  </w:style>
  <w:style w:type="paragraph" w:customStyle="1" w:styleId="381D25AE70814AEAA272439CAAFC463B">
    <w:name w:val="381D25AE70814AEAA272439CAAFC463B"/>
    <w:rsid w:val="00472BDE"/>
    <w:pPr>
      <w:spacing w:line="259" w:lineRule="auto"/>
    </w:pPr>
    <w:rPr>
      <w:sz w:val="22"/>
      <w:szCs w:val="22"/>
      <w:lang w:val="en-CA" w:eastAsia="en-CA"/>
    </w:rPr>
  </w:style>
  <w:style w:type="paragraph" w:customStyle="1" w:styleId="B05892DF5E59491AB76210209C38920B">
    <w:name w:val="B05892DF5E59491AB76210209C38920B"/>
    <w:rsid w:val="00472BDE"/>
    <w:pPr>
      <w:spacing w:line="259" w:lineRule="auto"/>
    </w:pPr>
    <w:rPr>
      <w:sz w:val="22"/>
      <w:szCs w:val="22"/>
      <w:lang w:val="en-CA" w:eastAsia="en-CA"/>
    </w:rPr>
  </w:style>
  <w:style w:type="paragraph" w:customStyle="1" w:styleId="3207C0E4E962488391F9481C9C709AEA">
    <w:name w:val="3207C0E4E962488391F9481C9C709AEA"/>
    <w:rsid w:val="00472BDE"/>
    <w:pPr>
      <w:spacing w:line="259" w:lineRule="auto"/>
    </w:pPr>
    <w:rPr>
      <w:sz w:val="22"/>
      <w:szCs w:val="22"/>
      <w:lang w:val="en-CA" w:eastAsia="en-CA"/>
    </w:rPr>
  </w:style>
  <w:style w:type="paragraph" w:customStyle="1" w:styleId="B1047C590AD143E4AFEDFCD9B529D721">
    <w:name w:val="B1047C590AD143E4AFEDFCD9B529D721"/>
    <w:rsid w:val="00472BDE"/>
    <w:pPr>
      <w:spacing w:line="259" w:lineRule="auto"/>
    </w:pPr>
    <w:rPr>
      <w:sz w:val="22"/>
      <w:szCs w:val="22"/>
      <w:lang w:val="en-CA" w:eastAsia="en-CA"/>
    </w:rPr>
  </w:style>
  <w:style w:type="paragraph" w:customStyle="1" w:styleId="869738E02971468BB2FD0B911347D458">
    <w:name w:val="869738E02971468BB2FD0B911347D458"/>
    <w:rsid w:val="00472BDE"/>
    <w:pPr>
      <w:spacing w:line="259" w:lineRule="auto"/>
    </w:pPr>
    <w:rPr>
      <w:sz w:val="22"/>
      <w:szCs w:val="22"/>
      <w:lang w:val="en-CA" w:eastAsia="en-CA"/>
    </w:rPr>
  </w:style>
  <w:style w:type="paragraph" w:customStyle="1" w:styleId="D35DF0E15EB14AE69AAB0BB1FBE256F0">
    <w:name w:val="D35DF0E15EB14AE69AAB0BB1FBE256F0"/>
    <w:rsid w:val="00472BDE"/>
    <w:pPr>
      <w:spacing w:line="259" w:lineRule="auto"/>
    </w:pPr>
    <w:rPr>
      <w:sz w:val="22"/>
      <w:szCs w:val="22"/>
      <w:lang w:val="en-CA" w:eastAsia="en-CA"/>
    </w:rPr>
  </w:style>
  <w:style w:type="paragraph" w:customStyle="1" w:styleId="7E55A152F637431CA98722D2FAD62561">
    <w:name w:val="7E55A152F637431CA98722D2FAD62561"/>
    <w:rsid w:val="00472BDE"/>
    <w:pPr>
      <w:spacing w:line="259" w:lineRule="auto"/>
    </w:pPr>
    <w:rPr>
      <w:sz w:val="22"/>
      <w:szCs w:val="22"/>
      <w:lang w:val="en-CA" w:eastAsia="en-CA"/>
    </w:rPr>
  </w:style>
  <w:style w:type="paragraph" w:customStyle="1" w:styleId="8E0B94C3857744F6914995D627BFFAD3">
    <w:name w:val="8E0B94C3857744F6914995D627BFFAD3"/>
    <w:rsid w:val="00472BDE"/>
    <w:pPr>
      <w:spacing w:line="259" w:lineRule="auto"/>
    </w:pPr>
    <w:rPr>
      <w:sz w:val="22"/>
      <w:szCs w:val="22"/>
      <w:lang w:val="en-CA" w:eastAsia="en-CA"/>
    </w:rPr>
  </w:style>
  <w:style w:type="paragraph" w:customStyle="1" w:styleId="CCA4334AA18C47DA8AED73DBEC076067">
    <w:name w:val="CCA4334AA18C47DA8AED73DBEC076067"/>
    <w:rsid w:val="00472BDE"/>
    <w:pPr>
      <w:spacing w:line="259" w:lineRule="auto"/>
    </w:pPr>
    <w:rPr>
      <w:sz w:val="22"/>
      <w:szCs w:val="22"/>
      <w:lang w:val="en-CA" w:eastAsia="en-CA"/>
    </w:rPr>
  </w:style>
  <w:style w:type="paragraph" w:customStyle="1" w:styleId="C2DC53090D864BB89DEF11EDA24207B5">
    <w:name w:val="C2DC53090D864BB89DEF11EDA24207B5"/>
    <w:rsid w:val="00472BDE"/>
    <w:pPr>
      <w:spacing w:line="259" w:lineRule="auto"/>
    </w:pPr>
    <w:rPr>
      <w:sz w:val="22"/>
      <w:szCs w:val="22"/>
      <w:lang w:val="en-CA" w:eastAsia="en-CA"/>
    </w:rPr>
  </w:style>
  <w:style w:type="paragraph" w:customStyle="1" w:styleId="C57818356AE74C80954190CE7712A475">
    <w:name w:val="C57818356AE74C80954190CE7712A475"/>
    <w:rsid w:val="00472BDE"/>
    <w:pPr>
      <w:spacing w:line="259" w:lineRule="auto"/>
    </w:pPr>
    <w:rPr>
      <w:sz w:val="22"/>
      <w:szCs w:val="22"/>
      <w:lang w:val="en-CA" w:eastAsia="en-CA"/>
    </w:rPr>
  </w:style>
  <w:style w:type="paragraph" w:customStyle="1" w:styleId="13419595A6F340009D17123E163DC4AC">
    <w:name w:val="13419595A6F340009D17123E163DC4AC"/>
    <w:rsid w:val="00472BDE"/>
    <w:pPr>
      <w:spacing w:line="259" w:lineRule="auto"/>
    </w:pPr>
    <w:rPr>
      <w:sz w:val="22"/>
      <w:szCs w:val="22"/>
      <w:lang w:val="en-CA" w:eastAsia="en-CA"/>
    </w:rPr>
  </w:style>
  <w:style w:type="paragraph" w:customStyle="1" w:styleId="C75D31FDB991468991417D4832B1F941">
    <w:name w:val="C75D31FDB991468991417D4832B1F941"/>
    <w:rsid w:val="00472BDE"/>
    <w:pPr>
      <w:spacing w:line="259" w:lineRule="auto"/>
    </w:pPr>
    <w:rPr>
      <w:sz w:val="22"/>
      <w:szCs w:val="22"/>
      <w:lang w:val="en-CA" w:eastAsia="en-CA"/>
    </w:rPr>
  </w:style>
  <w:style w:type="paragraph" w:customStyle="1" w:styleId="5EF4F250D31249F5A0D4F9854BE0629C">
    <w:name w:val="5EF4F250D31249F5A0D4F9854BE0629C"/>
    <w:rsid w:val="00472BDE"/>
    <w:pPr>
      <w:spacing w:line="259" w:lineRule="auto"/>
    </w:pPr>
    <w:rPr>
      <w:sz w:val="22"/>
      <w:szCs w:val="22"/>
      <w:lang w:val="en-CA" w:eastAsia="en-CA"/>
    </w:rPr>
  </w:style>
  <w:style w:type="paragraph" w:customStyle="1" w:styleId="140E1F8231324AA080CDB92D106B2B30">
    <w:name w:val="140E1F8231324AA080CDB92D106B2B30"/>
    <w:rsid w:val="00472BDE"/>
    <w:pPr>
      <w:spacing w:line="259" w:lineRule="auto"/>
    </w:pPr>
    <w:rPr>
      <w:sz w:val="22"/>
      <w:szCs w:val="22"/>
      <w:lang w:val="en-CA" w:eastAsia="en-CA"/>
    </w:rPr>
  </w:style>
  <w:style w:type="paragraph" w:customStyle="1" w:styleId="CD88F352F9A44C80B8CFEAB6E8C7D7F3">
    <w:name w:val="CD88F352F9A44C80B8CFEAB6E8C7D7F3"/>
    <w:rsid w:val="00EF2834"/>
    <w:pPr>
      <w:spacing w:line="259" w:lineRule="auto"/>
    </w:pPr>
    <w:rPr>
      <w:sz w:val="22"/>
      <w:szCs w:val="22"/>
      <w:lang w:val="en-CA" w:eastAsia="en-CA"/>
    </w:rPr>
  </w:style>
  <w:style w:type="paragraph" w:customStyle="1" w:styleId="1990CCF11AA84668BEEED3BDD5D60A3A">
    <w:name w:val="1990CCF11AA84668BEEED3BDD5D60A3A"/>
    <w:rsid w:val="00EF2834"/>
    <w:pPr>
      <w:spacing w:line="259" w:lineRule="auto"/>
    </w:pPr>
    <w:rPr>
      <w:sz w:val="22"/>
      <w:szCs w:val="22"/>
      <w:lang w:val="en-CA" w:eastAsia="en-CA"/>
    </w:rPr>
  </w:style>
  <w:style w:type="paragraph" w:customStyle="1" w:styleId="3F7108E064C64B82812E089547A5E5E0">
    <w:name w:val="3F7108E064C64B82812E089547A5E5E0"/>
    <w:rPr>
      <w:lang w:val="en-CA" w:eastAsia="en-CA"/>
    </w:rPr>
  </w:style>
  <w:style w:type="paragraph" w:customStyle="1" w:styleId="E199CF76F523491889A7CDD17BD395C9">
    <w:name w:val="E199CF76F523491889A7CDD17BD395C9"/>
    <w:rPr>
      <w:lang w:val="en-CA" w:eastAsia="en-CA"/>
    </w:rPr>
  </w:style>
  <w:style w:type="paragraph" w:customStyle="1" w:styleId="BF001394F8644D65917709F323C14183">
    <w:name w:val="BF001394F8644D65917709F323C14183"/>
    <w:rPr>
      <w:lang w:val="en-CA" w:eastAsia="en-CA"/>
    </w:rPr>
  </w:style>
  <w:style w:type="paragraph" w:customStyle="1" w:styleId="6FDF6223DA40449996DFC972BEB7E78F">
    <w:name w:val="6FDF6223DA40449996DFC972BEB7E78F"/>
    <w:rPr>
      <w:lang w:val="en-CA" w:eastAsia="en-CA"/>
    </w:rPr>
  </w:style>
  <w:style w:type="paragraph" w:customStyle="1" w:styleId="0B848317930C47F0A7A3CF4D2FA4B757">
    <w:name w:val="0B848317930C47F0A7A3CF4D2FA4B757"/>
    <w:rPr>
      <w:lang w:val="en-CA" w:eastAsia="en-CA"/>
    </w:rPr>
  </w:style>
  <w:style w:type="paragraph" w:customStyle="1" w:styleId="B87DB3FB44FD4FB28AB175C48351215A">
    <w:name w:val="B87DB3FB44FD4FB28AB175C48351215A"/>
    <w:rPr>
      <w:lang w:val="en-CA" w:eastAsia="en-CA"/>
    </w:rPr>
  </w:style>
  <w:style w:type="paragraph" w:customStyle="1" w:styleId="43DCE8C0DD1F401FB0478B568AF56ED3">
    <w:name w:val="43DCE8C0DD1F401FB0478B568AF56ED3"/>
    <w:rPr>
      <w:lang w:val="en-CA" w:eastAsia="en-CA"/>
    </w:rPr>
  </w:style>
  <w:style w:type="paragraph" w:customStyle="1" w:styleId="3BD6B2E7B0734F6C8E2B3E13A1330CEE">
    <w:name w:val="3BD6B2E7B0734F6C8E2B3E13A1330CEE"/>
    <w:rPr>
      <w:lang w:val="en-CA" w:eastAsia="en-CA"/>
    </w:rPr>
  </w:style>
  <w:style w:type="paragraph" w:customStyle="1" w:styleId="C2856B47E7184BFB87F220313E973A5F">
    <w:name w:val="C2856B47E7184BFB87F220313E973A5F"/>
    <w:rPr>
      <w:lang w:val="en-CA" w:eastAsia="en-CA"/>
    </w:rPr>
  </w:style>
  <w:style w:type="paragraph" w:customStyle="1" w:styleId="EB3296C9512E46DAB2CF58E54BA23691">
    <w:name w:val="EB3296C9512E46DAB2CF58E54BA23691"/>
    <w:rPr>
      <w:lang w:val="en-CA" w:eastAsia="en-CA"/>
    </w:rPr>
  </w:style>
  <w:style w:type="paragraph" w:customStyle="1" w:styleId="403A2667181E4DD19E9DD2D91DB31020">
    <w:name w:val="403A2667181E4DD19E9DD2D91DB31020"/>
    <w:rPr>
      <w:lang w:val="en-CA" w:eastAsia="en-CA"/>
    </w:rPr>
  </w:style>
  <w:style w:type="paragraph" w:customStyle="1" w:styleId="B9E11B8D659A4830BD3C57E9372467EB">
    <w:name w:val="B9E11B8D659A4830BD3C57E9372467EB"/>
    <w:rPr>
      <w:lang w:val="en-CA" w:eastAsia="en-CA"/>
    </w:rPr>
  </w:style>
  <w:style w:type="paragraph" w:customStyle="1" w:styleId="6DE8C53A402446818A7EBF96B72494ED">
    <w:name w:val="6DE8C53A402446818A7EBF96B72494ED"/>
    <w:rsid w:val="00AB1DF8"/>
    <w:rPr>
      <w:lang w:val="en-CA" w:eastAsia="en-CA"/>
    </w:rPr>
  </w:style>
  <w:style w:type="paragraph" w:customStyle="1" w:styleId="AEF21FEA93AB4EA1BA93D0CD43928564">
    <w:name w:val="AEF21FEA93AB4EA1BA93D0CD43928564"/>
    <w:rsid w:val="00AB1DF8"/>
    <w:rPr>
      <w:lang w:val="en-CA" w:eastAsia="en-CA"/>
    </w:rPr>
  </w:style>
  <w:style w:type="paragraph" w:customStyle="1" w:styleId="55546AE2ED694541A8C8D819B0FAE4F9">
    <w:name w:val="55546AE2ED694541A8C8D819B0FAE4F9"/>
    <w:rsid w:val="00AB1DF8"/>
    <w:rPr>
      <w:lang w:val="en-CA" w:eastAsia="en-CA"/>
    </w:rPr>
  </w:style>
  <w:style w:type="paragraph" w:customStyle="1" w:styleId="2E0C0BE319FF41F7A9C19A3AF7B411BD">
    <w:name w:val="2E0C0BE319FF41F7A9C19A3AF7B411BD"/>
    <w:rsid w:val="00AB1DF8"/>
    <w:rPr>
      <w:lang w:val="en-CA" w:eastAsia="en-CA"/>
    </w:rPr>
  </w:style>
  <w:style w:type="paragraph" w:customStyle="1" w:styleId="E60F4147C15A4281B097934143BA8D8A">
    <w:name w:val="E60F4147C15A4281B097934143BA8D8A"/>
    <w:rPr>
      <w:lang w:val="en-CA" w:eastAsia="en-CA"/>
    </w:rPr>
  </w:style>
  <w:style w:type="paragraph" w:customStyle="1" w:styleId="16E5126AE12140378C07A99DFCBE7190">
    <w:name w:val="16E5126AE12140378C07A99DFCBE7190"/>
    <w:rPr>
      <w:lang w:val="en-CA" w:eastAsia="en-CA"/>
    </w:rPr>
  </w:style>
  <w:style w:type="paragraph" w:customStyle="1" w:styleId="C575DD56B24F4B4794DF1A656FBCF6FD">
    <w:name w:val="C575DD56B24F4B4794DF1A656FBCF6FD"/>
    <w:rPr>
      <w:lang w:val="en-CA" w:eastAsia="en-CA"/>
    </w:rPr>
  </w:style>
  <w:style w:type="paragraph" w:customStyle="1" w:styleId="F81404155C9441F3B2287BB9229DB982">
    <w:name w:val="F81404155C9441F3B2287BB9229DB982"/>
    <w:rPr>
      <w:lang w:val="en-CA" w:eastAsia="en-CA"/>
    </w:rPr>
  </w:style>
  <w:style w:type="paragraph" w:customStyle="1" w:styleId="B597BC7E53CF4E77BC52AC473DEBEADD">
    <w:name w:val="B597BC7E53CF4E77BC52AC473DEBEADD"/>
    <w:rPr>
      <w:lang w:val="en-CA" w:eastAsia="en-CA"/>
    </w:rPr>
  </w:style>
  <w:style w:type="paragraph" w:customStyle="1" w:styleId="19600F4B22D24A3AAC8C3897EDACA797">
    <w:name w:val="19600F4B22D24A3AAC8C3897EDACA797"/>
    <w:rPr>
      <w:lang w:val="en-CA" w:eastAsia="en-CA"/>
    </w:rPr>
  </w:style>
  <w:style w:type="paragraph" w:customStyle="1" w:styleId="C2AAA18EFFBB4BAE835CF41FB30B64BF">
    <w:name w:val="C2AAA18EFFBB4BAE835CF41FB30B64BF"/>
    <w:rPr>
      <w:lang w:val="en-CA" w:eastAsia="en-CA"/>
    </w:rPr>
  </w:style>
  <w:style w:type="paragraph" w:customStyle="1" w:styleId="8E6FDCFFCF17480FB5200F35694EAAC8">
    <w:name w:val="8E6FDCFFCF17480FB5200F35694EAAC8"/>
    <w:rPr>
      <w:lang w:val="en-CA" w:eastAsia="en-CA"/>
    </w:rPr>
  </w:style>
  <w:style w:type="paragraph" w:customStyle="1" w:styleId="F72140E6A5574A2785EE955663F6E55F">
    <w:name w:val="F72140E6A5574A2785EE955663F6E55F"/>
    <w:rPr>
      <w:lang w:val="en-CA" w:eastAsia="en-CA"/>
    </w:rPr>
  </w:style>
  <w:style w:type="paragraph" w:customStyle="1" w:styleId="EBBEBDABAF6E488BBD5C26AD3AE85900">
    <w:name w:val="EBBEBDABAF6E488BBD5C26AD3AE85900"/>
    <w:rsid w:val="00CA3FD8"/>
    <w:rPr>
      <w:lang w:val="en-CA" w:eastAsia="en-C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76aaf80-9812-406c-9dd3-ccb851cf3a75" xsi:nil="true"/>
    <_dlc_DocId xmlns="420942e1-70d5-463c-ac4d-13ab10912fba">USS4RCTS5FZR-1796610598-16928</_dlc_DocId>
    <_dlc_DocIdUrl xmlns="420942e1-70d5-463c-ac4d-13ab10912fba">
      <Url>https://014gc.sharepoint.com/sites/Dynamics365OnlineServices/dgprp-pmd/_layouts/15/DocIdRedir.aspx?ID=USS4RCTS5FZR-1796610598-16928</Url>
      <Description>USS4RCTS5FZR-1796610598-16928</Description>
    </_dlc_DocIdUrl>
    <lcf76f155ced4ddcb4097134ff3c332f xmlns="093c7635-fae9-4f35-8873-cee869d29a51">
      <Terms xmlns="http://schemas.microsoft.com/office/infopath/2007/PartnerControls"/>
    </lcf76f155ced4ddcb4097134ff3c332f>
    <_dlc_DocIdPersistId xmlns="420942e1-70d5-463c-ac4d-13ab10912fb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F0DCA41D4475845A6B2155040586386" ma:contentTypeVersion="16" ma:contentTypeDescription="Create a new document." ma:contentTypeScope="" ma:versionID="af3557c4e6f57f76145e627cd0e5bbf0">
  <xsd:schema xmlns:xsd="http://www.w3.org/2001/XMLSchema" xmlns:xs="http://www.w3.org/2001/XMLSchema" xmlns:p="http://schemas.microsoft.com/office/2006/metadata/properties" xmlns:ns1="http://schemas.microsoft.com/sharepoint/v3" xmlns:ns2="420942e1-70d5-463c-ac4d-13ab10912fba" xmlns:ns3="093c7635-fae9-4f35-8873-cee869d29a51" xmlns:ns4="f76aaf80-9812-406c-9dd3-ccb851cf3a75" xmlns:ns5="e139056d-13da-4ffa-b29a-6279afcfbf6f" targetNamespace="http://schemas.microsoft.com/office/2006/metadata/properties" ma:root="true" ma:fieldsID="5cce82ae43c85310fa7ed57ff1f9618d" ns1:_="" ns2:_="" ns3:_="" ns4:_="" ns5:_="">
    <xsd:import namespace="http://schemas.microsoft.com/sharepoint/v3"/>
    <xsd:import namespace="420942e1-70d5-463c-ac4d-13ab10912fba"/>
    <xsd:import namespace="093c7635-fae9-4f35-8873-cee869d29a51"/>
    <xsd:import namespace="f76aaf80-9812-406c-9dd3-ccb851cf3a75"/>
    <xsd:import namespace="e139056d-13da-4ffa-b29a-6279afcfbf6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5:SharedWithUsers" minOccurs="0"/>
                <xsd:element ref="ns5:SharedWithDetails" minOccurs="0"/>
                <xsd:element ref="ns1:_ip_UnifiedCompliancePolicyProperties" minOccurs="0"/>
                <xsd:element ref="ns1:_ip_UnifiedCompliancePolicyUIAc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0942e1-70d5-463c-ac4d-13ab10912fb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93c7635-fae9-4f35-8873-cee869d29a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fa6f064-5af2-4239-ab23-685642d59544"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6aaf80-9812-406c-9dd3-ccb851cf3a7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da9040f-f9b5-4535-b26b-ab10c0ff996c}" ma:internalName="TaxCatchAll" ma:showField="CatchAllData" ma:web="420942e1-70d5-463c-ac4d-13ab10912fb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139056d-13da-4ffa-b29a-6279afcfbf6f"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34B11FF-C294-4E88-B14F-1BB2E30A533D}">
  <ds:schemaRefs>
    <ds:schemaRef ds:uri="http://schemas.microsoft.com/sharepoint/events"/>
  </ds:schemaRefs>
</ds:datastoreItem>
</file>

<file path=customXml/itemProps2.xml><?xml version="1.0" encoding="utf-8"?>
<ds:datastoreItem xmlns:ds="http://schemas.openxmlformats.org/officeDocument/2006/customXml" ds:itemID="{79BD2F90-07EC-4BFF-B8EE-0D3E7D54F340}">
  <ds:schemaRefs>
    <ds:schemaRef ds:uri="http://schemas.microsoft.com/sharepoint/v3/contenttype/forms"/>
  </ds:schemaRefs>
</ds:datastoreItem>
</file>

<file path=customXml/itemProps3.xml><?xml version="1.0" encoding="utf-8"?>
<ds:datastoreItem xmlns:ds="http://schemas.openxmlformats.org/officeDocument/2006/customXml" ds:itemID="{2DBE3451-B72F-4131-8316-A4BA4ED9B022}">
  <ds:schemaRefs>
    <ds:schemaRef ds:uri="http://schemas.microsoft.com/office/2006/documentManagement/types"/>
    <ds:schemaRef ds:uri="http://schemas.microsoft.com/office/2006/metadata/properties"/>
    <ds:schemaRef ds:uri="http://purl.org/dc/terms/"/>
    <ds:schemaRef ds:uri="420942e1-70d5-463c-ac4d-13ab10912fba"/>
    <ds:schemaRef ds:uri="http://schemas.microsoft.com/sharepoint/v3"/>
    <ds:schemaRef ds:uri="http://schemas.microsoft.com/office/infopath/2007/PartnerControls"/>
    <ds:schemaRef ds:uri="http://schemas.openxmlformats.org/package/2006/metadata/core-properties"/>
    <ds:schemaRef ds:uri="e139056d-13da-4ffa-b29a-6279afcfbf6f"/>
    <ds:schemaRef ds:uri="f76aaf80-9812-406c-9dd3-ccb851cf3a75"/>
    <ds:schemaRef ds:uri="093c7635-fae9-4f35-8873-cee869d29a51"/>
    <ds:schemaRef ds:uri="http://www.w3.org/XML/1998/namespace"/>
    <ds:schemaRef ds:uri="http://purl.org/dc/dcmitype/"/>
    <ds:schemaRef ds:uri="http://purl.org/dc/elements/1.1/"/>
  </ds:schemaRefs>
</ds:datastoreItem>
</file>

<file path=customXml/itemProps4.xml><?xml version="1.0" encoding="utf-8"?>
<ds:datastoreItem xmlns:ds="http://schemas.openxmlformats.org/officeDocument/2006/customXml" ds:itemID="{EDB2B1A5-F174-452B-ABC8-417D4E24C5FE}">
  <ds:schemaRefs>
    <ds:schemaRef ds:uri="http://schemas.openxmlformats.org/officeDocument/2006/bibliography"/>
  </ds:schemaRefs>
</ds:datastoreItem>
</file>

<file path=customXml/itemProps5.xml><?xml version="1.0" encoding="utf-8"?>
<ds:datastoreItem xmlns:ds="http://schemas.openxmlformats.org/officeDocument/2006/customXml" ds:itemID="{A9262254-F0CE-4A01-A6A5-AEEAA046A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20942e1-70d5-463c-ac4d-13ab10912fba"/>
    <ds:schemaRef ds:uri="093c7635-fae9-4f35-8873-cee869d29a51"/>
    <ds:schemaRef ds:uri="f76aaf80-9812-406c-9dd3-ccb851cf3a75"/>
    <ds:schemaRef ds:uri="e139056d-13da-4ffa-b29a-6279afcfb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ed55846-8a81-4246-acd8-b1a01abfc0d1}" enabled="0" method="" siteId="{9ed55846-8a81-4246-acd8-b1a01abfc0d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90</Pages>
  <Words>23808</Words>
  <Characters>135707</Characters>
  <Application>Microsoft Office Word</Application>
  <DocSecurity>0</DocSecurity>
  <Lines>1130</Lines>
  <Paragraphs>318</Paragraphs>
  <ScaleCrop>false</ScaleCrop>
  <HeadingPairs>
    <vt:vector size="2" baseType="variant">
      <vt:variant>
        <vt:lpstr>Title</vt:lpstr>
      </vt:variant>
      <vt:variant>
        <vt:i4>1</vt:i4>
      </vt:variant>
    </vt:vector>
  </HeadingPairs>
  <TitlesOfParts>
    <vt:vector size="1" baseType="lpstr">
      <vt:lpstr>Privacy impact assessment template</vt:lpstr>
    </vt:vector>
  </TitlesOfParts>
  <Company/>
  <LinksUpToDate>false</LinksUpToDate>
  <CharactersWithSpaces>159197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impact assessment template</dc:title>
  <dc:subject/>
  <dc:creator>Carter, Tsahai (she/her, elle)</dc:creator>
  <cp:keywords/>
  <dc:description/>
  <cp:lastModifiedBy>Presta, Marco M [NC]</cp:lastModifiedBy>
  <cp:revision>2</cp:revision>
  <dcterms:created xsi:type="dcterms:W3CDTF">2025-11-11T17:59:00Z</dcterms:created>
  <dcterms:modified xsi:type="dcterms:W3CDTF">2025-11-11T17:59:00Z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15d617-256d-4284-aedb-1064be1c4b48_Enabled">
    <vt:lpwstr>true</vt:lpwstr>
  </property>
  <property fmtid="{D5CDD505-2E9C-101B-9397-08002B2CF9AE}" pid="3" name="MSIP_Label_3515d617-256d-4284-aedb-1064be1c4b48_SetDate">
    <vt:lpwstr>2024-03-06T19:26:24Z</vt:lpwstr>
  </property>
  <property fmtid="{D5CDD505-2E9C-101B-9397-08002B2CF9AE}" pid="4" name="MSIP_Label_3515d617-256d-4284-aedb-1064be1c4b48_Method">
    <vt:lpwstr>Privileged</vt:lpwstr>
  </property>
  <property fmtid="{D5CDD505-2E9C-101B-9397-08002B2CF9AE}" pid="5" name="MSIP_Label_3515d617-256d-4284-aedb-1064be1c4b48_Name">
    <vt:lpwstr>3515d617-256d-4284-aedb-1064be1c4b48</vt:lpwstr>
  </property>
  <property fmtid="{D5CDD505-2E9C-101B-9397-08002B2CF9AE}" pid="6" name="MSIP_Label_3515d617-256d-4284-aedb-1064be1c4b48_SiteId">
    <vt:lpwstr>6397df10-4595-4047-9c4f-03311282152b</vt:lpwstr>
  </property>
  <property fmtid="{D5CDD505-2E9C-101B-9397-08002B2CF9AE}" pid="7" name="MSIP_Label_3515d617-256d-4284-aedb-1064be1c4b48_ActionId">
    <vt:lpwstr>ce341b83-6448-499b-b01d-39ec22d4ef25</vt:lpwstr>
  </property>
  <property fmtid="{D5CDD505-2E9C-101B-9397-08002B2CF9AE}" pid="8" name="MSIP_Label_3515d617-256d-4284-aedb-1064be1c4b48_ContentBits">
    <vt:lpwstr>0</vt:lpwstr>
  </property>
  <property fmtid="{D5CDD505-2E9C-101B-9397-08002B2CF9AE}" pid="9" name="ContentTypeId">
    <vt:lpwstr>0x010100AF0DCA41D4475845A6B2155040586386</vt:lpwstr>
  </property>
  <property fmtid="{D5CDD505-2E9C-101B-9397-08002B2CF9AE}" pid="10" name="xd_ProgID">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y fmtid="{D5CDD505-2E9C-101B-9397-08002B2CF9AE}" pid="15" name="xd_Signature">
    <vt:bool>false</vt:bool>
  </property>
  <property fmtid="{D5CDD505-2E9C-101B-9397-08002B2CF9AE}" pid="16" name="MediaServiceImageTags">
    <vt:lpwstr/>
  </property>
  <property fmtid="{D5CDD505-2E9C-101B-9397-08002B2CF9AE}" pid="17" name="_dlc_DocIdItemGuid">
    <vt:lpwstr>e94b4b91-89d7-4b50-933c-a145a83c9969</vt:lpwstr>
  </property>
  <property fmtid="{D5CDD505-2E9C-101B-9397-08002B2CF9AE}" pid="18" name="_dlc_policyId">
    <vt:lpwstr/>
  </property>
  <property fmtid="{D5CDD505-2E9C-101B-9397-08002B2CF9AE}" pid="19" name="ItemRetentionFormula">
    <vt:lpwstr/>
  </property>
  <property fmtid="{D5CDD505-2E9C-101B-9397-08002B2CF9AE}" pid="20" name="j9561eb8bd3845c0acf0668c170cd0b4">
    <vt:lpwstr/>
  </property>
  <property fmtid="{D5CDD505-2E9C-101B-9397-08002B2CF9AE}" pid="21" name="BusinessFunction">
    <vt:lpwstr/>
  </property>
  <property fmtid="{D5CDD505-2E9C-101B-9397-08002B2CF9AE}" pid="22" name="SecurityClassification">
    <vt:lpwstr/>
  </property>
  <property fmtid="{D5CDD505-2E9C-101B-9397-08002B2CF9AE}" pid="23" name="Mots_x002d_Cl_x00e9_sduDocument">
    <vt:lpwstr/>
  </property>
  <property fmtid="{D5CDD505-2E9C-101B-9397-08002B2CF9AE}" pid="24" name="f1a50ef3534d4d7c9675272a17378b6f">
    <vt:lpwstr/>
  </property>
  <property fmtid="{D5CDD505-2E9C-101B-9397-08002B2CF9AE}" pid="25" name="Recipient">
    <vt:lpwstr/>
  </property>
  <property fmtid="{D5CDD505-2E9C-101B-9397-08002B2CF9AE}" pid="26" name="o00205a75fb7478b8a6ee0ab0141cfc3">
    <vt:lpwstr/>
  </property>
  <property fmtid="{D5CDD505-2E9C-101B-9397-08002B2CF9AE}" pid="27" name="DocumentKeywords">
    <vt:lpwstr/>
  </property>
  <property fmtid="{D5CDD505-2E9C-101B-9397-08002B2CF9AE}" pid="28" name="od79b3a314ea45649948e1060e4a4959">
    <vt:lpwstr/>
  </property>
  <property fmtid="{D5CDD505-2E9C-101B-9397-08002B2CF9AE}" pid="29" name="m5e8994c7e0d44878b30f849ec8d87e2">
    <vt:lpwstr/>
  </property>
  <property fmtid="{D5CDD505-2E9C-101B-9397-08002B2CF9AE}" pid="30" name="i1ac9517e7854e46af2852ce685dc84b">
    <vt:lpwstr/>
  </property>
  <property fmtid="{D5CDD505-2E9C-101B-9397-08002B2CF9AE}" pid="31" name="FonctionOp_x00e9_rationnelle">
    <vt:lpwstr/>
  </property>
  <property fmtid="{D5CDD505-2E9C-101B-9397-08002B2CF9AE}" pid="32" name="g25451ea48bc44c6bd0527702d2c8f51">
    <vt:lpwstr/>
  </property>
  <property fmtid="{D5CDD505-2E9C-101B-9397-08002B2CF9AE}" pid="33" name="ClassificationdeS_x00e9_curit_x00e9_">
    <vt:lpwstr/>
  </property>
  <property fmtid="{D5CDD505-2E9C-101B-9397-08002B2CF9AE}" pid="34" name="TaxCatchAll">
    <vt:lpwstr/>
  </property>
  <property fmtid="{D5CDD505-2E9C-101B-9397-08002B2CF9AE}" pid="35" name="g2257bb11f0140a2b631e42244eac249">
    <vt:lpwstr/>
  </property>
  <property fmtid="{D5CDD505-2E9C-101B-9397-08002B2CF9AE}" pid="36" name="Destinataire">
    <vt:lpwstr/>
  </property>
  <property fmtid="{D5CDD505-2E9C-101B-9397-08002B2CF9AE}" pid="37" name="FonctionOpérationnelle">
    <vt:lpwstr/>
  </property>
  <property fmtid="{D5CDD505-2E9C-101B-9397-08002B2CF9AE}" pid="38" name="ClassificationdeSécurité">
    <vt:lpwstr/>
  </property>
  <property fmtid="{D5CDD505-2E9C-101B-9397-08002B2CF9AE}" pid="39" name="Mots-ClésduDocument">
    <vt:lpwstr/>
  </property>
  <property fmtid="{D5CDD505-2E9C-101B-9397-08002B2CF9AE}" pid="40" name="docLang">
    <vt:lpwstr>en</vt:lpwstr>
  </property>
</Properties>
</file>